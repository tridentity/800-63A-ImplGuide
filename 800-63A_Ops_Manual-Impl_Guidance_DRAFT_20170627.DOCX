
<file path=[Content_Types].xml><?xml version="1.0" encoding="utf-8"?>
<Types xmlns="http://schemas.openxmlformats.org/package/2006/content-types">
  <Default Extension="tmp" ContentType="image/png"/>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0264B8" w14:textId="77777777" w:rsidR="00334B50" w:rsidRDefault="00AE493D" w:rsidP="0053684B">
      <w:pPr>
        <w:pStyle w:val="Title"/>
        <w:tabs>
          <w:tab w:val="right" w:pos="9360"/>
        </w:tabs>
        <w:rPr>
          <w:ins w:id="0" w:author="Sahin, Burak" w:date="2017-03-15T14:29:00Z"/>
        </w:rPr>
      </w:pPr>
      <w:r>
        <w:t>Identity Proofing Operations Guide</w:t>
      </w:r>
    </w:p>
    <w:p w14:paraId="0D1CD900" w14:textId="1ADED909" w:rsidR="00AE493D" w:rsidRDefault="00D95BA6" w:rsidP="0053684B">
      <w:pPr>
        <w:pStyle w:val="Title"/>
        <w:tabs>
          <w:tab w:val="right" w:pos="9360"/>
        </w:tabs>
      </w:pPr>
      <w:r>
        <w:tab/>
      </w:r>
    </w:p>
    <w:p w14:paraId="26BD833C" w14:textId="67B03D38" w:rsidR="00AE493D" w:rsidRPr="0053684B" w:rsidRDefault="00CF459A" w:rsidP="00AE493D">
      <w:pPr>
        <w:rPr>
          <w:i/>
        </w:rPr>
      </w:pPr>
      <w:del w:id="1" w:author="Sahin, Burak" w:date="2017-06-27T17:19:00Z">
        <w:r w:rsidDel="00B22746">
          <w:rPr>
            <w:i/>
          </w:rPr>
          <w:delText xml:space="preserve">March </w:delText>
        </w:r>
      </w:del>
      <w:del w:id="2" w:author="Sahin, Burak" w:date="2017-03-30T17:04:00Z">
        <w:r w:rsidDel="00AE7523">
          <w:rPr>
            <w:i/>
          </w:rPr>
          <w:delText>2</w:delText>
        </w:r>
      </w:del>
      <w:ins w:id="3" w:author="Sahin, Burak" w:date="2017-06-27T17:19:00Z">
        <w:r w:rsidR="00B22746">
          <w:rPr>
            <w:i/>
          </w:rPr>
          <w:t>June 27</w:t>
        </w:r>
      </w:ins>
      <w:del w:id="4" w:author="Sahin, Burak" w:date="2017-03-30T17:04:00Z">
        <w:r w:rsidDel="00AE7523">
          <w:rPr>
            <w:i/>
          </w:rPr>
          <w:delText>0</w:delText>
        </w:r>
      </w:del>
      <w:r>
        <w:rPr>
          <w:i/>
        </w:rPr>
        <w:t>, 2017</w:t>
      </w:r>
    </w:p>
    <w:p w14:paraId="11AF5863" w14:textId="77777777" w:rsidR="002975BE" w:rsidRDefault="002975BE">
      <w:r>
        <w:br w:type="page"/>
      </w:r>
    </w:p>
    <w:sdt>
      <w:sdtPr>
        <w:rPr>
          <w:rFonts w:asciiTheme="minorHAnsi" w:eastAsiaTheme="minorEastAsia" w:hAnsiTheme="minorHAnsi" w:cstheme="minorBidi"/>
          <w:color w:val="auto"/>
          <w:sz w:val="22"/>
          <w:szCs w:val="22"/>
        </w:rPr>
        <w:id w:val="780227989"/>
        <w:docPartObj>
          <w:docPartGallery w:val="Table of Contents"/>
          <w:docPartUnique/>
        </w:docPartObj>
      </w:sdtPr>
      <w:sdtEndPr>
        <w:rPr>
          <w:b/>
          <w:bCs/>
          <w:noProof/>
        </w:rPr>
      </w:sdtEndPr>
      <w:sdtContent>
        <w:p w14:paraId="7C98D448" w14:textId="3FB4AF21" w:rsidR="00DD334D" w:rsidRDefault="00DD334D">
          <w:pPr>
            <w:pStyle w:val="TOCHeading"/>
          </w:pPr>
          <w:r>
            <w:t>Table of Contents</w:t>
          </w:r>
        </w:p>
        <w:p w14:paraId="2DD27D42" w14:textId="77777777" w:rsidR="00B22746" w:rsidRDefault="00DD334D">
          <w:pPr>
            <w:pStyle w:val="TOC1"/>
            <w:tabs>
              <w:tab w:val="left" w:pos="440"/>
              <w:tab w:val="right" w:leader="dot" w:pos="9350"/>
            </w:tabs>
            <w:rPr>
              <w:ins w:id="5" w:author="Sahin, Burak" w:date="2017-06-27T17:21:00Z"/>
              <w:noProof/>
            </w:rPr>
          </w:pPr>
          <w:r>
            <w:fldChar w:fldCharType="begin"/>
          </w:r>
          <w:r>
            <w:instrText xml:space="preserve"> TOC \o "1-3" \h \z \u </w:instrText>
          </w:r>
          <w:r>
            <w:fldChar w:fldCharType="separate"/>
          </w:r>
          <w:ins w:id="6" w:author="Sahin, Burak" w:date="2017-06-27T17:21:00Z">
            <w:r w:rsidR="00B22746" w:rsidRPr="00FE62BE">
              <w:rPr>
                <w:rStyle w:val="Hyperlink"/>
                <w:noProof/>
              </w:rPr>
              <w:fldChar w:fldCharType="begin"/>
            </w:r>
            <w:r w:rsidR="00B22746" w:rsidRPr="00FE62BE">
              <w:rPr>
                <w:rStyle w:val="Hyperlink"/>
                <w:noProof/>
              </w:rPr>
              <w:instrText xml:space="preserve"> </w:instrText>
            </w:r>
            <w:r w:rsidR="00B22746">
              <w:rPr>
                <w:noProof/>
              </w:rPr>
              <w:instrText>HYPERLINK \l "_Toc486347399"</w:instrText>
            </w:r>
            <w:r w:rsidR="00B22746" w:rsidRPr="00FE62BE">
              <w:rPr>
                <w:rStyle w:val="Hyperlink"/>
                <w:noProof/>
              </w:rPr>
              <w:instrText xml:space="preserve"> </w:instrText>
            </w:r>
            <w:r w:rsidR="00B22746" w:rsidRPr="00FE62BE">
              <w:rPr>
                <w:rStyle w:val="Hyperlink"/>
                <w:noProof/>
              </w:rPr>
            </w:r>
            <w:r w:rsidR="00B22746" w:rsidRPr="00FE62BE">
              <w:rPr>
                <w:rStyle w:val="Hyperlink"/>
                <w:noProof/>
              </w:rPr>
              <w:fldChar w:fldCharType="separate"/>
            </w:r>
            <w:r w:rsidR="00B22746" w:rsidRPr="00FE62BE">
              <w:rPr>
                <w:rStyle w:val="Hyperlink"/>
                <w:noProof/>
              </w:rPr>
              <w:t>1</w:t>
            </w:r>
            <w:r w:rsidR="00B22746">
              <w:rPr>
                <w:noProof/>
              </w:rPr>
              <w:tab/>
            </w:r>
            <w:r w:rsidR="00B22746" w:rsidRPr="00FE62BE">
              <w:rPr>
                <w:rStyle w:val="Hyperlink"/>
                <w:noProof/>
              </w:rPr>
              <w:t>Executive Summary</w:t>
            </w:r>
            <w:r w:rsidR="00B22746">
              <w:rPr>
                <w:noProof/>
                <w:webHidden/>
              </w:rPr>
              <w:tab/>
            </w:r>
            <w:r w:rsidR="00B22746">
              <w:rPr>
                <w:noProof/>
                <w:webHidden/>
              </w:rPr>
              <w:fldChar w:fldCharType="begin"/>
            </w:r>
            <w:r w:rsidR="00B22746">
              <w:rPr>
                <w:noProof/>
                <w:webHidden/>
              </w:rPr>
              <w:instrText xml:space="preserve"> PAGEREF _Toc486347399 \h </w:instrText>
            </w:r>
            <w:r w:rsidR="00B22746">
              <w:rPr>
                <w:noProof/>
                <w:webHidden/>
              </w:rPr>
            </w:r>
          </w:ins>
          <w:r w:rsidR="00B22746">
            <w:rPr>
              <w:noProof/>
              <w:webHidden/>
            </w:rPr>
            <w:fldChar w:fldCharType="separate"/>
          </w:r>
          <w:ins w:id="7" w:author="Sahin, Burak" w:date="2017-06-27T17:21:00Z">
            <w:r w:rsidR="00B22746">
              <w:rPr>
                <w:noProof/>
                <w:webHidden/>
              </w:rPr>
              <w:t>4</w:t>
            </w:r>
            <w:r w:rsidR="00B22746">
              <w:rPr>
                <w:noProof/>
                <w:webHidden/>
              </w:rPr>
              <w:fldChar w:fldCharType="end"/>
            </w:r>
            <w:r w:rsidR="00B22746" w:rsidRPr="00FE62BE">
              <w:rPr>
                <w:rStyle w:val="Hyperlink"/>
                <w:noProof/>
              </w:rPr>
              <w:fldChar w:fldCharType="end"/>
            </w:r>
          </w:ins>
        </w:p>
        <w:p w14:paraId="7F1C205E" w14:textId="77777777" w:rsidR="00B22746" w:rsidRDefault="00B22746">
          <w:pPr>
            <w:pStyle w:val="TOC1"/>
            <w:tabs>
              <w:tab w:val="left" w:pos="440"/>
              <w:tab w:val="right" w:leader="dot" w:pos="9350"/>
            </w:tabs>
            <w:rPr>
              <w:ins w:id="8" w:author="Sahin, Burak" w:date="2017-06-27T17:21:00Z"/>
              <w:noProof/>
            </w:rPr>
          </w:pPr>
          <w:ins w:id="9"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"_Toc486347400"</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2</w:t>
            </w:r>
            <w:r>
              <w:rPr>
                <w:noProof/>
              </w:rPr>
              <w:tab/>
            </w:r>
            <w:r w:rsidRPr="00FE62BE">
              <w:rPr>
                <w:rStyle w:val="Hyperlink"/>
                <w:noProof/>
              </w:rPr>
              <w:t>Introduction</w:t>
            </w:r>
            <w:r>
              <w:rPr>
                <w:noProof/>
                <w:webHidden/>
              </w:rPr>
              <w:tab/>
            </w:r>
            <w:r>
              <w:rPr>
                <w:noProof/>
                <w:webHidden/>
              </w:rPr>
              <w:fldChar w:fldCharType="begin"/>
            </w:r>
            <w:r>
              <w:rPr>
                <w:noProof/>
                <w:webHidden/>
              </w:rPr>
              <w:instrText xml:space="preserve"> PAGEREF _Toc486347400 \h </w:instrText>
            </w:r>
            <w:r>
              <w:rPr>
                <w:noProof/>
                <w:webHidden/>
              </w:rPr>
            </w:r>
          </w:ins>
          <w:r>
            <w:rPr>
              <w:noProof/>
              <w:webHidden/>
            </w:rPr>
            <w:fldChar w:fldCharType="separate"/>
          </w:r>
          <w:ins w:id="10" w:author="Sahin, Burak" w:date="2017-06-27T17:21:00Z">
            <w:r>
              <w:rPr>
                <w:noProof/>
                <w:webHidden/>
              </w:rPr>
              <w:t>4</w:t>
            </w:r>
            <w:r>
              <w:rPr>
                <w:noProof/>
                <w:webHidden/>
              </w:rPr>
              <w:fldChar w:fldCharType="end"/>
            </w:r>
            <w:r w:rsidRPr="00FE62BE">
              <w:rPr>
                <w:rStyle w:val="Hyperlink"/>
                <w:noProof/>
              </w:rPr>
              <w:fldChar w:fldCharType="end"/>
            </w:r>
          </w:ins>
        </w:p>
        <w:p w14:paraId="7512BCB7" w14:textId="77777777" w:rsidR="00B22746" w:rsidRDefault="00B22746">
          <w:pPr>
            <w:pStyle w:val="TOC2"/>
            <w:tabs>
              <w:tab w:val="left" w:pos="880"/>
              <w:tab w:val="right" w:leader="dot" w:pos="9350"/>
            </w:tabs>
            <w:rPr>
              <w:ins w:id="11" w:author="Sahin, Burak" w:date="2017-06-27T17:21:00Z"/>
              <w:noProof/>
            </w:rPr>
          </w:pPr>
          <w:ins w:id="12"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"_Toc486347401"</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2.1</w:t>
            </w:r>
            <w:r>
              <w:rPr>
                <w:noProof/>
              </w:rPr>
              <w:tab/>
            </w:r>
            <w:r w:rsidRPr="00FE62BE">
              <w:rPr>
                <w:rStyle w:val="Hyperlink"/>
                <w:noProof/>
              </w:rPr>
              <w:t>Purpose</w:t>
            </w:r>
            <w:r>
              <w:rPr>
                <w:noProof/>
                <w:webHidden/>
              </w:rPr>
              <w:tab/>
            </w:r>
            <w:r>
              <w:rPr>
                <w:noProof/>
                <w:webHidden/>
              </w:rPr>
              <w:fldChar w:fldCharType="begin"/>
            </w:r>
            <w:r>
              <w:rPr>
                <w:noProof/>
                <w:webHidden/>
              </w:rPr>
              <w:instrText xml:space="preserve"> PAGEREF _Toc486347401 \h </w:instrText>
            </w:r>
            <w:r>
              <w:rPr>
                <w:noProof/>
                <w:webHidden/>
              </w:rPr>
            </w:r>
          </w:ins>
          <w:r>
            <w:rPr>
              <w:noProof/>
              <w:webHidden/>
            </w:rPr>
            <w:fldChar w:fldCharType="separate"/>
          </w:r>
          <w:ins w:id="13" w:author="Sahin, Burak" w:date="2017-06-27T17:21:00Z">
            <w:r>
              <w:rPr>
                <w:noProof/>
                <w:webHidden/>
              </w:rPr>
              <w:t>4</w:t>
            </w:r>
            <w:r>
              <w:rPr>
                <w:noProof/>
                <w:webHidden/>
              </w:rPr>
              <w:fldChar w:fldCharType="end"/>
            </w:r>
            <w:r w:rsidRPr="00FE62BE">
              <w:rPr>
                <w:rStyle w:val="Hyperlink"/>
                <w:noProof/>
              </w:rPr>
              <w:fldChar w:fldCharType="end"/>
            </w:r>
          </w:ins>
        </w:p>
        <w:p w14:paraId="6ADEC15F" w14:textId="77777777" w:rsidR="00B22746" w:rsidRDefault="00B22746">
          <w:pPr>
            <w:pStyle w:val="TOC2"/>
            <w:tabs>
              <w:tab w:val="left" w:pos="880"/>
              <w:tab w:val="right" w:leader="dot" w:pos="9350"/>
            </w:tabs>
            <w:rPr>
              <w:ins w:id="14" w:author="Sahin, Burak" w:date="2017-06-27T17:21:00Z"/>
              <w:noProof/>
            </w:rPr>
          </w:pPr>
          <w:ins w:id="15"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"_Toc486347402"</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2.2</w:t>
            </w:r>
            <w:r>
              <w:rPr>
                <w:noProof/>
              </w:rPr>
              <w:tab/>
            </w:r>
            <w:r w:rsidRPr="00FE62BE">
              <w:rPr>
                <w:rStyle w:val="Hyperlink"/>
                <w:noProof/>
              </w:rPr>
              <w:t>Identity Proofing</w:t>
            </w:r>
            <w:r>
              <w:rPr>
                <w:noProof/>
                <w:webHidden/>
              </w:rPr>
              <w:tab/>
            </w:r>
            <w:r>
              <w:rPr>
                <w:noProof/>
                <w:webHidden/>
              </w:rPr>
              <w:fldChar w:fldCharType="begin"/>
            </w:r>
            <w:r>
              <w:rPr>
                <w:noProof/>
                <w:webHidden/>
              </w:rPr>
              <w:instrText xml:space="preserve"> PAGEREF _Toc486347402 \h </w:instrText>
            </w:r>
            <w:r>
              <w:rPr>
                <w:noProof/>
                <w:webHidden/>
              </w:rPr>
            </w:r>
          </w:ins>
          <w:r>
            <w:rPr>
              <w:noProof/>
              <w:webHidden/>
            </w:rPr>
            <w:fldChar w:fldCharType="separate"/>
          </w:r>
          <w:ins w:id="16" w:author="Sahin, Burak" w:date="2017-06-27T17:21:00Z">
            <w:r>
              <w:rPr>
                <w:noProof/>
                <w:webHidden/>
              </w:rPr>
              <w:t>4</w:t>
            </w:r>
            <w:r>
              <w:rPr>
                <w:noProof/>
                <w:webHidden/>
              </w:rPr>
              <w:fldChar w:fldCharType="end"/>
            </w:r>
            <w:r w:rsidRPr="00FE62BE">
              <w:rPr>
                <w:rStyle w:val="Hyperlink"/>
                <w:noProof/>
              </w:rPr>
              <w:fldChar w:fldCharType="end"/>
            </w:r>
          </w:ins>
        </w:p>
        <w:p w14:paraId="7EAD5451" w14:textId="77777777" w:rsidR="00B22746" w:rsidRDefault="00B22746">
          <w:pPr>
            <w:pStyle w:val="TOC1"/>
            <w:tabs>
              <w:tab w:val="left" w:pos="440"/>
              <w:tab w:val="right" w:leader="dot" w:pos="9350"/>
            </w:tabs>
            <w:rPr>
              <w:ins w:id="17" w:author="Sahin, Burak" w:date="2017-06-27T17:21:00Z"/>
              <w:noProof/>
            </w:rPr>
          </w:pPr>
          <w:ins w:id="18"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"_Toc486347403"</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3</w:t>
            </w:r>
            <w:r>
              <w:rPr>
                <w:noProof/>
              </w:rPr>
              <w:tab/>
            </w:r>
            <w:r w:rsidRPr="00FE62BE">
              <w:rPr>
                <w:rStyle w:val="Hyperlink"/>
                <w:noProof/>
              </w:rPr>
              <w:t>Identity Assurance Levels and Risk Management</w:t>
            </w:r>
            <w:r>
              <w:rPr>
                <w:noProof/>
                <w:webHidden/>
              </w:rPr>
              <w:tab/>
            </w:r>
            <w:r>
              <w:rPr>
                <w:noProof/>
                <w:webHidden/>
              </w:rPr>
              <w:fldChar w:fldCharType="begin"/>
            </w:r>
            <w:r>
              <w:rPr>
                <w:noProof/>
                <w:webHidden/>
              </w:rPr>
              <w:instrText xml:space="preserve"> PAGEREF _Toc486347403 \h </w:instrText>
            </w:r>
            <w:r>
              <w:rPr>
                <w:noProof/>
                <w:webHidden/>
              </w:rPr>
            </w:r>
          </w:ins>
          <w:r>
            <w:rPr>
              <w:noProof/>
              <w:webHidden/>
            </w:rPr>
            <w:fldChar w:fldCharType="separate"/>
          </w:r>
          <w:ins w:id="19" w:author="Sahin, Burak" w:date="2017-06-27T17:21:00Z">
            <w:r>
              <w:rPr>
                <w:noProof/>
                <w:webHidden/>
              </w:rPr>
              <w:t>5</w:t>
            </w:r>
            <w:r>
              <w:rPr>
                <w:noProof/>
                <w:webHidden/>
              </w:rPr>
              <w:fldChar w:fldCharType="end"/>
            </w:r>
            <w:r w:rsidRPr="00FE62BE">
              <w:rPr>
                <w:rStyle w:val="Hyperlink"/>
                <w:noProof/>
              </w:rPr>
              <w:fldChar w:fldCharType="end"/>
            </w:r>
          </w:ins>
        </w:p>
        <w:p w14:paraId="5A889C8A" w14:textId="77777777" w:rsidR="00B22746" w:rsidRDefault="00B22746">
          <w:pPr>
            <w:pStyle w:val="TOC2"/>
            <w:tabs>
              <w:tab w:val="left" w:pos="880"/>
              <w:tab w:val="right" w:leader="dot" w:pos="9350"/>
            </w:tabs>
            <w:rPr>
              <w:ins w:id="20" w:author="Sahin, Burak" w:date="2017-06-27T17:21:00Z"/>
              <w:noProof/>
            </w:rPr>
          </w:pPr>
          <w:ins w:id="21"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"_Toc486347404"</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3.1</w:t>
            </w:r>
            <w:r>
              <w:rPr>
                <w:noProof/>
              </w:rPr>
              <w:tab/>
            </w:r>
            <w:r w:rsidRPr="00FE62BE">
              <w:rPr>
                <w:rStyle w:val="Hyperlink"/>
                <w:noProof/>
              </w:rPr>
              <w:t>Selecting an IAL</w:t>
            </w:r>
            <w:r>
              <w:rPr>
                <w:noProof/>
                <w:webHidden/>
              </w:rPr>
              <w:tab/>
            </w:r>
            <w:r>
              <w:rPr>
                <w:noProof/>
                <w:webHidden/>
              </w:rPr>
              <w:fldChar w:fldCharType="begin"/>
            </w:r>
            <w:r>
              <w:rPr>
                <w:noProof/>
                <w:webHidden/>
              </w:rPr>
              <w:instrText xml:space="preserve"> PAGEREF _Toc486347404 \h </w:instrText>
            </w:r>
            <w:r>
              <w:rPr>
                <w:noProof/>
                <w:webHidden/>
              </w:rPr>
            </w:r>
          </w:ins>
          <w:r>
            <w:rPr>
              <w:noProof/>
              <w:webHidden/>
            </w:rPr>
            <w:fldChar w:fldCharType="separate"/>
          </w:r>
          <w:ins w:id="22" w:author="Sahin, Burak" w:date="2017-06-27T17:21:00Z">
            <w:r>
              <w:rPr>
                <w:noProof/>
                <w:webHidden/>
              </w:rPr>
              <w:t>6</w:t>
            </w:r>
            <w:r>
              <w:rPr>
                <w:noProof/>
                <w:webHidden/>
              </w:rPr>
              <w:fldChar w:fldCharType="end"/>
            </w:r>
            <w:r w:rsidRPr="00FE62BE">
              <w:rPr>
                <w:rStyle w:val="Hyperlink"/>
                <w:noProof/>
              </w:rPr>
              <w:fldChar w:fldCharType="end"/>
            </w:r>
          </w:ins>
        </w:p>
        <w:p w14:paraId="45EA3060" w14:textId="77777777" w:rsidR="00B22746" w:rsidRDefault="00B22746">
          <w:pPr>
            <w:pStyle w:val="TOC2"/>
            <w:tabs>
              <w:tab w:val="left" w:pos="880"/>
              <w:tab w:val="right" w:leader="dot" w:pos="9350"/>
            </w:tabs>
            <w:rPr>
              <w:ins w:id="23" w:author="Sahin, Burak" w:date="2017-06-27T17:21:00Z"/>
              <w:noProof/>
            </w:rPr>
          </w:pPr>
          <w:ins w:id="24"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"_Toc486347405"</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3.2</w:t>
            </w:r>
            <w:r>
              <w:rPr>
                <w:noProof/>
              </w:rPr>
              <w:tab/>
            </w:r>
            <w:r w:rsidRPr="00FE62BE">
              <w:rPr>
                <w:rStyle w:val="Hyperlink"/>
                <w:noProof/>
              </w:rPr>
              <w:t>Determining the Necessary Evidence</w:t>
            </w:r>
            <w:r>
              <w:rPr>
                <w:noProof/>
                <w:webHidden/>
              </w:rPr>
              <w:tab/>
            </w:r>
            <w:r>
              <w:rPr>
                <w:noProof/>
                <w:webHidden/>
              </w:rPr>
              <w:fldChar w:fldCharType="begin"/>
            </w:r>
            <w:r>
              <w:rPr>
                <w:noProof/>
                <w:webHidden/>
              </w:rPr>
              <w:instrText xml:space="preserve"> PAGEREF _Toc486347405 \h </w:instrText>
            </w:r>
            <w:r>
              <w:rPr>
                <w:noProof/>
                <w:webHidden/>
              </w:rPr>
            </w:r>
          </w:ins>
          <w:r>
            <w:rPr>
              <w:noProof/>
              <w:webHidden/>
            </w:rPr>
            <w:fldChar w:fldCharType="separate"/>
          </w:r>
          <w:ins w:id="25" w:author="Sahin, Burak" w:date="2017-06-27T17:21:00Z">
            <w:r>
              <w:rPr>
                <w:noProof/>
                <w:webHidden/>
              </w:rPr>
              <w:t>8</w:t>
            </w:r>
            <w:r>
              <w:rPr>
                <w:noProof/>
                <w:webHidden/>
              </w:rPr>
              <w:fldChar w:fldCharType="end"/>
            </w:r>
            <w:r w:rsidRPr="00FE62BE">
              <w:rPr>
                <w:rStyle w:val="Hyperlink"/>
                <w:noProof/>
              </w:rPr>
              <w:fldChar w:fldCharType="end"/>
            </w:r>
          </w:ins>
        </w:p>
        <w:p w14:paraId="444EAF56" w14:textId="77777777" w:rsidR="00B22746" w:rsidRDefault="00B22746">
          <w:pPr>
            <w:pStyle w:val="TOC2"/>
            <w:tabs>
              <w:tab w:val="left" w:pos="880"/>
              <w:tab w:val="right" w:leader="dot" w:pos="9350"/>
            </w:tabs>
            <w:rPr>
              <w:ins w:id="26" w:author="Sahin, Burak" w:date="2017-06-27T17:21:00Z"/>
              <w:noProof/>
            </w:rPr>
          </w:pPr>
          <w:ins w:id="27"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"_Toc486347406"</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3.3</w:t>
            </w:r>
            <w:r>
              <w:rPr>
                <w:noProof/>
              </w:rPr>
              <w:tab/>
            </w:r>
            <w:r w:rsidRPr="00FE62BE">
              <w:rPr>
                <w:rStyle w:val="Hyperlink"/>
                <w:noProof/>
              </w:rPr>
              <w:t>Types of evidence</w:t>
            </w:r>
            <w:r>
              <w:rPr>
                <w:noProof/>
                <w:webHidden/>
              </w:rPr>
              <w:tab/>
            </w:r>
            <w:r>
              <w:rPr>
                <w:noProof/>
                <w:webHidden/>
              </w:rPr>
              <w:fldChar w:fldCharType="begin"/>
            </w:r>
            <w:r>
              <w:rPr>
                <w:noProof/>
                <w:webHidden/>
              </w:rPr>
              <w:instrText xml:space="preserve"> PAGEREF _Toc486347406 \h </w:instrText>
            </w:r>
            <w:r>
              <w:rPr>
                <w:noProof/>
                <w:webHidden/>
              </w:rPr>
            </w:r>
          </w:ins>
          <w:r>
            <w:rPr>
              <w:noProof/>
              <w:webHidden/>
            </w:rPr>
            <w:fldChar w:fldCharType="separate"/>
          </w:r>
          <w:ins w:id="28" w:author="Sahin, Burak" w:date="2017-06-27T17:21:00Z">
            <w:r>
              <w:rPr>
                <w:noProof/>
                <w:webHidden/>
              </w:rPr>
              <w:t>9</w:t>
            </w:r>
            <w:r>
              <w:rPr>
                <w:noProof/>
                <w:webHidden/>
              </w:rPr>
              <w:fldChar w:fldCharType="end"/>
            </w:r>
            <w:r w:rsidRPr="00FE62BE">
              <w:rPr>
                <w:rStyle w:val="Hyperlink"/>
                <w:noProof/>
              </w:rPr>
              <w:fldChar w:fldCharType="end"/>
            </w:r>
          </w:ins>
        </w:p>
        <w:p w14:paraId="19A955A1" w14:textId="77777777" w:rsidR="00B22746" w:rsidRDefault="00B22746">
          <w:pPr>
            <w:pStyle w:val="TOC1"/>
            <w:tabs>
              <w:tab w:val="left" w:pos="440"/>
              <w:tab w:val="right" w:leader="dot" w:pos="9350"/>
            </w:tabs>
            <w:rPr>
              <w:ins w:id="29" w:author="Sahin, Burak" w:date="2017-06-27T17:21:00Z"/>
              <w:noProof/>
            </w:rPr>
          </w:pPr>
          <w:ins w:id="30"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"_Toc486347407"</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4</w:t>
            </w:r>
            <w:r>
              <w:rPr>
                <w:noProof/>
              </w:rPr>
              <w:tab/>
            </w:r>
            <w:r w:rsidRPr="00FE62BE">
              <w:rPr>
                <w:rStyle w:val="Hyperlink"/>
                <w:noProof/>
              </w:rPr>
              <w:t>Enrollment</w:t>
            </w:r>
            <w:r>
              <w:rPr>
                <w:noProof/>
                <w:webHidden/>
              </w:rPr>
              <w:tab/>
            </w:r>
            <w:r>
              <w:rPr>
                <w:noProof/>
                <w:webHidden/>
              </w:rPr>
              <w:fldChar w:fldCharType="begin"/>
            </w:r>
            <w:r>
              <w:rPr>
                <w:noProof/>
                <w:webHidden/>
              </w:rPr>
              <w:instrText xml:space="preserve"> PAGEREF _Toc486347407 \h </w:instrText>
            </w:r>
            <w:r>
              <w:rPr>
                <w:noProof/>
                <w:webHidden/>
              </w:rPr>
            </w:r>
          </w:ins>
          <w:r>
            <w:rPr>
              <w:noProof/>
              <w:webHidden/>
            </w:rPr>
            <w:fldChar w:fldCharType="separate"/>
          </w:r>
          <w:ins w:id="31" w:author="Sahin, Burak" w:date="2017-06-27T17:21:00Z">
            <w:r>
              <w:rPr>
                <w:noProof/>
                <w:webHidden/>
              </w:rPr>
              <w:t>10</w:t>
            </w:r>
            <w:r>
              <w:rPr>
                <w:noProof/>
                <w:webHidden/>
              </w:rPr>
              <w:fldChar w:fldCharType="end"/>
            </w:r>
            <w:r w:rsidRPr="00FE62BE">
              <w:rPr>
                <w:rStyle w:val="Hyperlink"/>
                <w:noProof/>
              </w:rPr>
              <w:fldChar w:fldCharType="end"/>
            </w:r>
          </w:ins>
        </w:p>
        <w:p w14:paraId="1046BDBC" w14:textId="77777777" w:rsidR="00B22746" w:rsidRDefault="00B22746">
          <w:pPr>
            <w:pStyle w:val="TOC2"/>
            <w:tabs>
              <w:tab w:val="left" w:pos="880"/>
              <w:tab w:val="right" w:leader="dot" w:pos="9350"/>
            </w:tabs>
            <w:rPr>
              <w:ins w:id="32" w:author="Sahin, Burak" w:date="2017-06-27T17:21:00Z"/>
              <w:noProof/>
            </w:rPr>
          </w:pPr>
          <w:ins w:id="33"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"_Toc486347408"</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4.1</w:t>
            </w:r>
            <w:r>
              <w:rPr>
                <w:noProof/>
              </w:rPr>
              <w:tab/>
            </w:r>
            <w:r w:rsidRPr="00FE62BE">
              <w:rPr>
                <w:rStyle w:val="Hyperlink"/>
                <w:noProof/>
              </w:rPr>
              <w:t>Collection Techniques</w:t>
            </w:r>
            <w:r>
              <w:rPr>
                <w:noProof/>
                <w:webHidden/>
              </w:rPr>
              <w:tab/>
            </w:r>
            <w:r>
              <w:rPr>
                <w:noProof/>
                <w:webHidden/>
              </w:rPr>
              <w:fldChar w:fldCharType="begin"/>
            </w:r>
            <w:r>
              <w:rPr>
                <w:noProof/>
                <w:webHidden/>
              </w:rPr>
              <w:instrText xml:space="preserve"> PAGEREF _Toc486347408 \h </w:instrText>
            </w:r>
            <w:r>
              <w:rPr>
                <w:noProof/>
                <w:webHidden/>
              </w:rPr>
            </w:r>
          </w:ins>
          <w:r>
            <w:rPr>
              <w:noProof/>
              <w:webHidden/>
            </w:rPr>
            <w:fldChar w:fldCharType="separate"/>
          </w:r>
          <w:ins w:id="34" w:author="Sahin, Burak" w:date="2017-06-27T17:21:00Z">
            <w:r>
              <w:rPr>
                <w:noProof/>
                <w:webHidden/>
              </w:rPr>
              <w:t>11</w:t>
            </w:r>
            <w:r>
              <w:rPr>
                <w:noProof/>
                <w:webHidden/>
              </w:rPr>
              <w:fldChar w:fldCharType="end"/>
            </w:r>
            <w:r w:rsidRPr="00FE62BE">
              <w:rPr>
                <w:rStyle w:val="Hyperlink"/>
                <w:noProof/>
              </w:rPr>
              <w:fldChar w:fldCharType="end"/>
            </w:r>
          </w:ins>
        </w:p>
        <w:p w14:paraId="04E98A46" w14:textId="77777777" w:rsidR="00B22746" w:rsidRDefault="00B22746">
          <w:pPr>
            <w:pStyle w:val="TOC3"/>
            <w:tabs>
              <w:tab w:val="left" w:pos="1320"/>
              <w:tab w:val="right" w:leader="dot" w:pos="9350"/>
            </w:tabs>
            <w:rPr>
              <w:ins w:id="35" w:author="Sahin, Burak" w:date="2017-06-27T17:21:00Z"/>
              <w:noProof/>
            </w:rPr>
          </w:pPr>
          <w:ins w:id="36"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"_Toc486347409"</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4.1.1</w:t>
            </w:r>
            <w:r>
              <w:rPr>
                <w:noProof/>
              </w:rPr>
              <w:tab/>
            </w:r>
            <w:r w:rsidRPr="00FE62BE">
              <w:rPr>
                <w:rStyle w:val="Hyperlink"/>
                <w:noProof/>
              </w:rPr>
              <w:t>Digital</w:t>
            </w:r>
            <w:r>
              <w:rPr>
                <w:noProof/>
                <w:webHidden/>
              </w:rPr>
              <w:tab/>
            </w:r>
            <w:r>
              <w:rPr>
                <w:noProof/>
                <w:webHidden/>
              </w:rPr>
              <w:fldChar w:fldCharType="begin"/>
            </w:r>
            <w:r>
              <w:rPr>
                <w:noProof/>
                <w:webHidden/>
              </w:rPr>
              <w:instrText xml:space="preserve"> PAGEREF _Toc486347409 \h </w:instrText>
            </w:r>
            <w:r>
              <w:rPr>
                <w:noProof/>
                <w:webHidden/>
              </w:rPr>
            </w:r>
          </w:ins>
          <w:r>
            <w:rPr>
              <w:noProof/>
              <w:webHidden/>
            </w:rPr>
            <w:fldChar w:fldCharType="separate"/>
          </w:r>
          <w:ins w:id="37" w:author="Sahin, Burak" w:date="2017-06-27T17:21:00Z">
            <w:r>
              <w:rPr>
                <w:noProof/>
                <w:webHidden/>
              </w:rPr>
              <w:t>11</w:t>
            </w:r>
            <w:r>
              <w:rPr>
                <w:noProof/>
                <w:webHidden/>
              </w:rPr>
              <w:fldChar w:fldCharType="end"/>
            </w:r>
            <w:r w:rsidRPr="00FE62BE">
              <w:rPr>
                <w:rStyle w:val="Hyperlink"/>
                <w:noProof/>
              </w:rPr>
              <w:fldChar w:fldCharType="end"/>
            </w:r>
          </w:ins>
        </w:p>
        <w:p w14:paraId="0E6A6305" w14:textId="77777777" w:rsidR="00B22746" w:rsidRDefault="00B22746">
          <w:pPr>
            <w:pStyle w:val="TOC3"/>
            <w:tabs>
              <w:tab w:val="left" w:pos="1320"/>
              <w:tab w:val="right" w:leader="dot" w:pos="9350"/>
            </w:tabs>
            <w:rPr>
              <w:ins w:id="38" w:author="Sahin, Burak" w:date="2017-06-27T17:21:00Z"/>
              <w:noProof/>
            </w:rPr>
          </w:pPr>
          <w:ins w:id="39"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"_Toc486347410"</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4.1.2</w:t>
            </w:r>
            <w:r>
              <w:rPr>
                <w:noProof/>
              </w:rPr>
              <w:tab/>
            </w:r>
            <w:r w:rsidRPr="00FE62BE">
              <w:rPr>
                <w:rStyle w:val="Hyperlink"/>
                <w:noProof/>
              </w:rPr>
              <w:t>In-Person</w:t>
            </w:r>
            <w:r>
              <w:rPr>
                <w:noProof/>
                <w:webHidden/>
              </w:rPr>
              <w:tab/>
            </w:r>
            <w:r>
              <w:rPr>
                <w:noProof/>
                <w:webHidden/>
              </w:rPr>
              <w:fldChar w:fldCharType="begin"/>
            </w:r>
            <w:r>
              <w:rPr>
                <w:noProof/>
                <w:webHidden/>
              </w:rPr>
              <w:instrText xml:space="preserve"> PAGEREF _Toc486347410 \h </w:instrText>
            </w:r>
            <w:r>
              <w:rPr>
                <w:noProof/>
                <w:webHidden/>
              </w:rPr>
            </w:r>
          </w:ins>
          <w:r>
            <w:rPr>
              <w:noProof/>
              <w:webHidden/>
            </w:rPr>
            <w:fldChar w:fldCharType="separate"/>
          </w:r>
          <w:ins w:id="40" w:author="Sahin, Burak" w:date="2017-06-27T17:21:00Z">
            <w:r>
              <w:rPr>
                <w:noProof/>
                <w:webHidden/>
              </w:rPr>
              <w:t>11</w:t>
            </w:r>
            <w:r>
              <w:rPr>
                <w:noProof/>
                <w:webHidden/>
              </w:rPr>
              <w:fldChar w:fldCharType="end"/>
            </w:r>
            <w:r w:rsidRPr="00FE62BE">
              <w:rPr>
                <w:rStyle w:val="Hyperlink"/>
                <w:noProof/>
              </w:rPr>
              <w:fldChar w:fldCharType="end"/>
            </w:r>
          </w:ins>
        </w:p>
        <w:p w14:paraId="22656426" w14:textId="77777777" w:rsidR="00B22746" w:rsidRDefault="00B22746">
          <w:pPr>
            <w:pStyle w:val="TOC3"/>
            <w:tabs>
              <w:tab w:val="left" w:pos="1320"/>
              <w:tab w:val="right" w:leader="dot" w:pos="9350"/>
            </w:tabs>
            <w:rPr>
              <w:ins w:id="41" w:author="Sahin, Burak" w:date="2017-06-27T17:21:00Z"/>
              <w:noProof/>
            </w:rPr>
          </w:pPr>
          <w:ins w:id="42"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"_Toc486347411"</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4.1.3</w:t>
            </w:r>
            <w:r>
              <w:rPr>
                <w:noProof/>
              </w:rPr>
              <w:tab/>
            </w:r>
            <w:r w:rsidRPr="00FE62BE">
              <w:rPr>
                <w:rStyle w:val="Hyperlink"/>
                <w:noProof/>
              </w:rPr>
              <w:t>Paper Form</w:t>
            </w:r>
            <w:r>
              <w:rPr>
                <w:noProof/>
                <w:webHidden/>
              </w:rPr>
              <w:tab/>
            </w:r>
            <w:r>
              <w:rPr>
                <w:noProof/>
                <w:webHidden/>
              </w:rPr>
              <w:fldChar w:fldCharType="begin"/>
            </w:r>
            <w:r>
              <w:rPr>
                <w:noProof/>
                <w:webHidden/>
              </w:rPr>
              <w:instrText xml:space="preserve"> PAGEREF _Toc486347411 \h </w:instrText>
            </w:r>
            <w:r>
              <w:rPr>
                <w:noProof/>
                <w:webHidden/>
              </w:rPr>
            </w:r>
          </w:ins>
          <w:r>
            <w:rPr>
              <w:noProof/>
              <w:webHidden/>
            </w:rPr>
            <w:fldChar w:fldCharType="separate"/>
          </w:r>
          <w:ins w:id="43" w:author="Sahin, Burak" w:date="2017-06-27T17:21:00Z">
            <w:r>
              <w:rPr>
                <w:noProof/>
                <w:webHidden/>
              </w:rPr>
              <w:t>12</w:t>
            </w:r>
            <w:r>
              <w:rPr>
                <w:noProof/>
                <w:webHidden/>
              </w:rPr>
              <w:fldChar w:fldCharType="end"/>
            </w:r>
            <w:r w:rsidRPr="00FE62BE">
              <w:rPr>
                <w:rStyle w:val="Hyperlink"/>
                <w:noProof/>
              </w:rPr>
              <w:fldChar w:fldCharType="end"/>
            </w:r>
          </w:ins>
        </w:p>
        <w:p w14:paraId="26BFDB86" w14:textId="77777777" w:rsidR="00B22746" w:rsidRDefault="00B22746">
          <w:pPr>
            <w:pStyle w:val="TOC2"/>
            <w:tabs>
              <w:tab w:val="left" w:pos="880"/>
              <w:tab w:val="right" w:leader="dot" w:pos="9350"/>
            </w:tabs>
            <w:rPr>
              <w:ins w:id="44" w:author="Sahin, Burak" w:date="2017-06-27T17:21:00Z"/>
              <w:noProof/>
            </w:rPr>
          </w:pPr>
          <w:ins w:id="45"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"_Toc486347412"</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4.2</w:t>
            </w:r>
            <w:r>
              <w:rPr>
                <w:noProof/>
              </w:rPr>
              <w:tab/>
            </w:r>
            <w:r w:rsidRPr="00FE62BE">
              <w:rPr>
                <w:rStyle w:val="Hyperlink"/>
                <w:noProof/>
              </w:rPr>
              <w:t>Training for Enrollment Capabilities</w:t>
            </w:r>
            <w:r>
              <w:rPr>
                <w:noProof/>
                <w:webHidden/>
              </w:rPr>
              <w:tab/>
            </w:r>
            <w:r>
              <w:rPr>
                <w:noProof/>
                <w:webHidden/>
              </w:rPr>
              <w:fldChar w:fldCharType="begin"/>
            </w:r>
            <w:r>
              <w:rPr>
                <w:noProof/>
                <w:webHidden/>
              </w:rPr>
              <w:instrText xml:space="preserve"> PAGEREF _Toc486347412 \h </w:instrText>
            </w:r>
            <w:r>
              <w:rPr>
                <w:noProof/>
                <w:webHidden/>
              </w:rPr>
            </w:r>
          </w:ins>
          <w:r>
            <w:rPr>
              <w:noProof/>
              <w:webHidden/>
            </w:rPr>
            <w:fldChar w:fldCharType="separate"/>
          </w:r>
          <w:ins w:id="46" w:author="Sahin, Burak" w:date="2017-06-27T17:21:00Z">
            <w:r>
              <w:rPr>
                <w:noProof/>
                <w:webHidden/>
              </w:rPr>
              <w:t>12</w:t>
            </w:r>
            <w:r>
              <w:rPr>
                <w:noProof/>
                <w:webHidden/>
              </w:rPr>
              <w:fldChar w:fldCharType="end"/>
            </w:r>
            <w:r w:rsidRPr="00FE62BE">
              <w:rPr>
                <w:rStyle w:val="Hyperlink"/>
                <w:noProof/>
              </w:rPr>
              <w:fldChar w:fldCharType="end"/>
            </w:r>
          </w:ins>
        </w:p>
        <w:p w14:paraId="295575BA" w14:textId="77777777" w:rsidR="00B22746" w:rsidRDefault="00B22746">
          <w:pPr>
            <w:pStyle w:val="TOC1"/>
            <w:tabs>
              <w:tab w:val="left" w:pos="440"/>
              <w:tab w:val="right" w:leader="dot" w:pos="9350"/>
            </w:tabs>
            <w:rPr>
              <w:ins w:id="47" w:author="Sahin, Burak" w:date="2017-06-27T17:21:00Z"/>
              <w:noProof/>
            </w:rPr>
          </w:pPr>
          <w:ins w:id="48"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"_Toc486347419"</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5</w:t>
            </w:r>
            <w:r>
              <w:rPr>
                <w:noProof/>
              </w:rPr>
              <w:tab/>
            </w:r>
            <w:r w:rsidRPr="00FE62BE">
              <w:rPr>
                <w:rStyle w:val="Hyperlink"/>
                <w:noProof/>
              </w:rPr>
              <w:t>Resolution</w:t>
            </w:r>
            <w:r>
              <w:rPr>
                <w:noProof/>
                <w:webHidden/>
              </w:rPr>
              <w:tab/>
            </w:r>
            <w:r>
              <w:rPr>
                <w:noProof/>
                <w:webHidden/>
              </w:rPr>
              <w:fldChar w:fldCharType="begin"/>
            </w:r>
            <w:r>
              <w:rPr>
                <w:noProof/>
                <w:webHidden/>
              </w:rPr>
              <w:instrText xml:space="preserve"> PAGEREF _Toc486347419 \h </w:instrText>
            </w:r>
            <w:r>
              <w:rPr>
                <w:noProof/>
                <w:webHidden/>
              </w:rPr>
            </w:r>
          </w:ins>
          <w:r>
            <w:rPr>
              <w:noProof/>
              <w:webHidden/>
            </w:rPr>
            <w:fldChar w:fldCharType="separate"/>
          </w:r>
          <w:ins w:id="49" w:author="Sahin, Burak" w:date="2017-06-27T17:21:00Z">
            <w:r>
              <w:rPr>
                <w:noProof/>
                <w:webHidden/>
              </w:rPr>
              <w:t>13</w:t>
            </w:r>
            <w:r>
              <w:rPr>
                <w:noProof/>
                <w:webHidden/>
              </w:rPr>
              <w:fldChar w:fldCharType="end"/>
            </w:r>
            <w:r w:rsidRPr="00FE62BE">
              <w:rPr>
                <w:rStyle w:val="Hyperlink"/>
                <w:noProof/>
              </w:rPr>
              <w:fldChar w:fldCharType="end"/>
            </w:r>
          </w:ins>
        </w:p>
        <w:p w14:paraId="4E923670" w14:textId="77777777" w:rsidR="00B22746" w:rsidRDefault="00B22746">
          <w:pPr>
            <w:pStyle w:val="TOC2"/>
            <w:tabs>
              <w:tab w:val="left" w:pos="880"/>
              <w:tab w:val="right" w:leader="dot" w:pos="9350"/>
            </w:tabs>
            <w:rPr>
              <w:ins w:id="50" w:author="Sahin, Burak" w:date="2017-06-27T17:21:00Z"/>
              <w:noProof/>
            </w:rPr>
          </w:pPr>
          <w:ins w:id="51"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"_Toc486347420"</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5.1</w:t>
            </w:r>
            <w:r>
              <w:rPr>
                <w:noProof/>
              </w:rPr>
              <w:tab/>
            </w:r>
            <w:r w:rsidRPr="00FE62BE">
              <w:rPr>
                <w:rStyle w:val="Hyperlink"/>
                <w:noProof/>
              </w:rPr>
              <w:t>Matching Algorithms</w:t>
            </w:r>
            <w:r>
              <w:rPr>
                <w:noProof/>
                <w:webHidden/>
              </w:rPr>
              <w:tab/>
            </w:r>
            <w:r>
              <w:rPr>
                <w:noProof/>
                <w:webHidden/>
              </w:rPr>
              <w:fldChar w:fldCharType="begin"/>
            </w:r>
            <w:r>
              <w:rPr>
                <w:noProof/>
                <w:webHidden/>
              </w:rPr>
              <w:instrText xml:space="preserve"> PAGEREF _Toc486347420 \h </w:instrText>
            </w:r>
            <w:r>
              <w:rPr>
                <w:noProof/>
                <w:webHidden/>
              </w:rPr>
            </w:r>
          </w:ins>
          <w:r>
            <w:rPr>
              <w:noProof/>
              <w:webHidden/>
            </w:rPr>
            <w:fldChar w:fldCharType="separate"/>
          </w:r>
          <w:ins w:id="52" w:author="Sahin, Burak" w:date="2017-06-27T17:21:00Z">
            <w:r>
              <w:rPr>
                <w:noProof/>
                <w:webHidden/>
              </w:rPr>
              <w:t>14</w:t>
            </w:r>
            <w:r>
              <w:rPr>
                <w:noProof/>
                <w:webHidden/>
              </w:rPr>
              <w:fldChar w:fldCharType="end"/>
            </w:r>
            <w:r w:rsidRPr="00FE62BE">
              <w:rPr>
                <w:rStyle w:val="Hyperlink"/>
                <w:noProof/>
              </w:rPr>
              <w:fldChar w:fldCharType="end"/>
            </w:r>
          </w:ins>
        </w:p>
        <w:p w14:paraId="5A3F46AB" w14:textId="77777777" w:rsidR="00B22746" w:rsidRDefault="00B22746">
          <w:pPr>
            <w:pStyle w:val="TOC2"/>
            <w:tabs>
              <w:tab w:val="left" w:pos="880"/>
              <w:tab w:val="right" w:leader="dot" w:pos="9350"/>
            </w:tabs>
            <w:rPr>
              <w:ins w:id="53" w:author="Sahin, Burak" w:date="2017-06-27T17:21:00Z"/>
              <w:noProof/>
            </w:rPr>
          </w:pPr>
          <w:ins w:id="54"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"_Toc486347421"</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5.2</w:t>
            </w:r>
            <w:r>
              <w:rPr>
                <w:noProof/>
              </w:rPr>
              <w:tab/>
            </w:r>
            <w:r w:rsidRPr="00FE62BE">
              <w:rPr>
                <w:rStyle w:val="Hyperlink"/>
                <w:noProof/>
              </w:rPr>
              <w:t>KBV</w:t>
            </w:r>
            <w:r>
              <w:rPr>
                <w:noProof/>
                <w:webHidden/>
              </w:rPr>
              <w:tab/>
            </w:r>
            <w:r>
              <w:rPr>
                <w:noProof/>
                <w:webHidden/>
              </w:rPr>
              <w:fldChar w:fldCharType="begin"/>
            </w:r>
            <w:r>
              <w:rPr>
                <w:noProof/>
                <w:webHidden/>
              </w:rPr>
              <w:instrText xml:space="preserve"> PAGEREF _Toc486347421 \h </w:instrText>
            </w:r>
            <w:r>
              <w:rPr>
                <w:noProof/>
                <w:webHidden/>
              </w:rPr>
            </w:r>
          </w:ins>
          <w:r>
            <w:rPr>
              <w:noProof/>
              <w:webHidden/>
            </w:rPr>
            <w:fldChar w:fldCharType="separate"/>
          </w:r>
          <w:ins w:id="55" w:author="Sahin, Burak" w:date="2017-06-27T17:21:00Z">
            <w:r>
              <w:rPr>
                <w:noProof/>
                <w:webHidden/>
              </w:rPr>
              <w:t>16</w:t>
            </w:r>
            <w:r>
              <w:rPr>
                <w:noProof/>
                <w:webHidden/>
              </w:rPr>
              <w:fldChar w:fldCharType="end"/>
            </w:r>
            <w:r w:rsidRPr="00FE62BE">
              <w:rPr>
                <w:rStyle w:val="Hyperlink"/>
                <w:noProof/>
              </w:rPr>
              <w:fldChar w:fldCharType="end"/>
            </w:r>
          </w:ins>
        </w:p>
        <w:p w14:paraId="4887021C" w14:textId="77777777" w:rsidR="00B22746" w:rsidRDefault="00B22746">
          <w:pPr>
            <w:pStyle w:val="TOC2"/>
            <w:tabs>
              <w:tab w:val="left" w:pos="880"/>
              <w:tab w:val="right" w:leader="dot" w:pos="9350"/>
            </w:tabs>
            <w:rPr>
              <w:ins w:id="56" w:author="Sahin, Burak" w:date="2017-06-27T17:21:00Z"/>
              <w:noProof/>
            </w:rPr>
          </w:pPr>
          <w:ins w:id="57"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"_Toc486347422"</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5.3</w:t>
            </w:r>
            <w:r>
              <w:rPr>
                <w:noProof/>
              </w:rPr>
              <w:tab/>
            </w:r>
            <w:r w:rsidRPr="00FE62BE">
              <w:rPr>
                <w:rStyle w:val="Hyperlink"/>
                <w:noProof/>
              </w:rPr>
              <w:t>Training for Resolution Capabilities</w:t>
            </w:r>
            <w:r>
              <w:rPr>
                <w:noProof/>
                <w:webHidden/>
              </w:rPr>
              <w:tab/>
            </w:r>
            <w:r>
              <w:rPr>
                <w:noProof/>
                <w:webHidden/>
              </w:rPr>
              <w:fldChar w:fldCharType="begin"/>
            </w:r>
            <w:r>
              <w:rPr>
                <w:noProof/>
                <w:webHidden/>
              </w:rPr>
              <w:instrText xml:space="preserve"> PAGEREF _Toc486347422 \h </w:instrText>
            </w:r>
            <w:r>
              <w:rPr>
                <w:noProof/>
                <w:webHidden/>
              </w:rPr>
            </w:r>
          </w:ins>
          <w:r>
            <w:rPr>
              <w:noProof/>
              <w:webHidden/>
            </w:rPr>
            <w:fldChar w:fldCharType="separate"/>
          </w:r>
          <w:ins w:id="58" w:author="Sahin, Burak" w:date="2017-06-27T17:21:00Z">
            <w:r>
              <w:rPr>
                <w:noProof/>
                <w:webHidden/>
              </w:rPr>
              <w:t>19</w:t>
            </w:r>
            <w:r>
              <w:rPr>
                <w:noProof/>
                <w:webHidden/>
              </w:rPr>
              <w:fldChar w:fldCharType="end"/>
            </w:r>
            <w:r w:rsidRPr="00FE62BE">
              <w:rPr>
                <w:rStyle w:val="Hyperlink"/>
                <w:noProof/>
              </w:rPr>
              <w:fldChar w:fldCharType="end"/>
            </w:r>
          </w:ins>
        </w:p>
        <w:p w14:paraId="7E68CCE7" w14:textId="77777777" w:rsidR="00B22746" w:rsidRDefault="00B22746">
          <w:pPr>
            <w:pStyle w:val="TOC1"/>
            <w:tabs>
              <w:tab w:val="left" w:pos="440"/>
              <w:tab w:val="right" w:leader="dot" w:pos="9350"/>
            </w:tabs>
            <w:rPr>
              <w:ins w:id="59" w:author="Sahin, Burak" w:date="2017-06-27T17:21:00Z"/>
              <w:noProof/>
            </w:rPr>
          </w:pPr>
          <w:ins w:id="60"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"_Toc486347423"</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6</w:t>
            </w:r>
            <w:r>
              <w:rPr>
                <w:noProof/>
              </w:rPr>
              <w:tab/>
            </w:r>
            <w:r w:rsidRPr="00FE62BE">
              <w:rPr>
                <w:rStyle w:val="Hyperlink"/>
                <w:noProof/>
              </w:rPr>
              <w:t>Validation</w:t>
            </w:r>
            <w:r>
              <w:rPr>
                <w:noProof/>
                <w:webHidden/>
              </w:rPr>
              <w:tab/>
            </w:r>
            <w:r>
              <w:rPr>
                <w:noProof/>
                <w:webHidden/>
              </w:rPr>
              <w:fldChar w:fldCharType="begin"/>
            </w:r>
            <w:r>
              <w:rPr>
                <w:noProof/>
                <w:webHidden/>
              </w:rPr>
              <w:instrText xml:space="preserve"> PAGEREF _Toc486347423 \h </w:instrText>
            </w:r>
            <w:r>
              <w:rPr>
                <w:noProof/>
                <w:webHidden/>
              </w:rPr>
            </w:r>
          </w:ins>
          <w:r>
            <w:rPr>
              <w:noProof/>
              <w:webHidden/>
            </w:rPr>
            <w:fldChar w:fldCharType="separate"/>
          </w:r>
          <w:ins w:id="61" w:author="Sahin, Burak" w:date="2017-06-27T17:21:00Z">
            <w:r>
              <w:rPr>
                <w:noProof/>
                <w:webHidden/>
              </w:rPr>
              <w:t>20</w:t>
            </w:r>
            <w:r>
              <w:rPr>
                <w:noProof/>
                <w:webHidden/>
              </w:rPr>
              <w:fldChar w:fldCharType="end"/>
            </w:r>
            <w:r w:rsidRPr="00FE62BE">
              <w:rPr>
                <w:rStyle w:val="Hyperlink"/>
                <w:noProof/>
              </w:rPr>
              <w:fldChar w:fldCharType="end"/>
            </w:r>
          </w:ins>
        </w:p>
        <w:p w14:paraId="1589A6DE" w14:textId="77777777" w:rsidR="00B22746" w:rsidRDefault="00B22746">
          <w:pPr>
            <w:pStyle w:val="TOC2"/>
            <w:tabs>
              <w:tab w:val="left" w:pos="880"/>
              <w:tab w:val="right" w:leader="dot" w:pos="9350"/>
            </w:tabs>
            <w:rPr>
              <w:ins w:id="62" w:author="Sahin, Burak" w:date="2017-06-27T17:21:00Z"/>
              <w:noProof/>
            </w:rPr>
          </w:pPr>
          <w:ins w:id="63"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"_Toc486347467"</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6.1</w:t>
            </w:r>
            <w:r>
              <w:rPr>
                <w:noProof/>
              </w:rPr>
              <w:tab/>
            </w:r>
            <w:r w:rsidRPr="00FE62BE">
              <w:rPr>
                <w:rStyle w:val="Hyperlink"/>
                <w:noProof/>
              </w:rPr>
              <w:t>Techniques for collection</w:t>
            </w:r>
            <w:r>
              <w:rPr>
                <w:noProof/>
                <w:webHidden/>
              </w:rPr>
              <w:tab/>
            </w:r>
            <w:r>
              <w:rPr>
                <w:noProof/>
                <w:webHidden/>
              </w:rPr>
              <w:fldChar w:fldCharType="begin"/>
            </w:r>
            <w:r>
              <w:rPr>
                <w:noProof/>
                <w:webHidden/>
              </w:rPr>
              <w:instrText xml:space="preserve"> PAGEREF _Toc486347467 \h </w:instrText>
            </w:r>
            <w:r>
              <w:rPr>
                <w:noProof/>
                <w:webHidden/>
              </w:rPr>
            </w:r>
          </w:ins>
          <w:r>
            <w:rPr>
              <w:noProof/>
              <w:webHidden/>
            </w:rPr>
            <w:fldChar w:fldCharType="separate"/>
          </w:r>
          <w:ins w:id="64" w:author="Sahin, Burak" w:date="2017-06-27T17:21:00Z">
            <w:r>
              <w:rPr>
                <w:noProof/>
                <w:webHidden/>
              </w:rPr>
              <w:t>22</w:t>
            </w:r>
            <w:r>
              <w:rPr>
                <w:noProof/>
                <w:webHidden/>
              </w:rPr>
              <w:fldChar w:fldCharType="end"/>
            </w:r>
            <w:r w:rsidRPr="00FE62BE">
              <w:rPr>
                <w:rStyle w:val="Hyperlink"/>
                <w:noProof/>
              </w:rPr>
              <w:fldChar w:fldCharType="end"/>
            </w:r>
          </w:ins>
        </w:p>
        <w:p w14:paraId="5CD34A52" w14:textId="77777777" w:rsidR="00B22746" w:rsidRDefault="00B22746">
          <w:pPr>
            <w:pStyle w:val="TOC3"/>
            <w:tabs>
              <w:tab w:val="left" w:pos="1320"/>
              <w:tab w:val="right" w:leader="dot" w:pos="9350"/>
            </w:tabs>
            <w:rPr>
              <w:ins w:id="65" w:author="Sahin, Burak" w:date="2017-06-27T17:21:00Z"/>
              <w:noProof/>
            </w:rPr>
          </w:pPr>
          <w:ins w:id="66"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"_Toc486347478"</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6.1.1</w:t>
            </w:r>
            <w:r>
              <w:rPr>
                <w:noProof/>
              </w:rPr>
              <w:tab/>
            </w:r>
            <w:r w:rsidRPr="00FE62BE">
              <w:rPr>
                <w:rStyle w:val="Hyperlink"/>
                <w:noProof/>
              </w:rPr>
              <w:t>In-Person Collection</w:t>
            </w:r>
            <w:r>
              <w:rPr>
                <w:noProof/>
                <w:webHidden/>
              </w:rPr>
              <w:tab/>
            </w:r>
            <w:r>
              <w:rPr>
                <w:noProof/>
                <w:webHidden/>
              </w:rPr>
              <w:fldChar w:fldCharType="begin"/>
            </w:r>
            <w:r>
              <w:rPr>
                <w:noProof/>
                <w:webHidden/>
              </w:rPr>
              <w:instrText xml:space="preserve"> PAGEREF _Toc486347478 \h </w:instrText>
            </w:r>
            <w:r>
              <w:rPr>
                <w:noProof/>
                <w:webHidden/>
              </w:rPr>
            </w:r>
          </w:ins>
          <w:r>
            <w:rPr>
              <w:noProof/>
              <w:webHidden/>
            </w:rPr>
            <w:fldChar w:fldCharType="separate"/>
          </w:r>
          <w:ins w:id="67" w:author="Sahin, Burak" w:date="2017-06-27T17:21:00Z">
            <w:r>
              <w:rPr>
                <w:noProof/>
                <w:webHidden/>
              </w:rPr>
              <w:t>23</w:t>
            </w:r>
            <w:r>
              <w:rPr>
                <w:noProof/>
                <w:webHidden/>
              </w:rPr>
              <w:fldChar w:fldCharType="end"/>
            </w:r>
            <w:r w:rsidRPr="00FE62BE">
              <w:rPr>
                <w:rStyle w:val="Hyperlink"/>
                <w:noProof/>
              </w:rPr>
              <w:fldChar w:fldCharType="end"/>
            </w:r>
          </w:ins>
        </w:p>
        <w:p w14:paraId="30D7040E" w14:textId="77777777" w:rsidR="00B22746" w:rsidRDefault="00B22746">
          <w:pPr>
            <w:pStyle w:val="TOC3"/>
            <w:tabs>
              <w:tab w:val="left" w:pos="1320"/>
              <w:tab w:val="right" w:leader="dot" w:pos="9350"/>
            </w:tabs>
            <w:rPr>
              <w:ins w:id="68" w:author="Sahin, Burak" w:date="2017-06-27T17:21:00Z"/>
              <w:noProof/>
            </w:rPr>
          </w:pPr>
          <w:ins w:id="69"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"_Toc486347479"</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6.1.2</w:t>
            </w:r>
            <w:r>
              <w:rPr>
                <w:noProof/>
              </w:rPr>
              <w:tab/>
            </w:r>
            <w:r w:rsidRPr="00FE62BE">
              <w:rPr>
                <w:rStyle w:val="Hyperlink"/>
                <w:noProof/>
              </w:rPr>
              <w:t>Virtual In-Person</w:t>
            </w:r>
            <w:r>
              <w:rPr>
                <w:noProof/>
                <w:webHidden/>
              </w:rPr>
              <w:tab/>
            </w:r>
            <w:r>
              <w:rPr>
                <w:noProof/>
                <w:webHidden/>
              </w:rPr>
              <w:fldChar w:fldCharType="begin"/>
            </w:r>
            <w:r>
              <w:rPr>
                <w:noProof/>
                <w:webHidden/>
              </w:rPr>
              <w:instrText xml:space="preserve"> PAGEREF _Toc486347479 \h </w:instrText>
            </w:r>
            <w:r>
              <w:rPr>
                <w:noProof/>
                <w:webHidden/>
              </w:rPr>
            </w:r>
          </w:ins>
          <w:r>
            <w:rPr>
              <w:noProof/>
              <w:webHidden/>
            </w:rPr>
            <w:fldChar w:fldCharType="separate"/>
          </w:r>
          <w:ins w:id="70" w:author="Sahin, Burak" w:date="2017-06-27T17:21:00Z">
            <w:r>
              <w:rPr>
                <w:noProof/>
                <w:webHidden/>
              </w:rPr>
              <w:t>23</w:t>
            </w:r>
            <w:r>
              <w:rPr>
                <w:noProof/>
                <w:webHidden/>
              </w:rPr>
              <w:fldChar w:fldCharType="end"/>
            </w:r>
            <w:r w:rsidRPr="00FE62BE">
              <w:rPr>
                <w:rStyle w:val="Hyperlink"/>
                <w:noProof/>
              </w:rPr>
              <w:fldChar w:fldCharType="end"/>
            </w:r>
          </w:ins>
        </w:p>
        <w:p w14:paraId="43C365E0" w14:textId="77777777" w:rsidR="00B22746" w:rsidRDefault="00B22746">
          <w:pPr>
            <w:pStyle w:val="TOC3"/>
            <w:tabs>
              <w:tab w:val="left" w:pos="1320"/>
              <w:tab w:val="right" w:leader="dot" w:pos="9350"/>
            </w:tabs>
            <w:rPr>
              <w:ins w:id="71" w:author="Sahin, Burak" w:date="2017-06-27T17:21:00Z"/>
              <w:noProof/>
            </w:rPr>
          </w:pPr>
          <w:ins w:id="72"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"_Toc486347480"</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6.1.3</w:t>
            </w:r>
            <w:r>
              <w:rPr>
                <w:noProof/>
              </w:rPr>
              <w:tab/>
            </w:r>
            <w:r w:rsidRPr="00FE62BE">
              <w:rPr>
                <w:rStyle w:val="Hyperlink"/>
                <w:noProof/>
              </w:rPr>
              <w:t>Remote Collection</w:t>
            </w:r>
            <w:r>
              <w:rPr>
                <w:noProof/>
                <w:webHidden/>
              </w:rPr>
              <w:tab/>
            </w:r>
            <w:r>
              <w:rPr>
                <w:noProof/>
                <w:webHidden/>
              </w:rPr>
              <w:fldChar w:fldCharType="begin"/>
            </w:r>
            <w:r>
              <w:rPr>
                <w:noProof/>
                <w:webHidden/>
              </w:rPr>
              <w:instrText xml:space="preserve"> PAGEREF _Toc486347480 \h </w:instrText>
            </w:r>
            <w:r>
              <w:rPr>
                <w:noProof/>
                <w:webHidden/>
              </w:rPr>
            </w:r>
          </w:ins>
          <w:r>
            <w:rPr>
              <w:noProof/>
              <w:webHidden/>
            </w:rPr>
            <w:fldChar w:fldCharType="separate"/>
          </w:r>
          <w:ins w:id="73" w:author="Sahin, Burak" w:date="2017-06-27T17:21:00Z">
            <w:r>
              <w:rPr>
                <w:noProof/>
                <w:webHidden/>
              </w:rPr>
              <w:t>23</w:t>
            </w:r>
            <w:r>
              <w:rPr>
                <w:noProof/>
                <w:webHidden/>
              </w:rPr>
              <w:fldChar w:fldCharType="end"/>
            </w:r>
            <w:r w:rsidRPr="00FE62BE">
              <w:rPr>
                <w:rStyle w:val="Hyperlink"/>
                <w:noProof/>
              </w:rPr>
              <w:fldChar w:fldCharType="end"/>
            </w:r>
          </w:ins>
        </w:p>
        <w:p w14:paraId="3A282595" w14:textId="77777777" w:rsidR="00B22746" w:rsidRDefault="00B22746">
          <w:pPr>
            <w:pStyle w:val="TOC2"/>
            <w:tabs>
              <w:tab w:val="left" w:pos="880"/>
              <w:tab w:val="right" w:leader="dot" w:pos="9350"/>
            </w:tabs>
            <w:rPr>
              <w:ins w:id="74" w:author="Sahin, Burak" w:date="2017-06-27T17:21:00Z"/>
              <w:noProof/>
            </w:rPr>
          </w:pPr>
          <w:ins w:id="75"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"_Toc486347481"</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6.2</w:t>
            </w:r>
            <w:r>
              <w:rPr>
                <w:noProof/>
              </w:rPr>
              <w:tab/>
            </w:r>
            <w:r w:rsidRPr="00FE62BE">
              <w:rPr>
                <w:rStyle w:val="Hyperlink"/>
                <w:noProof/>
              </w:rPr>
              <w:t>Validation Techniques</w:t>
            </w:r>
            <w:r>
              <w:rPr>
                <w:noProof/>
                <w:webHidden/>
              </w:rPr>
              <w:tab/>
            </w:r>
            <w:r>
              <w:rPr>
                <w:noProof/>
                <w:webHidden/>
              </w:rPr>
              <w:fldChar w:fldCharType="begin"/>
            </w:r>
            <w:r>
              <w:rPr>
                <w:noProof/>
                <w:webHidden/>
              </w:rPr>
              <w:instrText xml:space="preserve"> PAGEREF _Toc486347481 \h </w:instrText>
            </w:r>
            <w:r>
              <w:rPr>
                <w:noProof/>
                <w:webHidden/>
              </w:rPr>
            </w:r>
          </w:ins>
          <w:r>
            <w:rPr>
              <w:noProof/>
              <w:webHidden/>
            </w:rPr>
            <w:fldChar w:fldCharType="separate"/>
          </w:r>
          <w:ins w:id="76" w:author="Sahin, Burak" w:date="2017-06-27T17:21:00Z">
            <w:r>
              <w:rPr>
                <w:noProof/>
                <w:webHidden/>
              </w:rPr>
              <w:t>23</w:t>
            </w:r>
            <w:r>
              <w:rPr>
                <w:noProof/>
                <w:webHidden/>
              </w:rPr>
              <w:fldChar w:fldCharType="end"/>
            </w:r>
            <w:r w:rsidRPr="00FE62BE">
              <w:rPr>
                <w:rStyle w:val="Hyperlink"/>
                <w:noProof/>
              </w:rPr>
              <w:fldChar w:fldCharType="end"/>
            </w:r>
          </w:ins>
        </w:p>
        <w:p w14:paraId="31368B7D" w14:textId="77777777" w:rsidR="00B22746" w:rsidRDefault="00B22746">
          <w:pPr>
            <w:pStyle w:val="TOC2"/>
            <w:tabs>
              <w:tab w:val="left" w:pos="880"/>
              <w:tab w:val="right" w:leader="dot" w:pos="9350"/>
            </w:tabs>
            <w:rPr>
              <w:ins w:id="77" w:author="Sahin, Burak" w:date="2017-06-27T17:21:00Z"/>
              <w:noProof/>
            </w:rPr>
          </w:pPr>
          <w:ins w:id="78"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"_Toc486347482"</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6.3</w:t>
            </w:r>
            <w:r>
              <w:rPr>
                <w:noProof/>
              </w:rPr>
              <w:tab/>
            </w:r>
            <w:r w:rsidRPr="00FE62BE">
              <w:rPr>
                <w:rStyle w:val="Hyperlink"/>
                <w:noProof/>
              </w:rPr>
              <w:t>Training for Validation Capabilities</w:t>
            </w:r>
            <w:r>
              <w:rPr>
                <w:noProof/>
                <w:webHidden/>
              </w:rPr>
              <w:tab/>
            </w:r>
            <w:r>
              <w:rPr>
                <w:noProof/>
                <w:webHidden/>
              </w:rPr>
              <w:fldChar w:fldCharType="begin"/>
            </w:r>
            <w:r>
              <w:rPr>
                <w:noProof/>
                <w:webHidden/>
              </w:rPr>
              <w:instrText xml:space="preserve"> PAGEREF _Toc486347482 \h </w:instrText>
            </w:r>
            <w:r>
              <w:rPr>
                <w:noProof/>
                <w:webHidden/>
              </w:rPr>
            </w:r>
          </w:ins>
          <w:r>
            <w:rPr>
              <w:noProof/>
              <w:webHidden/>
            </w:rPr>
            <w:fldChar w:fldCharType="separate"/>
          </w:r>
          <w:ins w:id="79" w:author="Sahin, Burak" w:date="2017-06-27T17:21:00Z">
            <w:r>
              <w:rPr>
                <w:noProof/>
                <w:webHidden/>
              </w:rPr>
              <w:t>24</w:t>
            </w:r>
            <w:r>
              <w:rPr>
                <w:noProof/>
                <w:webHidden/>
              </w:rPr>
              <w:fldChar w:fldCharType="end"/>
            </w:r>
            <w:r w:rsidRPr="00FE62BE">
              <w:rPr>
                <w:rStyle w:val="Hyperlink"/>
                <w:noProof/>
              </w:rPr>
              <w:fldChar w:fldCharType="end"/>
            </w:r>
          </w:ins>
        </w:p>
        <w:p w14:paraId="14920365" w14:textId="77777777" w:rsidR="00B22746" w:rsidRDefault="00B22746">
          <w:pPr>
            <w:pStyle w:val="TOC1"/>
            <w:tabs>
              <w:tab w:val="left" w:pos="440"/>
              <w:tab w:val="right" w:leader="dot" w:pos="9350"/>
            </w:tabs>
            <w:rPr>
              <w:ins w:id="80" w:author="Sahin, Burak" w:date="2017-06-27T17:21:00Z"/>
              <w:noProof/>
            </w:rPr>
          </w:pPr>
          <w:ins w:id="81"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"_Toc486347483"</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7</w:t>
            </w:r>
            <w:r>
              <w:rPr>
                <w:noProof/>
              </w:rPr>
              <w:tab/>
            </w:r>
            <w:r w:rsidRPr="00FE62BE">
              <w:rPr>
                <w:rStyle w:val="Hyperlink"/>
                <w:noProof/>
              </w:rPr>
              <w:t>Verification</w:t>
            </w:r>
            <w:r>
              <w:rPr>
                <w:noProof/>
                <w:webHidden/>
              </w:rPr>
              <w:tab/>
            </w:r>
            <w:r>
              <w:rPr>
                <w:noProof/>
                <w:webHidden/>
              </w:rPr>
              <w:fldChar w:fldCharType="begin"/>
            </w:r>
            <w:r>
              <w:rPr>
                <w:noProof/>
                <w:webHidden/>
              </w:rPr>
              <w:instrText xml:space="preserve"> PAGEREF _Toc486347483 \h </w:instrText>
            </w:r>
            <w:r>
              <w:rPr>
                <w:noProof/>
                <w:webHidden/>
              </w:rPr>
            </w:r>
          </w:ins>
          <w:r>
            <w:rPr>
              <w:noProof/>
              <w:webHidden/>
            </w:rPr>
            <w:fldChar w:fldCharType="separate"/>
          </w:r>
          <w:ins w:id="82" w:author="Sahin, Burak" w:date="2017-06-27T17:21:00Z">
            <w:r>
              <w:rPr>
                <w:noProof/>
                <w:webHidden/>
              </w:rPr>
              <w:t>25</w:t>
            </w:r>
            <w:r>
              <w:rPr>
                <w:noProof/>
                <w:webHidden/>
              </w:rPr>
              <w:fldChar w:fldCharType="end"/>
            </w:r>
            <w:r w:rsidRPr="00FE62BE">
              <w:rPr>
                <w:rStyle w:val="Hyperlink"/>
                <w:noProof/>
              </w:rPr>
              <w:fldChar w:fldCharType="end"/>
            </w:r>
          </w:ins>
        </w:p>
        <w:p w14:paraId="4098EA05" w14:textId="77777777" w:rsidR="00B22746" w:rsidRDefault="00B22746">
          <w:pPr>
            <w:pStyle w:val="TOC2"/>
            <w:tabs>
              <w:tab w:val="left" w:pos="880"/>
              <w:tab w:val="right" w:leader="dot" w:pos="9350"/>
            </w:tabs>
            <w:rPr>
              <w:ins w:id="83" w:author="Sahin, Burak" w:date="2017-06-27T17:21:00Z"/>
              <w:noProof/>
            </w:rPr>
          </w:pPr>
          <w:ins w:id="84"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"_Toc486347484"</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7.1</w:t>
            </w:r>
            <w:r>
              <w:rPr>
                <w:noProof/>
              </w:rPr>
              <w:tab/>
            </w:r>
            <w:r w:rsidRPr="00FE62BE">
              <w:rPr>
                <w:rStyle w:val="Hyperlink"/>
                <w:noProof/>
              </w:rPr>
              <w:t>KBV</w:t>
            </w:r>
            <w:r>
              <w:rPr>
                <w:noProof/>
                <w:webHidden/>
              </w:rPr>
              <w:tab/>
            </w:r>
            <w:r>
              <w:rPr>
                <w:noProof/>
                <w:webHidden/>
              </w:rPr>
              <w:fldChar w:fldCharType="begin"/>
            </w:r>
            <w:r>
              <w:rPr>
                <w:noProof/>
                <w:webHidden/>
              </w:rPr>
              <w:instrText xml:space="preserve"> PAGEREF _Toc486347484 \h </w:instrText>
            </w:r>
            <w:r>
              <w:rPr>
                <w:noProof/>
                <w:webHidden/>
              </w:rPr>
            </w:r>
          </w:ins>
          <w:r>
            <w:rPr>
              <w:noProof/>
              <w:webHidden/>
            </w:rPr>
            <w:fldChar w:fldCharType="separate"/>
          </w:r>
          <w:ins w:id="85" w:author="Sahin, Burak" w:date="2017-06-27T17:21:00Z">
            <w:r>
              <w:rPr>
                <w:noProof/>
                <w:webHidden/>
              </w:rPr>
              <w:t>25</w:t>
            </w:r>
            <w:r>
              <w:rPr>
                <w:noProof/>
                <w:webHidden/>
              </w:rPr>
              <w:fldChar w:fldCharType="end"/>
            </w:r>
            <w:r w:rsidRPr="00FE62BE">
              <w:rPr>
                <w:rStyle w:val="Hyperlink"/>
                <w:noProof/>
              </w:rPr>
              <w:fldChar w:fldCharType="end"/>
            </w:r>
          </w:ins>
        </w:p>
        <w:p w14:paraId="4556A1BA" w14:textId="77777777" w:rsidR="00B22746" w:rsidRDefault="00B22746">
          <w:pPr>
            <w:pStyle w:val="TOC2"/>
            <w:tabs>
              <w:tab w:val="left" w:pos="880"/>
              <w:tab w:val="right" w:leader="dot" w:pos="9350"/>
            </w:tabs>
            <w:rPr>
              <w:ins w:id="86" w:author="Sahin, Burak" w:date="2017-06-27T17:21:00Z"/>
              <w:noProof/>
            </w:rPr>
          </w:pPr>
          <w:ins w:id="87"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"_Toc486347486"</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7.2</w:t>
            </w:r>
            <w:r>
              <w:rPr>
                <w:noProof/>
              </w:rPr>
              <w:tab/>
            </w:r>
            <w:r w:rsidRPr="00FE62BE">
              <w:rPr>
                <w:rStyle w:val="Hyperlink"/>
                <w:noProof/>
              </w:rPr>
              <w:t xml:space="preserve">Biometric Capture </w:t>
            </w:r>
            <w:r>
              <w:rPr>
                <w:noProof/>
                <w:webHidden/>
              </w:rPr>
              <w:tab/>
            </w:r>
            <w:r>
              <w:rPr>
                <w:noProof/>
                <w:webHidden/>
              </w:rPr>
              <w:fldChar w:fldCharType="begin"/>
            </w:r>
            <w:r>
              <w:rPr>
                <w:noProof/>
                <w:webHidden/>
              </w:rPr>
              <w:instrText xml:space="preserve"> PAGEREF _Toc486347486 \h </w:instrText>
            </w:r>
            <w:r>
              <w:rPr>
                <w:noProof/>
                <w:webHidden/>
              </w:rPr>
            </w:r>
          </w:ins>
          <w:r>
            <w:rPr>
              <w:noProof/>
              <w:webHidden/>
            </w:rPr>
            <w:fldChar w:fldCharType="separate"/>
          </w:r>
          <w:ins w:id="88" w:author="Sahin, Burak" w:date="2017-06-27T17:21:00Z">
            <w:r>
              <w:rPr>
                <w:noProof/>
                <w:webHidden/>
              </w:rPr>
              <w:t>26</w:t>
            </w:r>
            <w:r>
              <w:rPr>
                <w:noProof/>
                <w:webHidden/>
              </w:rPr>
              <w:fldChar w:fldCharType="end"/>
            </w:r>
            <w:r w:rsidRPr="00FE62BE">
              <w:rPr>
                <w:rStyle w:val="Hyperlink"/>
                <w:noProof/>
              </w:rPr>
              <w:fldChar w:fldCharType="end"/>
            </w:r>
          </w:ins>
        </w:p>
        <w:p w14:paraId="2787233B" w14:textId="77777777" w:rsidR="00B22746" w:rsidRDefault="00B22746">
          <w:pPr>
            <w:pStyle w:val="TOC2"/>
            <w:tabs>
              <w:tab w:val="left" w:pos="880"/>
              <w:tab w:val="right" w:leader="dot" w:pos="9350"/>
            </w:tabs>
            <w:rPr>
              <w:ins w:id="89" w:author="Sahin, Burak" w:date="2017-06-27T17:21:00Z"/>
              <w:noProof/>
            </w:rPr>
          </w:pPr>
          <w:ins w:id="90"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"_Toc486347504"</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7.3</w:t>
            </w:r>
            <w:r>
              <w:rPr>
                <w:noProof/>
              </w:rPr>
              <w:tab/>
            </w:r>
            <w:r w:rsidRPr="00FE62BE">
              <w:rPr>
                <w:rStyle w:val="Hyperlink"/>
                <w:noProof/>
              </w:rPr>
              <w:t>Address Confirmation</w:t>
            </w:r>
            <w:r>
              <w:rPr>
                <w:noProof/>
                <w:webHidden/>
              </w:rPr>
              <w:tab/>
            </w:r>
            <w:r>
              <w:rPr>
                <w:noProof/>
                <w:webHidden/>
              </w:rPr>
              <w:fldChar w:fldCharType="begin"/>
            </w:r>
            <w:r>
              <w:rPr>
                <w:noProof/>
                <w:webHidden/>
              </w:rPr>
              <w:instrText xml:space="preserve"> PAGEREF _Toc486347504 \h </w:instrText>
            </w:r>
            <w:r>
              <w:rPr>
                <w:noProof/>
                <w:webHidden/>
              </w:rPr>
            </w:r>
          </w:ins>
          <w:r>
            <w:rPr>
              <w:noProof/>
              <w:webHidden/>
            </w:rPr>
            <w:fldChar w:fldCharType="separate"/>
          </w:r>
          <w:ins w:id="91" w:author="Sahin, Burak" w:date="2017-06-27T17:21:00Z">
            <w:r>
              <w:rPr>
                <w:noProof/>
                <w:webHidden/>
              </w:rPr>
              <w:t>27</w:t>
            </w:r>
            <w:r>
              <w:rPr>
                <w:noProof/>
                <w:webHidden/>
              </w:rPr>
              <w:fldChar w:fldCharType="end"/>
            </w:r>
            <w:r w:rsidRPr="00FE62BE">
              <w:rPr>
                <w:rStyle w:val="Hyperlink"/>
                <w:noProof/>
              </w:rPr>
              <w:fldChar w:fldCharType="end"/>
            </w:r>
          </w:ins>
        </w:p>
        <w:p w14:paraId="065F4CED" w14:textId="77777777" w:rsidR="00B22746" w:rsidRDefault="00B22746">
          <w:pPr>
            <w:pStyle w:val="TOC2"/>
            <w:tabs>
              <w:tab w:val="left" w:pos="880"/>
              <w:tab w:val="right" w:leader="dot" w:pos="9350"/>
            </w:tabs>
            <w:rPr>
              <w:ins w:id="92" w:author="Sahin, Burak" w:date="2017-06-27T17:21:00Z"/>
              <w:noProof/>
            </w:rPr>
          </w:pPr>
          <w:ins w:id="93"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"_Toc486347505"</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7.4</w:t>
            </w:r>
            <w:r>
              <w:rPr>
                <w:noProof/>
              </w:rPr>
              <w:tab/>
            </w:r>
            <w:r w:rsidRPr="00FE62BE">
              <w:rPr>
                <w:rStyle w:val="Hyperlink"/>
                <w:noProof/>
              </w:rPr>
              <w:t>Training for Verification Capabilities</w:t>
            </w:r>
            <w:r>
              <w:rPr>
                <w:noProof/>
                <w:webHidden/>
              </w:rPr>
              <w:tab/>
            </w:r>
            <w:r>
              <w:rPr>
                <w:noProof/>
                <w:webHidden/>
              </w:rPr>
              <w:fldChar w:fldCharType="begin"/>
            </w:r>
            <w:r>
              <w:rPr>
                <w:noProof/>
                <w:webHidden/>
              </w:rPr>
              <w:instrText xml:space="preserve"> PAGEREF _Toc486347505 \h </w:instrText>
            </w:r>
            <w:r>
              <w:rPr>
                <w:noProof/>
                <w:webHidden/>
              </w:rPr>
            </w:r>
          </w:ins>
          <w:r>
            <w:rPr>
              <w:noProof/>
              <w:webHidden/>
            </w:rPr>
            <w:fldChar w:fldCharType="separate"/>
          </w:r>
          <w:ins w:id="94" w:author="Sahin, Burak" w:date="2017-06-27T17:21:00Z">
            <w:r>
              <w:rPr>
                <w:noProof/>
                <w:webHidden/>
              </w:rPr>
              <w:t>27</w:t>
            </w:r>
            <w:r>
              <w:rPr>
                <w:noProof/>
                <w:webHidden/>
              </w:rPr>
              <w:fldChar w:fldCharType="end"/>
            </w:r>
            <w:r w:rsidRPr="00FE62BE">
              <w:rPr>
                <w:rStyle w:val="Hyperlink"/>
                <w:noProof/>
              </w:rPr>
              <w:fldChar w:fldCharType="end"/>
            </w:r>
          </w:ins>
        </w:p>
        <w:p w14:paraId="1116E64F" w14:textId="77777777" w:rsidR="00B22746" w:rsidRDefault="00B22746">
          <w:pPr>
            <w:pStyle w:val="TOC1"/>
            <w:tabs>
              <w:tab w:val="left" w:pos="440"/>
              <w:tab w:val="right" w:leader="dot" w:pos="9350"/>
            </w:tabs>
            <w:rPr>
              <w:ins w:id="95" w:author="Sahin, Burak" w:date="2017-06-27T17:21:00Z"/>
              <w:noProof/>
            </w:rPr>
          </w:pPr>
          <w:ins w:id="96"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"_Toc486347506"</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8</w:t>
            </w:r>
            <w:r>
              <w:rPr>
                <w:noProof/>
              </w:rPr>
              <w:tab/>
            </w:r>
            <w:r w:rsidRPr="00FE62BE">
              <w:rPr>
                <w:rStyle w:val="Hyperlink"/>
                <w:noProof/>
              </w:rPr>
              <w:t>Leveraging Derived Identity</w:t>
            </w:r>
            <w:r>
              <w:rPr>
                <w:noProof/>
                <w:webHidden/>
              </w:rPr>
              <w:tab/>
            </w:r>
            <w:r>
              <w:rPr>
                <w:noProof/>
                <w:webHidden/>
              </w:rPr>
              <w:fldChar w:fldCharType="begin"/>
            </w:r>
            <w:r>
              <w:rPr>
                <w:noProof/>
                <w:webHidden/>
              </w:rPr>
              <w:instrText xml:space="preserve"> PAGEREF _Toc486347506 \h </w:instrText>
            </w:r>
            <w:r>
              <w:rPr>
                <w:noProof/>
                <w:webHidden/>
              </w:rPr>
            </w:r>
          </w:ins>
          <w:r>
            <w:rPr>
              <w:noProof/>
              <w:webHidden/>
            </w:rPr>
            <w:fldChar w:fldCharType="separate"/>
          </w:r>
          <w:ins w:id="97" w:author="Sahin, Burak" w:date="2017-06-27T17:21:00Z">
            <w:r>
              <w:rPr>
                <w:noProof/>
                <w:webHidden/>
              </w:rPr>
              <w:t>28</w:t>
            </w:r>
            <w:r>
              <w:rPr>
                <w:noProof/>
                <w:webHidden/>
              </w:rPr>
              <w:fldChar w:fldCharType="end"/>
            </w:r>
            <w:r w:rsidRPr="00FE62BE">
              <w:rPr>
                <w:rStyle w:val="Hyperlink"/>
                <w:noProof/>
              </w:rPr>
              <w:fldChar w:fldCharType="end"/>
            </w:r>
          </w:ins>
        </w:p>
        <w:p w14:paraId="368E1FBE" w14:textId="77777777" w:rsidR="00B22746" w:rsidRDefault="00B22746">
          <w:pPr>
            <w:pStyle w:val="TOC1"/>
            <w:tabs>
              <w:tab w:val="left" w:pos="440"/>
              <w:tab w:val="right" w:leader="dot" w:pos="9350"/>
            </w:tabs>
            <w:rPr>
              <w:ins w:id="98" w:author="Sahin, Burak" w:date="2017-06-27T17:21:00Z"/>
              <w:noProof/>
            </w:rPr>
          </w:pPr>
          <w:ins w:id="99"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"_Toc486347507"</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9</w:t>
            </w:r>
            <w:r>
              <w:rPr>
                <w:noProof/>
              </w:rPr>
              <w:tab/>
            </w:r>
            <w:r w:rsidRPr="00FE62BE">
              <w:rPr>
                <w:rStyle w:val="Hyperlink"/>
                <w:noProof/>
              </w:rPr>
              <w:t>Trusted Referee</w:t>
            </w:r>
            <w:r>
              <w:rPr>
                <w:noProof/>
                <w:webHidden/>
              </w:rPr>
              <w:tab/>
            </w:r>
            <w:r>
              <w:rPr>
                <w:noProof/>
                <w:webHidden/>
              </w:rPr>
              <w:fldChar w:fldCharType="begin"/>
            </w:r>
            <w:r>
              <w:rPr>
                <w:noProof/>
                <w:webHidden/>
              </w:rPr>
              <w:instrText xml:space="preserve"> PAGEREF _Toc486347507 \h </w:instrText>
            </w:r>
            <w:r>
              <w:rPr>
                <w:noProof/>
                <w:webHidden/>
              </w:rPr>
            </w:r>
          </w:ins>
          <w:r>
            <w:rPr>
              <w:noProof/>
              <w:webHidden/>
            </w:rPr>
            <w:fldChar w:fldCharType="separate"/>
          </w:r>
          <w:ins w:id="100" w:author="Sahin, Burak" w:date="2017-06-27T17:21:00Z">
            <w:r>
              <w:rPr>
                <w:noProof/>
                <w:webHidden/>
              </w:rPr>
              <w:t>28</w:t>
            </w:r>
            <w:r>
              <w:rPr>
                <w:noProof/>
                <w:webHidden/>
              </w:rPr>
              <w:fldChar w:fldCharType="end"/>
            </w:r>
            <w:r w:rsidRPr="00FE62BE">
              <w:rPr>
                <w:rStyle w:val="Hyperlink"/>
                <w:noProof/>
              </w:rPr>
              <w:fldChar w:fldCharType="end"/>
            </w:r>
          </w:ins>
        </w:p>
        <w:p w14:paraId="05649AF6" w14:textId="77777777" w:rsidR="00B22746" w:rsidRDefault="00B22746">
          <w:pPr>
            <w:pStyle w:val="TOC1"/>
            <w:tabs>
              <w:tab w:val="left" w:pos="660"/>
              <w:tab w:val="right" w:leader="dot" w:pos="9350"/>
            </w:tabs>
            <w:rPr>
              <w:ins w:id="101" w:author="Sahin, Burak" w:date="2017-06-27T17:21:00Z"/>
              <w:noProof/>
            </w:rPr>
          </w:pPr>
          <w:ins w:id="102" w:author="Sahin, Burak" w:date="2017-06-27T17:21:00Z">
            <w:r w:rsidRPr="00FE62BE">
              <w:rPr>
                <w:rStyle w:val="Hyperlink"/>
                <w:noProof/>
              </w:rPr>
              <w:lastRenderedPageBreak/>
              <w:fldChar w:fldCharType="begin"/>
            </w:r>
            <w:r w:rsidRPr="00FE62BE">
              <w:rPr>
                <w:rStyle w:val="Hyperlink"/>
                <w:noProof/>
              </w:rPr>
              <w:instrText xml:space="preserve"> </w:instrText>
            </w:r>
            <w:r>
              <w:rPr>
                <w:noProof/>
              </w:rPr>
              <w:instrText>HYPERLINK \l "_Toc486347508"</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10</w:t>
            </w:r>
            <w:r>
              <w:rPr>
                <w:noProof/>
              </w:rPr>
              <w:tab/>
            </w:r>
            <w:r w:rsidRPr="00FE62BE">
              <w:rPr>
                <w:rStyle w:val="Hyperlink"/>
                <w:noProof/>
              </w:rPr>
              <w:t>Counter Fraud and Identity Tenure</w:t>
            </w:r>
            <w:r>
              <w:rPr>
                <w:noProof/>
                <w:webHidden/>
              </w:rPr>
              <w:tab/>
            </w:r>
            <w:r>
              <w:rPr>
                <w:noProof/>
                <w:webHidden/>
              </w:rPr>
              <w:fldChar w:fldCharType="begin"/>
            </w:r>
            <w:r>
              <w:rPr>
                <w:noProof/>
                <w:webHidden/>
              </w:rPr>
              <w:instrText xml:space="preserve"> PAGEREF _Toc486347508 \h </w:instrText>
            </w:r>
            <w:r>
              <w:rPr>
                <w:noProof/>
                <w:webHidden/>
              </w:rPr>
            </w:r>
          </w:ins>
          <w:r>
            <w:rPr>
              <w:noProof/>
              <w:webHidden/>
            </w:rPr>
            <w:fldChar w:fldCharType="separate"/>
          </w:r>
          <w:ins w:id="103" w:author="Sahin, Burak" w:date="2017-06-27T17:21:00Z">
            <w:r>
              <w:rPr>
                <w:noProof/>
                <w:webHidden/>
              </w:rPr>
              <w:t>30</w:t>
            </w:r>
            <w:r>
              <w:rPr>
                <w:noProof/>
                <w:webHidden/>
              </w:rPr>
              <w:fldChar w:fldCharType="end"/>
            </w:r>
            <w:r w:rsidRPr="00FE62BE">
              <w:rPr>
                <w:rStyle w:val="Hyperlink"/>
                <w:noProof/>
              </w:rPr>
              <w:fldChar w:fldCharType="end"/>
            </w:r>
          </w:ins>
        </w:p>
        <w:p w14:paraId="7F998829" w14:textId="77777777" w:rsidR="00B22746" w:rsidRDefault="00B22746">
          <w:pPr>
            <w:pStyle w:val="TOC1"/>
            <w:tabs>
              <w:tab w:val="left" w:pos="660"/>
              <w:tab w:val="right" w:leader="dot" w:pos="9350"/>
            </w:tabs>
            <w:rPr>
              <w:ins w:id="104" w:author="Sahin, Burak" w:date="2017-06-27T17:21:00Z"/>
              <w:noProof/>
            </w:rPr>
          </w:pPr>
          <w:ins w:id="105"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"_Toc486347509"</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11</w:t>
            </w:r>
            <w:r>
              <w:rPr>
                <w:noProof/>
              </w:rPr>
              <w:tab/>
            </w:r>
            <w:r w:rsidRPr="00FE62BE">
              <w:rPr>
                <w:rStyle w:val="Hyperlink"/>
                <w:noProof/>
              </w:rPr>
              <w:t>Identity Proofing of Foreign Individuals</w:t>
            </w:r>
            <w:r>
              <w:rPr>
                <w:noProof/>
                <w:webHidden/>
              </w:rPr>
              <w:tab/>
            </w:r>
            <w:r>
              <w:rPr>
                <w:noProof/>
                <w:webHidden/>
              </w:rPr>
              <w:fldChar w:fldCharType="begin"/>
            </w:r>
            <w:r>
              <w:rPr>
                <w:noProof/>
                <w:webHidden/>
              </w:rPr>
              <w:instrText xml:space="preserve"> PAGEREF _Toc486347509 \h </w:instrText>
            </w:r>
            <w:r>
              <w:rPr>
                <w:noProof/>
                <w:webHidden/>
              </w:rPr>
            </w:r>
          </w:ins>
          <w:r>
            <w:rPr>
              <w:noProof/>
              <w:webHidden/>
            </w:rPr>
            <w:fldChar w:fldCharType="separate"/>
          </w:r>
          <w:ins w:id="106" w:author="Sahin, Burak" w:date="2017-06-27T17:21:00Z">
            <w:r>
              <w:rPr>
                <w:noProof/>
                <w:webHidden/>
              </w:rPr>
              <w:t>31</w:t>
            </w:r>
            <w:r>
              <w:rPr>
                <w:noProof/>
                <w:webHidden/>
              </w:rPr>
              <w:fldChar w:fldCharType="end"/>
            </w:r>
            <w:r w:rsidRPr="00FE62BE">
              <w:rPr>
                <w:rStyle w:val="Hyperlink"/>
                <w:noProof/>
              </w:rPr>
              <w:fldChar w:fldCharType="end"/>
            </w:r>
          </w:ins>
        </w:p>
        <w:p w14:paraId="400980F5" w14:textId="77777777" w:rsidR="00B22746" w:rsidRDefault="00B22746">
          <w:pPr>
            <w:pStyle w:val="TOC1"/>
            <w:tabs>
              <w:tab w:val="left" w:pos="660"/>
              <w:tab w:val="right" w:leader="dot" w:pos="9350"/>
            </w:tabs>
            <w:rPr>
              <w:ins w:id="107" w:author="Sahin, Burak" w:date="2017-06-27T17:21:00Z"/>
              <w:noProof/>
            </w:rPr>
          </w:pPr>
          <w:ins w:id="108" w:author="Sahin, Burak" w:date="2017-06-27T17:21:00Z">
            <w:r w:rsidRPr="00FE62BE">
              <w:rPr>
                <w:rStyle w:val="Hyperlink"/>
                <w:noProof/>
              </w:rPr>
              <w:fldChar w:fldCharType="begin"/>
            </w:r>
            <w:r w:rsidRPr="00FE62BE">
              <w:rPr>
                <w:rStyle w:val="Hyperlink"/>
                <w:noProof/>
              </w:rPr>
              <w:instrText xml:space="preserve"> </w:instrText>
            </w:r>
            <w:r>
              <w:rPr>
                <w:noProof/>
              </w:rPr>
              <w:instrText>HYPERLINK \l "_Toc486347512"</w:instrText>
            </w:r>
            <w:r w:rsidRPr="00FE62BE">
              <w:rPr>
                <w:rStyle w:val="Hyperlink"/>
                <w:noProof/>
              </w:rPr>
              <w:instrText xml:space="preserve"> </w:instrText>
            </w:r>
            <w:r w:rsidRPr="00FE62BE">
              <w:rPr>
                <w:rStyle w:val="Hyperlink"/>
                <w:noProof/>
              </w:rPr>
            </w:r>
            <w:r w:rsidRPr="00FE62BE">
              <w:rPr>
                <w:rStyle w:val="Hyperlink"/>
                <w:noProof/>
              </w:rPr>
              <w:fldChar w:fldCharType="separate"/>
            </w:r>
            <w:r w:rsidRPr="00FE62BE">
              <w:rPr>
                <w:rStyle w:val="Hyperlink"/>
                <w:noProof/>
              </w:rPr>
              <w:t>12</w:t>
            </w:r>
            <w:r>
              <w:rPr>
                <w:noProof/>
              </w:rPr>
              <w:tab/>
            </w:r>
            <w:r w:rsidRPr="00FE62BE">
              <w:rPr>
                <w:rStyle w:val="Hyperlink"/>
                <w:noProof/>
              </w:rPr>
              <w:t>Appendix: Driver’s License Evidence Requirements</w:t>
            </w:r>
            <w:r>
              <w:rPr>
                <w:noProof/>
                <w:webHidden/>
              </w:rPr>
              <w:tab/>
            </w:r>
            <w:r>
              <w:rPr>
                <w:noProof/>
                <w:webHidden/>
              </w:rPr>
              <w:fldChar w:fldCharType="begin"/>
            </w:r>
            <w:r>
              <w:rPr>
                <w:noProof/>
                <w:webHidden/>
              </w:rPr>
              <w:instrText xml:space="preserve"> PAGEREF _Toc486347512 \h </w:instrText>
            </w:r>
            <w:r>
              <w:rPr>
                <w:noProof/>
                <w:webHidden/>
              </w:rPr>
            </w:r>
          </w:ins>
          <w:r>
            <w:rPr>
              <w:noProof/>
              <w:webHidden/>
            </w:rPr>
            <w:fldChar w:fldCharType="separate"/>
          </w:r>
          <w:ins w:id="109" w:author="Sahin, Burak" w:date="2017-06-27T17:21:00Z">
            <w:r>
              <w:rPr>
                <w:noProof/>
                <w:webHidden/>
              </w:rPr>
              <w:t>35</w:t>
            </w:r>
            <w:r>
              <w:rPr>
                <w:noProof/>
                <w:webHidden/>
              </w:rPr>
              <w:fldChar w:fldCharType="end"/>
            </w:r>
            <w:r w:rsidRPr="00FE62BE">
              <w:rPr>
                <w:rStyle w:val="Hyperlink"/>
                <w:noProof/>
              </w:rPr>
              <w:fldChar w:fldCharType="end"/>
            </w:r>
          </w:ins>
        </w:p>
        <w:p w14:paraId="056C40E5" w14:textId="77777777" w:rsidR="00DD334D" w:rsidDel="002B31C9" w:rsidRDefault="00DD334D">
          <w:pPr>
            <w:pStyle w:val="TOC1"/>
            <w:tabs>
              <w:tab w:val="left" w:pos="440"/>
              <w:tab w:val="right" w:leader="dot" w:pos="9350"/>
            </w:tabs>
            <w:rPr>
              <w:del w:id="110" w:author="Sahin, Burak" w:date="2017-03-30T17:04:00Z"/>
              <w:noProof/>
            </w:rPr>
          </w:pPr>
          <w:del w:id="111" w:author="Sahin, Burak" w:date="2017-03-30T17:04:00Z">
            <w:r w:rsidRPr="002B31C9" w:rsidDel="002B31C9">
              <w:rPr>
                <w:noProof/>
                <w:rPrChange w:id="112" w:author="Sahin, Burak" w:date="2017-03-30T17:04:00Z">
                  <w:rPr>
                    <w:rStyle w:val="Hyperlink"/>
                    <w:noProof/>
                  </w:rPr>
                </w:rPrChange>
              </w:rPr>
              <w:delText>1</w:delText>
            </w:r>
            <w:r w:rsidDel="002B31C9">
              <w:rPr>
                <w:noProof/>
              </w:rPr>
              <w:tab/>
            </w:r>
            <w:r w:rsidRPr="002B31C9" w:rsidDel="002B31C9">
              <w:rPr>
                <w:noProof/>
                <w:rPrChange w:id="113" w:author="Sahin, Burak" w:date="2017-03-30T17:04:00Z">
                  <w:rPr>
                    <w:rStyle w:val="Hyperlink"/>
                    <w:noProof/>
                  </w:rPr>
                </w:rPrChange>
              </w:rPr>
              <w:delText>Executive Summary</w:delText>
            </w:r>
            <w:r w:rsidDel="002B31C9">
              <w:rPr>
                <w:noProof/>
                <w:webHidden/>
              </w:rPr>
              <w:tab/>
              <w:delText>1</w:delText>
            </w:r>
          </w:del>
        </w:p>
        <w:p w14:paraId="25025634" w14:textId="77777777" w:rsidR="00DD334D" w:rsidDel="002B31C9" w:rsidRDefault="00DD334D">
          <w:pPr>
            <w:pStyle w:val="TOC1"/>
            <w:tabs>
              <w:tab w:val="left" w:pos="440"/>
              <w:tab w:val="right" w:leader="dot" w:pos="9350"/>
            </w:tabs>
            <w:rPr>
              <w:del w:id="114" w:author="Sahin, Burak" w:date="2017-03-30T17:04:00Z"/>
              <w:noProof/>
            </w:rPr>
          </w:pPr>
          <w:del w:id="115" w:author="Sahin, Burak" w:date="2017-03-30T17:04:00Z">
            <w:r w:rsidRPr="002B31C9" w:rsidDel="002B31C9">
              <w:rPr>
                <w:noProof/>
                <w:rPrChange w:id="116" w:author="Sahin, Burak" w:date="2017-03-30T17:04:00Z">
                  <w:rPr>
                    <w:rStyle w:val="Hyperlink"/>
                    <w:noProof/>
                  </w:rPr>
                </w:rPrChange>
              </w:rPr>
              <w:delText>2</w:delText>
            </w:r>
            <w:r w:rsidDel="002B31C9">
              <w:rPr>
                <w:noProof/>
              </w:rPr>
              <w:tab/>
            </w:r>
            <w:r w:rsidRPr="002B31C9" w:rsidDel="002B31C9">
              <w:rPr>
                <w:noProof/>
                <w:rPrChange w:id="117" w:author="Sahin, Burak" w:date="2017-03-30T17:04:00Z">
                  <w:rPr>
                    <w:rStyle w:val="Hyperlink"/>
                    <w:noProof/>
                  </w:rPr>
                </w:rPrChange>
              </w:rPr>
              <w:delText>Introduction</w:delText>
            </w:r>
            <w:r w:rsidDel="002B31C9">
              <w:rPr>
                <w:noProof/>
                <w:webHidden/>
              </w:rPr>
              <w:tab/>
              <w:delText>1</w:delText>
            </w:r>
          </w:del>
        </w:p>
        <w:p w14:paraId="65B1C787" w14:textId="77777777" w:rsidR="00DD334D" w:rsidDel="002B31C9" w:rsidRDefault="00DD334D">
          <w:pPr>
            <w:pStyle w:val="TOC2"/>
            <w:tabs>
              <w:tab w:val="left" w:pos="880"/>
              <w:tab w:val="right" w:leader="dot" w:pos="9350"/>
            </w:tabs>
            <w:rPr>
              <w:del w:id="118" w:author="Sahin, Burak" w:date="2017-03-30T17:04:00Z"/>
              <w:noProof/>
            </w:rPr>
          </w:pPr>
          <w:del w:id="119" w:author="Sahin, Burak" w:date="2017-03-30T17:04:00Z">
            <w:r w:rsidRPr="002B31C9" w:rsidDel="002B31C9">
              <w:rPr>
                <w:noProof/>
                <w:rPrChange w:id="120" w:author="Sahin, Burak" w:date="2017-03-30T17:04:00Z">
                  <w:rPr>
                    <w:rStyle w:val="Hyperlink"/>
                    <w:noProof/>
                  </w:rPr>
                </w:rPrChange>
              </w:rPr>
              <w:delText>2.1</w:delText>
            </w:r>
            <w:r w:rsidDel="002B31C9">
              <w:rPr>
                <w:noProof/>
              </w:rPr>
              <w:tab/>
            </w:r>
            <w:r w:rsidRPr="002B31C9" w:rsidDel="002B31C9">
              <w:rPr>
                <w:noProof/>
                <w:rPrChange w:id="121" w:author="Sahin, Burak" w:date="2017-03-30T17:04:00Z">
                  <w:rPr>
                    <w:rStyle w:val="Hyperlink"/>
                    <w:noProof/>
                  </w:rPr>
                </w:rPrChange>
              </w:rPr>
              <w:delText>Purpose</w:delText>
            </w:r>
            <w:r w:rsidDel="002B31C9">
              <w:rPr>
                <w:noProof/>
                <w:webHidden/>
              </w:rPr>
              <w:tab/>
              <w:delText>1</w:delText>
            </w:r>
          </w:del>
        </w:p>
        <w:p w14:paraId="7040808C" w14:textId="77777777" w:rsidR="00DD334D" w:rsidDel="002B31C9" w:rsidRDefault="00DD334D">
          <w:pPr>
            <w:pStyle w:val="TOC2"/>
            <w:tabs>
              <w:tab w:val="left" w:pos="880"/>
              <w:tab w:val="right" w:leader="dot" w:pos="9350"/>
            </w:tabs>
            <w:rPr>
              <w:del w:id="122" w:author="Sahin, Burak" w:date="2017-03-30T17:04:00Z"/>
              <w:noProof/>
            </w:rPr>
          </w:pPr>
          <w:del w:id="123" w:author="Sahin, Burak" w:date="2017-03-30T17:04:00Z">
            <w:r w:rsidRPr="002B31C9" w:rsidDel="002B31C9">
              <w:rPr>
                <w:noProof/>
                <w:rPrChange w:id="124" w:author="Sahin, Burak" w:date="2017-03-30T17:04:00Z">
                  <w:rPr>
                    <w:rStyle w:val="Hyperlink"/>
                    <w:noProof/>
                  </w:rPr>
                </w:rPrChange>
              </w:rPr>
              <w:delText>2.2</w:delText>
            </w:r>
            <w:r w:rsidDel="002B31C9">
              <w:rPr>
                <w:noProof/>
              </w:rPr>
              <w:tab/>
            </w:r>
            <w:r w:rsidRPr="002B31C9" w:rsidDel="002B31C9">
              <w:rPr>
                <w:noProof/>
                <w:rPrChange w:id="125" w:author="Sahin, Burak" w:date="2017-03-30T17:04:00Z">
                  <w:rPr>
                    <w:rStyle w:val="Hyperlink"/>
                    <w:noProof/>
                  </w:rPr>
                </w:rPrChange>
              </w:rPr>
              <w:delText>Identity Proofing</w:delText>
            </w:r>
            <w:r w:rsidDel="002B31C9">
              <w:rPr>
                <w:noProof/>
                <w:webHidden/>
              </w:rPr>
              <w:tab/>
              <w:delText>2</w:delText>
            </w:r>
          </w:del>
        </w:p>
        <w:p w14:paraId="75907A62" w14:textId="77777777" w:rsidR="00DD334D" w:rsidDel="002B31C9" w:rsidRDefault="00DD334D">
          <w:pPr>
            <w:pStyle w:val="TOC2"/>
            <w:tabs>
              <w:tab w:val="left" w:pos="880"/>
              <w:tab w:val="right" w:leader="dot" w:pos="9350"/>
            </w:tabs>
            <w:rPr>
              <w:del w:id="126" w:author="Sahin, Burak" w:date="2017-03-30T17:04:00Z"/>
              <w:noProof/>
            </w:rPr>
          </w:pPr>
          <w:del w:id="127" w:author="Sahin, Burak" w:date="2017-03-30T17:04:00Z">
            <w:r w:rsidRPr="002B31C9" w:rsidDel="002B31C9">
              <w:rPr>
                <w:noProof/>
                <w:rPrChange w:id="128" w:author="Sahin, Burak" w:date="2017-03-30T17:04:00Z">
                  <w:rPr>
                    <w:rStyle w:val="Hyperlink"/>
                    <w:noProof/>
                  </w:rPr>
                </w:rPrChange>
              </w:rPr>
              <w:delText>2.3</w:delText>
            </w:r>
            <w:r w:rsidDel="002B31C9">
              <w:rPr>
                <w:noProof/>
              </w:rPr>
              <w:tab/>
            </w:r>
            <w:r w:rsidRPr="002B31C9" w:rsidDel="002B31C9">
              <w:rPr>
                <w:noProof/>
                <w:rPrChange w:id="129" w:author="Sahin, Burak" w:date="2017-03-30T17:04:00Z">
                  <w:rPr>
                    <w:rStyle w:val="Hyperlink"/>
                    <w:noProof/>
                  </w:rPr>
                </w:rPrChange>
              </w:rPr>
              <w:delText>Identity Assurance Levels and Risk Management</w:delText>
            </w:r>
            <w:r w:rsidDel="002B31C9">
              <w:rPr>
                <w:noProof/>
                <w:webHidden/>
              </w:rPr>
              <w:tab/>
              <w:delText>3</w:delText>
            </w:r>
          </w:del>
        </w:p>
        <w:p w14:paraId="42B407CC" w14:textId="77777777" w:rsidR="00DD334D" w:rsidDel="002B31C9" w:rsidRDefault="00DD334D">
          <w:pPr>
            <w:pStyle w:val="TOC3"/>
            <w:tabs>
              <w:tab w:val="left" w:pos="1320"/>
              <w:tab w:val="right" w:leader="dot" w:pos="9350"/>
            </w:tabs>
            <w:rPr>
              <w:del w:id="130" w:author="Sahin, Burak" w:date="2017-03-30T17:04:00Z"/>
              <w:noProof/>
            </w:rPr>
          </w:pPr>
          <w:del w:id="131" w:author="Sahin, Burak" w:date="2017-03-30T17:04:00Z">
            <w:r w:rsidRPr="002B31C9" w:rsidDel="002B31C9">
              <w:rPr>
                <w:noProof/>
                <w:rPrChange w:id="132" w:author="Sahin, Burak" w:date="2017-03-30T17:04:00Z">
                  <w:rPr>
                    <w:rStyle w:val="Hyperlink"/>
                    <w:noProof/>
                  </w:rPr>
                </w:rPrChange>
              </w:rPr>
              <w:delText>2.3.1</w:delText>
            </w:r>
            <w:r w:rsidDel="002B31C9">
              <w:rPr>
                <w:noProof/>
              </w:rPr>
              <w:tab/>
            </w:r>
            <w:r w:rsidRPr="002B31C9" w:rsidDel="002B31C9">
              <w:rPr>
                <w:noProof/>
                <w:rPrChange w:id="133" w:author="Sahin, Burak" w:date="2017-03-30T17:04:00Z">
                  <w:rPr>
                    <w:rStyle w:val="Hyperlink"/>
                    <w:noProof/>
                  </w:rPr>
                </w:rPrChange>
              </w:rPr>
              <w:delText>Selecting an IAL</w:delText>
            </w:r>
            <w:r w:rsidDel="002B31C9">
              <w:rPr>
                <w:noProof/>
                <w:webHidden/>
              </w:rPr>
              <w:tab/>
              <w:delText>4</w:delText>
            </w:r>
          </w:del>
        </w:p>
        <w:p w14:paraId="0F9C033D" w14:textId="77777777" w:rsidR="00DD334D" w:rsidDel="002B31C9" w:rsidRDefault="00DD334D">
          <w:pPr>
            <w:pStyle w:val="TOC1"/>
            <w:tabs>
              <w:tab w:val="left" w:pos="440"/>
              <w:tab w:val="right" w:leader="dot" w:pos="9350"/>
            </w:tabs>
            <w:rPr>
              <w:del w:id="134" w:author="Sahin, Burak" w:date="2017-03-30T17:04:00Z"/>
              <w:noProof/>
            </w:rPr>
          </w:pPr>
          <w:del w:id="135" w:author="Sahin, Burak" w:date="2017-03-30T17:04:00Z">
            <w:r w:rsidRPr="002B31C9" w:rsidDel="002B31C9">
              <w:rPr>
                <w:noProof/>
                <w:rPrChange w:id="136" w:author="Sahin, Burak" w:date="2017-03-30T17:04:00Z">
                  <w:rPr>
                    <w:rStyle w:val="Hyperlink"/>
                    <w:noProof/>
                  </w:rPr>
                </w:rPrChange>
              </w:rPr>
              <w:delText>3</w:delText>
            </w:r>
            <w:r w:rsidDel="002B31C9">
              <w:rPr>
                <w:noProof/>
              </w:rPr>
              <w:tab/>
            </w:r>
            <w:r w:rsidRPr="002B31C9" w:rsidDel="002B31C9">
              <w:rPr>
                <w:noProof/>
                <w:rPrChange w:id="137" w:author="Sahin, Burak" w:date="2017-03-30T17:04:00Z">
                  <w:rPr>
                    <w:rStyle w:val="Hyperlink"/>
                    <w:noProof/>
                  </w:rPr>
                </w:rPrChange>
              </w:rPr>
              <w:delText>Enrollment</w:delText>
            </w:r>
            <w:r w:rsidDel="002B31C9">
              <w:rPr>
                <w:noProof/>
                <w:webHidden/>
              </w:rPr>
              <w:tab/>
              <w:delText>6</w:delText>
            </w:r>
          </w:del>
        </w:p>
        <w:p w14:paraId="6F3504BD" w14:textId="77777777" w:rsidR="00DD334D" w:rsidDel="002B31C9" w:rsidRDefault="00DD334D">
          <w:pPr>
            <w:pStyle w:val="TOC2"/>
            <w:tabs>
              <w:tab w:val="left" w:pos="880"/>
              <w:tab w:val="right" w:leader="dot" w:pos="9350"/>
            </w:tabs>
            <w:rPr>
              <w:del w:id="138" w:author="Sahin, Burak" w:date="2017-03-30T17:04:00Z"/>
              <w:noProof/>
            </w:rPr>
          </w:pPr>
          <w:del w:id="139" w:author="Sahin, Burak" w:date="2017-03-30T17:04:00Z">
            <w:r w:rsidRPr="002B31C9" w:rsidDel="002B31C9">
              <w:rPr>
                <w:noProof/>
                <w:rPrChange w:id="140" w:author="Sahin, Burak" w:date="2017-03-30T17:04:00Z">
                  <w:rPr>
                    <w:rStyle w:val="Hyperlink"/>
                    <w:noProof/>
                  </w:rPr>
                </w:rPrChange>
              </w:rPr>
              <w:delText>3.1</w:delText>
            </w:r>
            <w:r w:rsidDel="002B31C9">
              <w:rPr>
                <w:noProof/>
              </w:rPr>
              <w:tab/>
            </w:r>
            <w:r w:rsidRPr="002B31C9" w:rsidDel="002B31C9">
              <w:rPr>
                <w:noProof/>
                <w:rPrChange w:id="141" w:author="Sahin, Burak" w:date="2017-03-30T17:04:00Z">
                  <w:rPr>
                    <w:rStyle w:val="Hyperlink"/>
                    <w:noProof/>
                  </w:rPr>
                </w:rPrChange>
              </w:rPr>
              <w:delText>Collection Techniques</w:delText>
            </w:r>
            <w:r w:rsidDel="002B31C9">
              <w:rPr>
                <w:noProof/>
                <w:webHidden/>
              </w:rPr>
              <w:tab/>
              <w:delText>6</w:delText>
            </w:r>
          </w:del>
        </w:p>
        <w:p w14:paraId="6003AEBC" w14:textId="77777777" w:rsidR="00DD334D" w:rsidDel="002B31C9" w:rsidRDefault="00DD334D">
          <w:pPr>
            <w:pStyle w:val="TOC3"/>
            <w:tabs>
              <w:tab w:val="left" w:pos="1320"/>
              <w:tab w:val="right" w:leader="dot" w:pos="9350"/>
            </w:tabs>
            <w:rPr>
              <w:del w:id="142" w:author="Sahin, Burak" w:date="2017-03-30T17:04:00Z"/>
              <w:noProof/>
            </w:rPr>
          </w:pPr>
          <w:del w:id="143" w:author="Sahin, Burak" w:date="2017-03-30T17:04:00Z">
            <w:r w:rsidRPr="002B31C9" w:rsidDel="002B31C9">
              <w:rPr>
                <w:noProof/>
                <w:rPrChange w:id="144" w:author="Sahin, Burak" w:date="2017-03-30T17:04:00Z">
                  <w:rPr>
                    <w:rStyle w:val="Hyperlink"/>
                    <w:noProof/>
                  </w:rPr>
                </w:rPrChange>
              </w:rPr>
              <w:delText>3.1.1</w:delText>
            </w:r>
            <w:r w:rsidDel="002B31C9">
              <w:rPr>
                <w:noProof/>
              </w:rPr>
              <w:tab/>
            </w:r>
            <w:r w:rsidRPr="002B31C9" w:rsidDel="002B31C9">
              <w:rPr>
                <w:noProof/>
                <w:rPrChange w:id="145" w:author="Sahin, Burak" w:date="2017-03-30T17:04:00Z">
                  <w:rPr>
                    <w:rStyle w:val="Hyperlink"/>
                    <w:noProof/>
                  </w:rPr>
                </w:rPrChange>
              </w:rPr>
              <w:delText>Digital</w:delText>
            </w:r>
            <w:r w:rsidDel="002B31C9">
              <w:rPr>
                <w:noProof/>
                <w:webHidden/>
              </w:rPr>
              <w:tab/>
              <w:delText>7</w:delText>
            </w:r>
          </w:del>
        </w:p>
        <w:p w14:paraId="085347AE" w14:textId="77777777" w:rsidR="00DD334D" w:rsidDel="002B31C9" w:rsidRDefault="00DD334D">
          <w:pPr>
            <w:pStyle w:val="TOC3"/>
            <w:tabs>
              <w:tab w:val="left" w:pos="1320"/>
              <w:tab w:val="right" w:leader="dot" w:pos="9350"/>
            </w:tabs>
            <w:rPr>
              <w:del w:id="146" w:author="Sahin, Burak" w:date="2017-03-30T17:04:00Z"/>
              <w:noProof/>
            </w:rPr>
          </w:pPr>
          <w:del w:id="147" w:author="Sahin, Burak" w:date="2017-03-30T17:04:00Z">
            <w:r w:rsidRPr="002B31C9" w:rsidDel="002B31C9">
              <w:rPr>
                <w:noProof/>
                <w:rPrChange w:id="148" w:author="Sahin, Burak" w:date="2017-03-30T17:04:00Z">
                  <w:rPr>
                    <w:rStyle w:val="Hyperlink"/>
                    <w:noProof/>
                  </w:rPr>
                </w:rPrChange>
              </w:rPr>
              <w:delText>3.1.2</w:delText>
            </w:r>
            <w:r w:rsidDel="002B31C9">
              <w:rPr>
                <w:noProof/>
              </w:rPr>
              <w:tab/>
            </w:r>
            <w:r w:rsidRPr="002B31C9" w:rsidDel="002B31C9">
              <w:rPr>
                <w:noProof/>
                <w:rPrChange w:id="149" w:author="Sahin, Burak" w:date="2017-03-30T17:04:00Z">
                  <w:rPr>
                    <w:rStyle w:val="Hyperlink"/>
                    <w:noProof/>
                  </w:rPr>
                </w:rPrChange>
              </w:rPr>
              <w:delText>In-Person</w:delText>
            </w:r>
            <w:r w:rsidDel="002B31C9">
              <w:rPr>
                <w:noProof/>
                <w:webHidden/>
              </w:rPr>
              <w:tab/>
              <w:delText>7</w:delText>
            </w:r>
          </w:del>
        </w:p>
        <w:p w14:paraId="7DF18878" w14:textId="77777777" w:rsidR="00DD334D" w:rsidDel="002B31C9" w:rsidRDefault="00DD334D">
          <w:pPr>
            <w:pStyle w:val="TOC3"/>
            <w:tabs>
              <w:tab w:val="left" w:pos="1320"/>
              <w:tab w:val="right" w:leader="dot" w:pos="9350"/>
            </w:tabs>
            <w:rPr>
              <w:del w:id="150" w:author="Sahin, Burak" w:date="2017-03-30T17:04:00Z"/>
              <w:noProof/>
            </w:rPr>
          </w:pPr>
          <w:del w:id="151" w:author="Sahin, Burak" w:date="2017-03-30T17:04:00Z">
            <w:r w:rsidRPr="002B31C9" w:rsidDel="002B31C9">
              <w:rPr>
                <w:noProof/>
                <w:rPrChange w:id="152" w:author="Sahin, Burak" w:date="2017-03-30T17:04:00Z">
                  <w:rPr>
                    <w:rStyle w:val="Hyperlink"/>
                    <w:noProof/>
                  </w:rPr>
                </w:rPrChange>
              </w:rPr>
              <w:delText>3.1.3</w:delText>
            </w:r>
            <w:r w:rsidDel="002B31C9">
              <w:rPr>
                <w:noProof/>
              </w:rPr>
              <w:tab/>
            </w:r>
            <w:r w:rsidRPr="002B31C9" w:rsidDel="002B31C9">
              <w:rPr>
                <w:noProof/>
                <w:rPrChange w:id="153" w:author="Sahin, Burak" w:date="2017-03-30T17:04:00Z">
                  <w:rPr>
                    <w:rStyle w:val="Hyperlink"/>
                    <w:noProof/>
                  </w:rPr>
                </w:rPrChange>
              </w:rPr>
              <w:delText>Paper form</w:delText>
            </w:r>
            <w:r w:rsidDel="002B31C9">
              <w:rPr>
                <w:noProof/>
                <w:webHidden/>
              </w:rPr>
              <w:tab/>
              <w:delText>7</w:delText>
            </w:r>
          </w:del>
        </w:p>
        <w:p w14:paraId="360D4E84" w14:textId="77777777" w:rsidR="00DD334D" w:rsidDel="002B31C9" w:rsidRDefault="00DD334D">
          <w:pPr>
            <w:pStyle w:val="TOC3"/>
            <w:tabs>
              <w:tab w:val="left" w:pos="1320"/>
              <w:tab w:val="right" w:leader="dot" w:pos="9350"/>
            </w:tabs>
            <w:rPr>
              <w:del w:id="154" w:author="Sahin, Burak" w:date="2017-03-30T17:04:00Z"/>
              <w:noProof/>
            </w:rPr>
          </w:pPr>
          <w:del w:id="155" w:author="Sahin, Burak" w:date="2017-03-30T17:04:00Z">
            <w:r w:rsidRPr="002B31C9" w:rsidDel="002B31C9">
              <w:rPr>
                <w:noProof/>
                <w:rPrChange w:id="156" w:author="Sahin, Burak" w:date="2017-03-30T17:04:00Z">
                  <w:rPr>
                    <w:rStyle w:val="Hyperlink"/>
                    <w:noProof/>
                  </w:rPr>
                </w:rPrChange>
              </w:rPr>
              <w:delText>3.1.4</w:delText>
            </w:r>
            <w:r w:rsidDel="002B31C9">
              <w:rPr>
                <w:noProof/>
              </w:rPr>
              <w:tab/>
            </w:r>
            <w:r w:rsidRPr="002B31C9" w:rsidDel="002B31C9">
              <w:rPr>
                <w:noProof/>
                <w:rPrChange w:id="157" w:author="Sahin, Burak" w:date="2017-03-30T17:04:00Z">
                  <w:rPr>
                    <w:rStyle w:val="Hyperlink"/>
                    <w:noProof/>
                  </w:rPr>
                </w:rPrChange>
              </w:rPr>
              <w:delText>UX Considerations</w:delText>
            </w:r>
            <w:r w:rsidDel="002B31C9">
              <w:rPr>
                <w:noProof/>
                <w:webHidden/>
              </w:rPr>
              <w:tab/>
              <w:delText>7</w:delText>
            </w:r>
          </w:del>
        </w:p>
        <w:p w14:paraId="3789FF96" w14:textId="77777777" w:rsidR="00DD334D" w:rsidDel="002B31C9" w:rsidRDefault="00DD334D">
          <w:pPr>
            <w:pStyle w:val="TOC1"/>
            <w:tabs>
              <w:tab w:val="left" w:pos="440"/>
              <w:tab w:val="right" w:leader="dot" w:pos="9350"/>
            </w:tabs>
            <w:rPr>
              <w:del w:id="158" w:author="Sahin, Burak" w:date="2017-03-30T17:04:00Z"/>
              <w:noProof/>
            </w:rPr>
          </w:pPr>
          <w:del w:id="159" w:author="Sahin, Burak" w:date="2017-03-30T17:04:00Z">
            <w:r w:rsidRPr="002B31C9" w:rsidDel="002B31C9">
              <w:rPr>
                <w:noProof/>
                <w:rPrChange w:id="160" w:author="Sahin, Burak" w:date="2017-03-30T17:04:00Z">
                  <w:rPr>
                    <w:rStyle w:val="Hyperlink"/>
                    <w:noProof/>
                  </w:rPr>
                </w:rPrChange>
              </w:rPr>
              <w:delText>4</w:delText>
            </w:r>
            <w:r w:rsidDel="002B31C9">
              <w:rPr>
                <w:noProof/>
              </w:rPr>
              <w:tab/>
            </w:r>
            <w:r w:rsidRPr="002B31C9" w:rsidDel="002B31C9">
              <w:rPr>
                <w:noProof/>
                <w:rPrChange w:id="161" w:author="Sahin, Burak" w:date="2017-03-30T17:04:00Z">
                  <w:rPr>
                    <w:rStyle w:val="Hyperlink"/>
                    <w:noProof/>
                  </w:rPr>
                </w:rPrChange>
              </w:rPr>
              <w:delText>Resolution</w:delText>
            </w:r>
            <w:r w:rsidDel="002B31C9">
              <w:rPr>
                <w:noProof/>
                <w:webHidden/>
              </w:rPr>
              <w:tab/>
              <w:delText>7</w:delText>
            </w:r>
          </w:del>
        </w:p>
        <w:p w14:paraId="441EEAF8" w14:textId="77777777" w:rsidR="00DD334D" w:rsidDel="002B31C9" w:rsidRDefault="00DD334D">
          <w:pPr>
            <w:pStyle w:val="TOC2"/>
            <w:tabs>
              <w:tab w:val="left" w:pos="880"/>
              <w:tab w:val="right" w:leader="dot" w:pos="9350"/>
            </w:tabs>
            <w:rPr>
              <w:del w:id="162" w:author="Sahin, Burak" w:date="2017-03-30T17:04:00Z"/>
              <w:noProof/>
            </w:rPr>
          </w:pPr>
          <w:del w:id="163" w:author="Sahin, Burak" w:date="2017-03-30T17:04:00Z">
            <w:r w:rsidRPr="002B31C9" w:rsidDel="002B31C9">
              <w:rPr>
                <w:noProof/>
                <w:rPrChange w:id="164" w:author="Sahin, Burak" w:date="2017-03-30T17:04:00Z">
                  <w:rPr>
                    <w:rStyle w:val="Hyperlink"/>
                    <w:noProof/>
                  </w:rPr>
                </w:rPrChange>
              </w:rPr>
              <w:delText>4.1</w:delText>
            </w:r>
            <w:r w:rsidDel="002B31C9">
              <w:rPr>
                <w:noProof/>
              </w:rPr>
              <w:tab/>
            </w:r>
            <w:r w:rsidRPr="002B31C9" w:rsidDel="002B31C9">
              <w:rPr>
                <w:noProof/>
                <w:rPrChange w:id="165" w:author="Sahin, Burak" w:date="2017-03-30T17:04:00Z">
                  <w:rPr>
                    <w:rStyle w:val="Hyperlink"/>
                    <w:noProof/>
                  </w:rPr>
                </w:rPrChange>
              </w:rPr>
              <w:delText>Matching Algorithms</w:delText>
            </w:r>
            <w:r w:rsidDel="002B31C9">
              <w:rPr>
                <w:noProof/>
                <w:webHidden/>
              </w:rPr>
              <w:tab/>
              <w:delText>8</w:delText>
            </w:r>
          </w:del>
        </w:p>
        <w:p w14:paraId="7128FEE3" w14:textId="77777777" w:rsidR="00DD334D" w:rsidDel="002B31C9" w:rsidRDefault="00DD334D">
          <w:pPr>
            <w:pStyle w:val="TOC2"/>
            <w:tabs>
              <w:tab w:val="left" w:pos="880"/>
              <w:tab w:val="right" w:leader="dot" w:pos="9350"/>
            </w:tabs>
            <w:rPr>
              <w:del w:id="166" w:author="Sahin, Burak" w:date="2017-03-30T17:04:00Z"/>
              <w:noProof/>
            </w:rPr>
          </w:pPr>
          <w:del w:id="167" w:author="Sahin, Burak" w:date="2017-03-30T17:04:00Z">
            <w:r w:rsidRPr="002B31C9" w:rsidDel="002B31C9">
              <w:rPr>
                <w:noProof/>
                <w:rPrChange w:id="168" w:author="Sahin, Burak" w:date="2017-03-30T17:04:00Z">
                  <w:rPr>
                    <w:rStyle w:val="Hyperlink"/>
                    <w:noProof/>
                  </w:rPr>
                </w:rPrChange>
              </w:rPr>
              <w:delText>4.2</w:delText>
            </w:r>
            <w:r w:rsidDel="002B31C9">
              <w:rPr>
                <w:noProof/>
              </w:rPr>
              <w:tab/>
            </w:r>
            <w:r w:rsidRPr="002B31C9" w:rsidDel="002B31C9">
              <w:rPr>
                <w:noProof/>
                <w:rPrChange w:id="169" w:author="Sahin, Burak" w:date="2017-03-30T17:04:00Z">
                  <w:rPr>
                    <w:rStyle w:val="Hyperlink"/>
                    <w:noProof/>
                  </w:rPr>
                </w:rPrChange>
              </w:rPr>
              <w:delText>KBV</w:delText>
            </w:r>
            <w:r w:rsidDel="002B31C9">
              <w:rPr>
                <w:noProof/>
                <w:webHidden/>
              </w:rPr>
              <w:tab/>
              <w:delText>8</w:delText>
            </w:r>
          </w:del>
        </w:p>
        <w:p w14:paraId="4CC73FA7" w14:textId="77777777" w:rsidR="00DD334D" w:rsidDel="002B31C9" w:rsidRDefault="00DD334D">
          <w:pPr>
            <w:pStyle w:val="TOC1"/>
            <w:tabs>
              <w:tab w:val="left" w:pos="440"/>
              <w:tab w:val="right" w:leader="dot" w:pos="9350"/>
            </w:tabs>
            <w:rPr>
              <w:del w:id="170" w:author="Sahin, Burak" w:date="2017-03-30T17:04:00Z"/>
              <w:noProof/>
            </w:rPr>
          </w:pPr>
          <w:del w:id="171" w:author="Sahin, Burak" w:date="2017-03-30T17:04:00Z">
            <w:r w:rsidRPr="002B31C9" w:rsidDel="002B31C9">
              <w:rPr>
                <w:noProof/>
                <w:rPrChange w:id="172" w:author="Sahin, Burak" w:date="2017-03-30T17:04:00Z">
                  <w:rPr>
                    <w:rStyle w:val="Hyperlink"/>
                    <w:noProof/>
                  </w:rPr>
                </w:rPrChange>
              </w:rPr>
              <w:delText>5</w:delText>
            </w:r>
            <w:r w:rsidDel="002B31C9">
              <w:rPr>
                <w:noProof/>
              </w:rPr>
              <w:tab/>
            </w:r>
            <w:r w:rsidRPr="002B31C9" w:rsidDel="002B31C9">
              <w:rPr>
                <w:noProof/>
                <w:rPrChange w:id="173" w:author="Sahin, Burak" w:date="2017-03-30T17:04:00Z">
                  <w:rPr>
                    <w:rStyle w:val="Hyperlink"/>
                    <w:noProof/>
                  </w:rPr>
                </w:rPrChange>
              </w:rPr>
              <w:delText>Validation</w:delText>
            </w:r>
            <w:r w:rsidDel="002B31C9">
              <w:rPr>
                <w:noProof/>
                <w:webHidden/>
              </w:rPr>
              <w:tab/>
              <w:delText>8</w:delText>
            </w:r>
          </w:del>
        </w:p>
        <w:p w14:paraId="12E1C6CF" w14:textId="77777777" w:rsidR="00DD334D" w:rsidDel="002B31C9" w:rsidRDefault="00DD334D">
          <w:pPr>
            <w:pStyle w:val="TOC2"/>
            <w:tabs>
              <w:tab w:val="left" w:pos="880"/>
              <w:tab w:val="right" w:leader="dot" w:pos="9350"/>
            </w:tabs>
            <w:rPr>
              <w:del w:id="174" w:author="Sahin, Burak" w:date="2017-03-30T17:04:00Z"/>
              <w:noProof/>
            </w:rPr>
          </w:pPr>
          <w:del w:id="175" w:author="Sahin, Burak" w:date="2017-03-30T17:04:00Z">
            <w:r w:rsidRPr="002B31C9" w:rsidDel="002B31C9">
              <w:rPr>
                <w:noProof/>
                <w:rPrChange w:id="176" w:author="Sahin, Burak" w:date="2017-03-30T17:04:00Z">
                  <w:rPr>
                    <w:rStyle w:val="Hyperlink"/>
                    <w:noProof/>
                  </w:rPr>
                </w:rPrChange>
              </w:rPr>
              <w:delText>5.1</w:delText>
            </w:r>
            <w:r w:rsidDel="002B31C9">
              <w:rPr>
                <w:noProof/>
              </w:rPr>
              <w:tab/>
            </w:r>
            <w:r w:rsidRPr="002B31C9" w:rsidDel="002B31C9">
              <w:rPr>
                <w:noProof/>
                <w:rPrChange w:id="177" w:author="Sahin, Burak" w:date="2017-03-30T17:04:00Z">
                  <w:rPr>
                    <w:rStyle w:val="Hyperlink"/>
                    <w:noProof/>
                  </w:rPr>
                </w:rPrChange>
              </w:rPr>
              <w:delText>Determine the Necessary Evidence</w:delText>
            </w:r>
            <w:r w:rsidDel="002B31C9">
              <w:rPr>
                <w:noProof/>
                <w:webHidden/>
              </w:rPr>
              <w:tab/>
              <w:delText>9</w:delText>
            </w:r>
          </w:del>
        </w:p>
        <w:p w14:paraId="7A949E34" w14:textId="77777777" w:rsidR="00DD334D" w:rsidDel="002B31C9" w:rsidRDefault="00DD334D">
          <w:pPr>
            <w:pStyle w:val="TOC3"/>
            <w:tabs>
              <w:tab w:val="left" w:pos="1320"/>
              <w:tab w:val="right" w:leader="dot" w:pos="9350"/>
            </w:tabs>
            <w:rPr>
              <w:del w:id="178" w:author="Sahin, Burak" w:date="2017-03-30T17:04:00Z"/>
              <w:noProof/>
            </w:rPr>
          </w:pPr>
          <w:del w:id="179" w:author="Sahin, Burak" w:date="2017-03-30T17:04:00Z">
            <w:r w:rsidRPr="002B31C9" w:rsidDel="002B31C9">
              <w:rPr>
                <w:noProof/>
                <w:rPrChange w:id="180" w:author="Sahin, Burak" w:date="2017-03-30T17:04:00Z">
                  <w:rPr>
                    <w:rStyle w:val="Hyperlink"/>
                    <w:noProof/>
                  </w:rPr>
                </w:rPrChange>
              </w:rPr>
              <w:delText>5.1.1</w:delText>
            </w:r>
            <w:r w:rsidDel="002B31C9">
              <w:rPr>
                <w:noProof/>
              </w:rPr>
              <w:tab/>
            </w:r>
            <w:r w:rsidRPr="002B31C9" w:rsidDel="002B31C9">
              <w:rPr>
                <w:noProof/>
                <w:rPrChange w:id="181" w:author="Sahin, Burak" w:date="2017-03-30T17:04:00Z">
                  <w:rPr>
                    <w:rStyle w:val="Hyperlink"/>
                    <w:noProof/>
                  </w:rPr>
                </w:rPrChange>
              </w:rPr>
              <w:delText>Types of evidence</w:delText>
            </w:r>
            <w:r w:rsidDel="002B31C9">
              <w:rPr>
                <w:noProof/>
                <w:webHidden/>
              </w:rPr>
              <w:tab/>
              <w:delText>9</w:delText>
            </w:r>
          </w:del>
        </w:p>
        <w:p w14:paraId="32863B22" w14:textId="77777777" w:rsidR="00DD334D" w:rsidDel="002B31C9" w:rsidRDefault="00DD334D">
          <w:pPr>
            <w:pStyle w:val="TOC2"/>
            <w:tabs>
              <w:tab w:val="left" w:pos="880"/>
              <w:tab w:val="right" w:leader="dot" w:pos="9350"/>
            </w:tabs>
            <w:rPr>
              <w:del w:id="182" w:author="Sahin, Burak" w:date="2017-03-30T17:04:00Z"/>
              <w:noProof/>
            </w:rPr>
          </w:pPr>
          <w:del w:id="183" w:author="Sahin, Burak" w:date="2017-03-30T17:04:00Z">
            <w:r w:rsidRPr="002B31C9" w:rsidDel="002B31C9">
              <w:rPr>
                <w:noProof/>
                <w:rPrChange w:id="184" w:author="Sahin, Burak" w:date="2017-03-30T17:04:00Z">
                  <w:rPr>
                    <w:rStyle w:val="Hyperlink"/>
                    <w:noProof/>
                  </w:rPr>
                </w:rPrChange>
              </w:rPr>
              <w:delText>5.2</w:delText>
            </w:r>
            <w:r w:rsidDel="002B31C9">
              <w:rPr>
                <w:noProof/>
              </w:rPr>
              <w:tab/>
            </w:r>
            <w:r w:rsidRPr="002B31C9" w:rsidDel="002B31C9">
              <w:rPr>
                <w:noProof/>
                <w:rPrChange w:id="185" w:author="Sahin, Burak" w:date="2017-03-30T17:04:00Z">
                  <w:rPr>
                    <w:rStyle w:val="Hyperlink"/>
                    <w:noProof/>
                  </w:rPr>
                </w:rPrChange>
              </w:rPr>
              <w:delText>Techniques for collection</w:delText>
            </w:r>
            <w:r w:rsidDel="002B31C9">
              <w:rPr>
                <w:noProof/>
                <w:webHidden/>
              </w:rPr>
              <w:tab/>
              <w:delText>11</w:delText>
            </w:r>
          </w:del>
        </w:p>
        <w:p w14:paraId="62976622" w14:textId="77777777" w:rsidR="00DD334D" w:rsidDel="002B31C9" w:rsidRDefault="00DD334D">
          <w:pPr>
            <w:pStyle w:val="TOC3"/>
            <w:tabs>
              <w:tab w:val="left" w:pos="1320"/>
              <w:tab w:val="right" w:leader="dot" w:pos="9350"/>
            </w:tabs>
            <w:rPr>
              <w:del w:id="186" w:author="Sahin, Burak" w:date="2017-03-30T17:04:00Z"/>
              <w:noProof/>
            </w:rPr>
          </w:pPr>
          <w:del w:id="187" w:author="Sahin, Burak" w:date="2017-03-30T17:04:00Z">
            <w:r w:rsidRPr="002B31C9" w:rsidDel="002B31C9">
              <w:rPr>
                <w:noProof/>
                <w:rPrChange w:id="188" w:author="Sahin, Burak" w:date="2017-03-30T17:04:00Z">
                  <w:rPr>
                    <w:rStyle w:val="Hyperlink"/>
                    <w:noProof/>
                  </w:rPr>
                </w:rPrChange>
              </w:rPr>
              <w:delText>5.2.1</w:delText>
            </w:r>
            <w:r w:rsidDel="002B31C9">
              <w:rPr>
                <w:noProof/>
              </w:rPr>
              <w:tab/>
            </w:r>
            <w:r w:rsidRPr="002B31C9" w:rsidDel="002B31C9">
              <w:rPr>
                <w:noProof/>
                <w:rPrChange w:id="189" w:author="Sahin, Burak" w:date="2017-03-30T17:04:00Z">
                  <w:rPr>
                    <w:rStyle w:val="Hyperlink"/>
                    <w:noProof/>
                  </w:rPr>
                </w:rPrChange>
              </w:rPr>
              <w:delText>In-Person Collection</w:delText>
            </w:r>
            <w:r w:rsidDel="002B31C9">
              <w:rPr>
                <w:noProof/>
                <w:webHidden/>
              </w:rPr>
              <w:tab/>
              <w:delText>11</w:delText>
            </w:r>
          </w:del>
        </w:p>
        <w:p w14:paraId="65361DEF" w14:textId="77777777" w:rsidR="00DD334D" w:rsidDel="002B31C9" w:rsidRDefault="00DD334D">
          <w:pPr>
            <w:pStyle w:val="TOC3"/>
            <w:tabs>
              <w:tab w:val="left" w:pos="1320"/>
              <w:tab w:val="right" w:leader="dot" w:pos="9350"/>
            </w:tabs>
            <w:rPr>
              <w:del w:id="190" w:author="Sahin, Burak" w:date="2017-03-30T17:04:00Z"/>
              <w:noProof/>
            </w:rPr>
          </w:pPr>
          <w:del w:id="191" w:author="Sahin, Burak" w:date="2017-03-30T17:04:00Z">
            <w:r w:rsidRPr="002B31C9" w:rsidDel="002B31C9">
              <w:rPr>
                <w:noProof/>
                <w:rPrChange w:id="192" w:author="Sahin, Burak" w:date="2017-03-30T17:04:00Z">
                  <w:rPr>
                    <w:rStyle w:val="Hyperlink"/>
                    <w:noProof/>
                  </w:rPr>
                </w:rPrChange>
              </w:rPr>
              <w:delText>5.2.2</w:delText>
            </w:r>
            <w:r w:rsidDel="002B31C9">
              <w:rPr>
                <w:noProof/>
              </w:rPr>
              <w:tab/>
            </w:r>
            <w:r w:rsidRPr="002B31C9" w:rsidDel="002B31C9">
              <w:rPr>
                <w:noProof/>
                <w:rPrChange w:id="193" w:author="Sahin, Burak" w:date="2017-03-30T17:04:00Z">
                  <w:rPr>
                    <w:rStyle w:val="Hyperlink"/>
                    <w:noProof/>
                  </w:rPr>
                </w:rPrChange>
              </w:rPr>
              <w:delText>Remote Collection</w:delText>
            </w:r>
            <w:r w:rsidDel="002B31C9">
              <w:rPr>
                <w:noProof/>
                <w:webHidden/>
              </w:rPr>
              <w:tab/>
              <w:delText>12</w:delText>
            </w:r>
          </w:del>
        </w:p>
        <w:p w14:paraId="68275621" w14:textId="77777777" w:rsidR="00DD334D" w:rsidDel="002B31C9" w:rsidRDefault="00DD334D">
          <w:pPr>
            <w:pStyle w:val="TOC2"/>
            <w:tabs>
              <w:tab w:val="left" w:pos="880"/>
              <w:tab w:val="right" w:leader="dot" w:pos="9350"/>
            </w:tabs>
            <w:rPr>
              <w:del w:id="194" w:author="Sahin, Burak" w:date="2017-03-30T17:04:00Z"/>
              <w:noProof/>
            </w:rPr>
          </w:pPr>
          <w:del w:id="195" w:author="Sahin, Burak" w:date="2017-03-30T17:04:00Z">
            <w:r w:rsidRPr="002B31C9" w:rsidDel="002B31C9">
              <w:rPr>
                <w:noProof/>
                <w:rPrChange w:id="196" w:author="Sahin, Burak" w:date="2017-03-30T17:04:00Z">
                  <w:rPr>
                    <w:rStyle w:val="Hyperlink"/>
                    <w:noProof/>
                  </w:rPr>
                </w:rPrChange>
              </w:rPr>
              <w:delText>5.3</w:delText>
            </w:r>
            <w:r w:rsidDel="002B31C9">
              <w:rPr>
                <w:noProof/>
              </w:rPr>
              <w:tab/>
            </w:r>
            <w:r w:rsidRPr="002B31C9" w:rsidDel="002B31C9">
              <w:rPr>
                <w:noProof/>
                <w:rPrChange w:id="197" w:author="Sahin, Burak" w:date="2017-03-30T17:04:00Z">
                  <w:rPr>
                    <w:rStyle w:val="Hyperlink"/>
                    <w:noProof/>
                  </w:rPr>
                </w:rPrChange>
              </w:rPr>
              <w:delText>Validation Techniques</w:delText>
            </w:r>
            <w:r w:rsidDel="002B31C9">
              <w:rPr>
                <w:noProof/>
                <w:webHidden/>
              </w:rPr>
              <w:tab/>
              <w:delText>12</w:delText>
            </w:r>
          </w:del>
        </w:p>
        <w:p w14:paraId="482016F1" w14:textId="77777777" w:rsidR="00DD334D" w:rsidDel="002B31C9" w:rsidRDefault="00DD334D">
          <w:pPr>
            <w:pStyle w:val="TOC2"/>
            <w:tabs>
              <w:tab w:val="left" w:pos="880"/>
              <w:tab w:val="right" w:leader="dot" w:pos="9350"/>
            </w:tabs>
            <w:rPr>
              <w:del w:id="198" w:author="Sahin, Burak" w:date="2017-03-30T17:04:00Z"/>
              <w:noProof/>
            </w:rPr>
          </w:pPr>
          <w:del w:id="199" w:author="Sahin, Burak" w:date="2017-03-30T17:04:00Z">
            <w:r w:rsidRPr="002B31C9" w:rsidDel="002B31C9">
              <w:rPr>
                <w:noProof/>
                <w:rPrChange w:id="200" w:author="Sahin, Burak" w:date="2017-03-30T17:04:00Z">
                  <w:rPr>
                    <w:rStyle w:val="Hyperlink"/>
                    <w:noProof/>
                  </w:rPr>
                </w:rPrChange>
              </w:rPr>
              <w:delText>5.4</w:delText>
            </w:r>
            <w:r w:rsidDel="002B31C9">
              <w:rPr>
                <w:noProof/>
              </w:rPr>
              <w:tab/>
            </w:r>
            <w:r w:rsidRPr="002B31C9" w:rsidDel="002B31C9">
              <w:rPr>
                <w:noProof/>
                <w:rPrChange w:id="201" w:author="Sahin, Burak" w:date="2017-03-30T17:04:00Z">
                  <w:rPr>
                    <w:rStyle w:val="Hyperlink"/>
                    <w:noProof/>
                  </w:rPr>
                </w:rPrChange>
              </w:rPr>
              <w:delText>Training</w:delText>
            </w:r>
            <w:r w:rsidDel="002B31C9">
              <w:rPr>
                <w:noProof/>
                <w:webHidden/>
              </w:rPr>
              <w:tab/>
              <w:delText>12</w:delText>
            </w:r>
          </w:del>
        </w:p>
        <w:p w14:paraId="121CE50F" w14:textId="77777777" w:rsidR="00DD334D" w:rsidDel="002B31C9" w:rsidRDefault="00DD334D">
          <w:pPr>
            <w:pStyle w:val="TOC1"/>
            <w:tabs>
              <w:tab w:val="left" w:pos="440"/>
              <w:tab w:val="right" w:leader="dot" w:pos="9350"/>
            </w:tabs>
            <w:rPr>
              <w:del w:id="202" w:author="Sahin, Burak" w:date="2017-03-30T17:04:00Z"/>
              <w:noProof/>
            </w:rPr>
          </w:pPr>
          <w:del w:id="203" w:author="Sahin, Burak" w:date="2017-03-30T17:04:00Z">
            <w:r w:rsidRPr="002B31C9" w:rsidDel="002B31C9">
              <w:rPr>
                <w:noProof/>
                <w:rPrChange w:id="204" w:author="Sahin, Burak" w:date="2017-03-30T17:04:00Z">
                  <w:rPr>
                    <w:rStyle w:val="Hyperlink"/>
                    <w:noProof/>
                  </w:rPr>
                </w:rPrChange>
              </w:rPr>
              <w:delText>6</w:delText>
            </w:r>
            <w:r w:rsidDel="002B31C9">
              <w:rPr>
                <w:noProof/>
              </w:rPr>
              <w:tab/>
            </w:r>
            <w:r w:rsidRPr="002B31C9" w:rsidDel="002B31C9">
              <w:rPr>
                <w:noProof/>
                <w:rPrChange w:id="205" w:author="Sahin, Burak" w:date="2017-03-30T17:04:00Z">
                  <w:rPr>
                    <w:rStyle w:val="Hyperlink"/>
                    <w:noProof/>
                  </w:rPr>
                </w:rPrChange>
              </w:rPr>
              <w:delText>Verification</w:delText>
            </w:r>
            <w:r w:rsidDel="002B31C9">
              <w:rPr>
                <w:noProof/>
                <w:webHidden/>
              </w:rPr>
              <w:tab/>
              <w:delText>12</w:delText>
            </w:r>
          </w:del>
        </w:p>
        <w:p w14:paraId="798C2B31" w14:textId="77777777" w:rsidR="00DD334D" w:rsidDel="002B31C9" w:rsidRDefault="00DD334D">
          <w:pPr>
            <w:pStyle w:val="TOC2"/>
            <w:tabs>
              <w:tab w:val="left" w:pos="880"/>
              <w:tab w:val="right" w:leader="dot" w:pos="9350"/>
            </w:tabs>
            <w:rPr>
              <w:del w:id="206" w:author="Sahin, Burak" w:date="2017-03-30T17:04:00Z"/>
              <w:noProof/>
            </w:rPr>
          </w:pPr>
          <w:del w:id="207" w:author="Sahin, Burak" w:date="2017-03-30T17:04:00Z">
            <w:r w:rsidRPr="002B31C9" w:rsidDel="002B31C9">
              <w:rPr>
                <w:noProof/>
                <w:rPrChange w:id="208" w:author="Sahin, Burak" w:date="2017-03-30T17:04:00Z">
                  <w:rPr>
                    <w:rStyle w:val="Hyperlink"/>
                    <w:noProof/>
                  </w:rPr>
                </w:rPrChange>
              </w:rPr>
              <w:delText>6.1</w:delText>
            </w:r>
            <w:r w:rsidDel="002B31C9">
              <w:rPr>
                <w:noProof/>
              </w:rPr>
              <w:tab/>
            </w:r>
            <w:r w:rsidRPr="002B31C9" w:rsidDel="002B31C9">
              <w:rPr>
                <w:noProof/>
                <w:rPrChange w:id="209" w:author="Sahin, Burak" w:date="2017-03-30T17:04:00Z">
                  <w:rPr>
                    <w:rStyle w:val="Hyperlink"/>
                    <w:noProof/>
                  </w:rPr>
                </w:rPrChange>
              </w:rPr>
              <w:delText>Evaluation of evidence verification</w:delText>
            </w:r>
            <w:r w:rsidDel="002B31C9">
              <w:rPr>
                <w:noProof/>
                <w:webHidden/>
              </w:rPr>
              <w:tab/>
              <w:delText>12</w:delText>
            </w:r>
          </w:del>
        </w:p>
        <w:p w14:paraId="1161E03A" w14:textId="77777777" w:rsidR="00DD334D" w:rsidDel="002B31C9" w:rsidRDefault="00DD334D">
          <w:pPr>
            <w:pStyle w:val="TOC2"/>
            <w:tabs>
              <w:tab w:val="left" w:pos="880"/>
              <w:tab w:val="right" w:leader="dot" w:pos="9350"/>
            </w:tabs>
            <w:rPr>
              <w:del w:id="210" w:author="Sahin, Burak" w:date="2017-03-30T17:04:00Z"/>
              <w:noProof/>
            </w:rPr>
          </w:pPr>
          <w:del w:id="211" w:author="Sahin, Burak" w:date="2017-03-30T17:04:00Z">
            <w:r w:rsidRPr="002B31C9" w:rsidDel="002B31C9">
              <w:rPr>
                <w:noProof/>
                <w:rPrChange w:id="212" w:author="Sahin, Burak" w:date="2017-03-30T17:04:00Z">
                  <w:rPr>
                    <w:rStyle w:val="Hyperlink"/>
                    <w:noProof/>
                  </w:rPr>
                </w:rPrChange>
              </w:rPr>
              <w:delText>6.2</w:delText>
            </w:r>
            <w:r w:rsidDel="002B31C9">
              <w:rPr>
                <w:noProof/>
              </w:rPr>
              <w:tab/>
            </w:r>
            <w:r w:rsidRPr="002B31C9" w:rsidDel="002B31C9">
              <w:rPr>
                <w:noProof/>
                <w:rPrChange w:id="213" w:author="Sahin, Burak" w:date="2017-03-30T17:04:00Z">
                  <w:rPr>
                    <w:rStyle w:val="Hyperlink"/>
                    <w:noProof/>
                  </w:rPr>
                </w:rPrChange>
              </w:rPr>
              <w:delText>KBV</w:delText>
            </w:r>
            <w:r w:rsidDel="002B31C9">
              <w:rPr>
                <w:noProof/>
                <w:webHidden/>
              </w:rPr>
              <w:tab/>
              <w:delText>13</w:delText>
            </w:r>
          </w:del>
        </w:p>
        <w:p w14:paraId="72E3DA6C" w14:textId="77777777" w:rsidR="00DD334D" w:rsidDel="002B31C9" w:rsidRDefault="00DD334D">
          <w:pPr>
            <w:pStyle w:val="TOC2"/>
            <w:tabs>
              <w:tab w:val="left" w:pos="880"/>
              <w:tab w:val="right" w:leader="dot" w:pos="9350"/>
            </w:tabs>
            <w:rPr>
              <w:del w:id="214" w:author="Sahin, Burak" w:date="2017-03-30T17:04:00Z"/>
              <w:noProof/>
            </w:rPr>
          </w:pPr>
          <w:del w:id="215" w:author="Sahin, Burak" w:date="2017-03-30T17:04:00Z">
            <w:r w:rsidRPr="002B31C9" w:rsidDel="002B31C9">
              <w:rPr>
                <w:noProof/>
                <w:rPrChange w:id="216" w:author="Sahin, Burak" w:date="2017-03-30T17:04:00Z">
                  <w:rPr>
                    <w:rStyle w:val="Hyperlink"/>
                    <w:noProof/>
                  </w:rPr>
                </w:rPrChange>
              </w:rPr>
              <w:delText>6.3</w:delText>
            </w:r>
            <w:r w:rsidDel="002B31C9">
              <w:rPr>
                <w:noProof/>
              </w:rPr>
              <w:tab/>
            </w:r>
            <w:r w:rsidRPr="002B31C9" w:rsidDel="002B31C9">
              <w:rPr>
                <w:noProof/>
                <w:rPrChange w:id="217" w:author="Sahin, Burak" w:date="2017-03-30T17:04:00Z">
                  <w:rPr>
                    <w:rStyle w:val="Hyperlink"/>
                    <w:noProof/>
                  </w:rPr>
                </w:rPrChange>
              </w:rPr>
              <w:delText>Biometric capture</w:delText>
            </w:r>
            <w:r w:rsidDel="002B31C9">
              <w:rPr>
                <w:noProof/>
                <w:webHidden/>
              </w:rPr>
              <w:tab/>
              <w:delText>13</w:delText>
            </w:r>
          </w:del>
        </w:p>
        <w:p w14:paraId="2A3F5AC5" w14:textId="77777777" w:rsidR="00DD334D" w:rsidDel="002B31C9" w:rsidRDefault="00DD334D">
          <w:pPr>
            <w:pStyle w:val="TOC2"/>
            <w:tabs>
              <w:tab w:val="left" w:pos="880"/>
              <w:tab w:val="right" w:leader="dot" w:pos="9350"/>
            </w:tabs>
            <w:rPr>
              <w:del w:id="218" w:author="Sahin, Burak" w:date="2017-03-30T17:04:00Z"/>
              <w:noProof/>
            </w:rPr>
          </w:pPr>
          <w:del w:id="219" w:author="Sahin, Burak" w:date="2017-03-30T17:04:00Z">
            <w:r w:rsidRPr="002B31C9" w:rsidDel="002B31C9">
              <w:rPr>
                <w:noProof/>
                <w:rPrChange w:id="220" w:author="Sahin, Burak" w:date="2017-03-30T17:04:00Z">
                  <w:rPr>
                    <w:rStyle w:val="Hyperlink"/>
                    <w:noProof/>
                  </w:rPr>
                </w:rPrChange>
              </w:rPr>
              <w:delText>6.4</w:delText>
            </w:r>
            <w:r w:rsidDel="002B31C9">
              <w:rPr>
                <w:noProof/>
              </w:rPr>
              <w:tab/>
            </w:r>
            <w:r w:rsidRPr="002B31C9" w:rsidDel="002B31C9">
              <w:rPr>
                <w:noProof/>
                <w:rPrChange w:id="221" w:author="Sahin, Burak" w:date="2017-03-30T17:04:00Z">
                  <w:rPr>
                    <w:rStyle w:val="Hyperlink"/>
                    <w:noProof/>
                  </w:rPr>
                </w:rPrChange>
              </w:rPr>
              <w:delText>Address Confirmation</w:delText>
            </w:r>
            <w:r w:rsidDel="002B31C9">
              <w:rPr>
                <w:noProof/>
                <w:webHidden/>
              </w:rPr>
              <w:tab/>
              <w:delText>13</w:delText>
            </w:r>
          </w:del>
        </w:p>
        <w:p w14:paraId="5B8A0305" w14:textId="77777777" w:rsidR="00DD334D" w:rsidDel="002B31C9" w:rsidRDefault="00DD334D">
          <w:pPr>
            <w:pStyle w:val="TOC2"/>
            <w:tabs>
              <w:tab w:val="left" w:pos="880"/>
              <w:tab w:val="right" w:leader="dot" w:pos="9350"/>
            </w:tabs>
            <w:rPr>
              <w:del w:id="222" w:author="Sahin, Burak" w:date="2017-03-30T17:04:00Z"/>
              <w:noProof/>
            </w:rPr>
          </w:pPr>
          <w:del w:id="223" w:author="Sahin, Burak" w:date="2017-03-30T17:04:00Z">
            <w:r w:rsidRPr="002B31C9" w:rsidDel="002B31C9">
              <w:rPr>
                <w:noProof/>
                <w:rPrChange w:id="224" w:author="Sahin, Burak" w:date="2017-03-30T17:04:00Z">
                  <w:rPr>
                    <w:rStyle w:val="Hyperlink"/>
                    <w:noProof/>
                  </w:rPr>
                </w:rPrChange>
              </w:rPr>
              <w:delText>6.5</w:delText>
            </w:r>
            <w:r w:rsidDel="002B31C9">
              <w:rPr>
                <w:noProof/>
              </w:rPr>
              <w:tab/>
            </w:r>
            <w:r w:rsidRPr="002B31C9" w:rsidDel="002B31C9">
              <w:rPr>
                <w:noProof/>
                <w:rPrChange w:id="225" w:author="Sahin, Burak" w:date="2017-03-30T17:04:00Z">
                  <w:rPr>
                    <w:rStyle w:val="Hyperlink"/>
                    <w:noProof/>
                  </w:rPr>
                </w:rPrChange>
              </w:rPr>
              <w:delText>Training</w:delText>
            </w:r>
            <w:r w:rsidDel="002B31C9">
              <w:rPr>
                <w:noProof/>
                <w:webHidden/>
              </w:rPr>
              <w:tab/>
              <w:delText>13</w:delText>
            </w:r>
          </w:del>
        </w:p>
        <w:p w14:paraId="58A2AD48" w14:textId="77777777" w:rsidR="00DD334D" w:rsidDel="002B31C9" w:rsidRDefault="00DD334D">
          <w:pPr>
            <w:pStyle w:val="TOC2"/>
            <w:tabs>
              <w:tab w:val="left" w:pos="880"/>
              <w:tab w:val="right" w:leader="dot" w:pos="9350"/>
            </w:tabs>
            <w:rPr>
              <w:del w:id="226" w:author="Sahin, Burak" w:date="2017-03-30T17:04:00Z"/>
              <w:noProof/>
            </w:rPr>
          </w:pPr>
          <w:del w:id="227" w:author="Sahin, Burak" w:date="2017-03-30T17:04:00Z">
            <w:r w:rsidRPr="002B31C9" w:rsidDel="002B31C9">
              <w:rPr>
                <w:noProof/>
                <w:rPrChange w:id="228" w:author="Sahin, Burak" w:date="2017-03-30T17:04:00Z">
                  <w:rPr>
                    <w:rStyle w:val="Hyperlink"/>
                    <w:noProof/>
                  </w:rPr>
                </w:rPrChange>
              </w:rPr>
              <w:delText>6.6</w:delText>
            </w:r>
            <w:r w:rsidDel="002B31C9">
              <w:rPr>
                <w:noProof/>
              </w:rPr>
              <w:tab/>
            </w:r>
            <w:r w:rsidRPr="002B31C9" w:rsidDel="002B31C9">
              <w:rPr>
                <w:noProof/>
                <w:rPrChange w:id="229" w:author="Sahin, Burak" w:date="2017-03-30T17:04:00Z">
                  <w:rPr>
                    <w:rStyle w:val="Hyperlink"/>
                    <w:noProof/>
                  </w:rPr>
                </w:rPrChange>
              </w:rPr>
              <w:delText>Leveraging Antecedent Proofing Events</w:delText>
            </w:r>
            <w:r w:rsidDel="002B31C9">
              <w:rPr>
                <w:noProof/>
                <w:webHidden/>
              </w:rPr>
              <w:tab/>
              <w:delText>13</w:delText>
            </w:r>
          </w:del>
        </w:p>
        <w:p w14:paraId="73DE9485" w14:textId="77777777" w:rsidR="00DD334D" w:rsidDel="002B31C9" w:rsidRDefault="00DD334D">
          <w:pPr>
            <w:pStyle w:val="TOC2"/>
            <w:tabs>
              <w:tab w:val="left" w:pos="880"/>
              <w:tab w:val="right" w:leader="dot" w:pos="9350"/>
            </w:tabs>
            <w:rPr>
              <w:del w:id="230" w:author="Sahin, Burak" w:date="2017-03-30T17:04:00Z"/>
              <w:noProof/>
            </w:rPr>
          </w:pPr>
          <w:del w:id="231" w:author="Sahin, Burak" w:date="2017-03-30T17:04:00Z">
            <w:r w:rsidRPr="002B31C9" w:rsidDel="002B31C9">
              <w:rPr>
                <w:noProof/>
                <w:rPrChange w:id="232" w:author="Sahin, Burak" w:date="2017-03-30T17:04:00Z">
                  <w:rPr>
                    <w:rStyle w:val="Hyperlink"/>
                    <w:noProof/>
                  </w:rPr>
                </w:rPrChange>
              </w:rPr>
              <w:delText>6.7</w:delText>
            </w:r>
            <w:r w:rsidDel="002B31C9">
              <w:rPr>
                <w:noProof/>
              </w:rPr>
              <w:tab/>
            </w:r>
            <w:r w:rsidRPr="002B31C9" w:rsidDel="002B31C9">
              <w:rPr>
                <w:noProof/>
                <w:rPrChange w:id="233" w:author="Sahin, Burak" w:date="2017-03-30T17:04:00Z">
                  <w:rPr>
                    <w:rStyle w:val="Hyperlink"/>
                    <w:noProof/>
                  </w:rPr>
                </w:rPrChange>
              </w:rPr>
              <w:delText>Trusted Referee</w:delText>
            </w:r>
            <w:r w:rsidDel="002B31C9">
              <w:rPr>
                <w:noProof/>
                <w:webHidden/>
              </w:rPr>
              <w:tab/>
              <w:delText>13</w:delText>
            </w:r>
          </w:del>
        </w:p>
        <w:p w14:paraId="3CF4ABB3" w14:textId="77777777" w:rsidR="00DD334D" w:rsidDel="002B31C9" w:rsidRDefault="00DD334D">
          <w:pPr>
            <w:pStyle w:val="TOC1"/>
            <w:tabs>
              <w:tab w:val="left" w:pos="440"/>
              <w:tab w:val="right" w:leader="dot" w:pos="9350"/>
            </w:tabs>
            <w:rPr>
              <w:del w:id="234" w:author="Sahin, Burak" w:date="2017-03-30T17:04:00Z"/>
              <w:noProof/>
            </w:rPr>
          </w:pPr>
          <w:del w:id="235" w:author="Sahin, Burak" w:date="2017-03-30T17:04:00Z">
            <w:r w:rsidRPr="002B31C9" w:rsidDel="002B31C9">
              <w:rPr>
                <w:noProof/>
                <w:rPrChange w:id="236" w:author="Sahin, Burak" w:date="2017-03-30T17:04:00Z">
                  <w:rPr>
                    <w:rStyle w:val="Hyperlink"/>
                    <w:noProof/>
                  </w:rPr>
                </w:rPrChange>
              </w:rPr>
              <w:delText>7</w:delText>
            </w:r>
            <w:r w:rsidDel="002B31C9">
              <w:rPr>
                <w:noProof/>
              </w:rPr>
              <w:tab/>
            </w:r>
            <w:r w:rsidRPr="002B31C9" w:rsidDel="002B31C9">
              <w:rPr>
                <w:noProof/>
                <w:rPrChange w:id="237" w:author="Sahin, Burak" w:date="2017-03-30T17:04:00Z">
                  <w:rPr>
                    <w:rStyle w:val="Hyperlink"/>
                    <w:noProof/>
                  </w:rPr>
                </w:rPrChange>
              </w:rPr>
              <w:delText>Counter Fraud</w:delText>
            </w:r>
            <w:r w:rsidDel="002B31C9">
              <w:rPr>
                <w:noProof/>
                <w:webHidden/>
              </w:rPr>
              <w:tab/>
              <w:delText>14</w:delText>
            </w:r>
          </w:del>
        </w:p>
        <w:p w14:paraId="116BD5C3" w14:textId="77777777" w:rsidR="00DD334D" w:rsidDel="002B31C9" w:rsidRDefault="00DD334D">
          <w:pPr>
            <w:pStyle w:val="TOC1"/>
            <w:tabs>
              <w:tab w:val="left" w:pos="440"/>
              <w:tab w:val="right" w:leader="dot" w:pos="9350"/>
            </w:tabs>
            <w:rPr>
              <w:del w:id="238" w:author="Sahin, Burak" w:date="2017-03-30T17:04:00Z"/>
              <w:noProof/>
            </w:rPr>
          </w:pPr>
          <w:del w:id="239" w:author="Sahin, Burak" w:date="2017-03-30T17:04:00Z">
            <w:r w:rsidRPr="002B31C9" w:rsidDel="002B31C9">
              <w:rPr>
                <w:noProof/>
                <w:rPrChange w:id="240" w:author="Sahin, Burak" w:date="2017-03-30T17:04:00Z">
                  <w:rPr>
                    <w:rStyle w:val="Hyperlink"/>
                    <w:noProof/>
                  </w:rPr>
                </w:rPrChange>
              </w:rPr>
              <w:delText>8</w:delText>
            </w:r>
            <w:r w:rsidDel="002B31C9">
              <w:rPr>
                <w:noProof/>
              </w:rPr>
              <w:tab/>
            </w:r>
            <w:r w:rsidRPr="002B31C9" w:rsidDel="002B31C9">
              <w:rPr>
                <w:noProof/>
                <w:rPrChange w:id="241" w:author="Sahin, Burak" w:date="2017-03-30T17:04:00Z">
                  <w:rPr>
                    <w:rStyle w:val="Hyperlink"/>
                    <w:noProof/>
                  </w:rPr>
                </w:rPrChange>
              </w:rPr>
              <w:delText>Exceptions</w:delText>
            </w:r>
            <w:r w:rsidDel="002B31C9">
              <w:rPr>
                <w:noProof/>
                <w:webHidden/>
              </w:rPr>
              <w:tab/>
              <w:delText>14</w:delText>
            </w:r>
          </w:del>
        </w:p>
        <w:p w14:paraId="70F4443F" w14:textId="77777777" w:rsidR="00DD334D" w:rsidDel="002B31C9" w:rsidRDefault="00DD334D">
          <w:pPr>
            <w:pStyle w:val="TOC2"/>
            <w:tabs>
              <w:tab w:val="left" w:pos="880"/>
              <w:tab w:val="right" w:leader="dot" w:pos="9350"/>
            </w:tabs>
            <w:rPr>
              <w:del w:id="242" w:author="Sahin, Burak" w:date="2017-03-30T17:04:00Z"/>
              <w:noProof/>
            </w:rPr>
          </w:pPr>
          <w:del w:id="243" w:author="Sahin, Burak" w:date="2017-03-30T17:04:00Z">
            <w:r w:rsidRPr="002B31C9" w:rsidDel="002B31C9">
              <w:rPr>
                <w:noProof/>
                <w:rPrChange w:id="244" w:author="Sahin, Burak" w:date="2017-03-30T17:04:00Z">
                  <w:rPr>
                    <w:rStyle w:val="Hyperlink"/>
                    <w:noProof/>
                  </w:rPr>
                </w:rPrChange>
              </w:rPr>
              <w:delText>8.1</w:delText>
            </w:r>
            <w:r w:rsidDel="002B31C9">
              <w:rPr>
                <w:noProof/>
              </w:rPr>
              <w:tab/>
            </w:r>
            <w:r w:rsidRPr="002B31C9" w:rsidDel="002B31C9">
              <w:rPr>
                <w:noProof/>
                <w:rPrChange w:id="245" w:author="Sahin, Burak" w:date="2017-03-30T17:04:00Z">
                  <w:rPr>
                    <w:rStyle w:val="Hyperlink"/>
                    <w:noProof/>
                  </w:rPr>
                </w:rPrChange>
              </w:rPr>
              <w:delText>Identity Proofing of Foreign Individuals</w:delText>
            </w:r>
            <w:r w:rsidDel="002B31C9">
              <w:rPr>
                <w:noProof/>
                <w:webHidden/>
              </w:rPr>
              <w:tab/>
              <w:delText>14</w:delText>
            </w:r>
          </w:del>
        </w:p>
        <w:p w14:paraId="65EB1DBE" w14:textId="77777777" w:rsidR="00DD334D" w:rsidDel="002B31C9" w:rsidRDefault="00DD334D">
          <w:pPr>
            <w:pStyle w:val="TOC2"/>
            <w:tabs>
              <w:tab w:val="left" w:pos="880"/>
              <w:tab w:val="right" w:leader="dot" w:pos="9350"/>
            </w:tabs>
            <w:rPr>
              <w:del w:id="246" w:author="Sahin, Burak" w:date="2017-03-30T17:04:00Z"/>
              <w:noProof/>
            </w:rPr>
          </w:pPr>
          <w:del w:id="247" w:author="Sahin, Burak" w:date="2017-03-30T17:04:00Z">
            <w:r w:rsidRPr="002B31C9" w:rsidDel="002B31C9">
              <w:rPr>
                <w:noProof/>
                <w:rPrChange w:id="248" w:author="Sahin, Burak" w:date="2017-03-30T17:04:00Z">
                  <w:rPr>
                    <w:rStyle w:val="Hyperlink"/>
                    <w:noProof/>
                  </w:rPr>
                </w:rPrChange>
              </w:rPr>
              <w:delText>8.2</w:delText>
            </w:r>
            <w:r w:rsidDel="002B31C9">
              <w:rPr>
                <w:noProof/>
              </w:rPr>
              <w:tab/>
            </w:r>
            <w:r w:rsidRPr="002B31C9" w:rsidDel="002B31C9">
              <w:rPr>
                <w:noProof/>
                <w:rPrChange w:id="249" w:author="Sahin, Burak" w:date="2017-03-30T17:04:00Z">
                  <w:rPr>
                    <w:rStyle w:val="Hyperlink"/>
                    <w:noProof/>
                  </w:rPr>
                </w:rPrChange>
              </w:rPr>
              <w:delText>Identity Proofing of Individuals with No Permanent Address</w:delText>
            </w:r>
            <w:r w:rsidDel="002B31C9">
              <w:rPr>
                <w:noProof/>
                <w:webHidden/>
              </w:rPr>
              <w:tab/>
              <w:delText>14</w:delText>
            </w:r>
          </w:del>
        </w:p>
        <w:p w14:paraId="58EA79EF" w14:textId="77777777" w:rsidR="001A448E" w:rsidRDefault="00DD334D">
          <w:pPr>
            <w:pStyle w:val="TOCHeading"/>
            <w:rPr>
              <w:ins w:id="250" w:author="Sahin, Burak" w:date="2017-03-31T13:55:00Z"/>
            </w:rPr>
            <w:pPrChange w:id="251" w:author="Sahin, Burak" w:date="2017-03-31T13:55:00Z">
              <w:pPr/>
            </w:pPrChange>
          </w:pPr>
          <w:r>
            <w:rPr>
              <w:b/>
              <w:bCs/>
              <w:noProof/>
            </w:rPr>
            <w:fldChar w:fldCharType="end"/>
          </w:r>
        </w:p>
        <w:p w14:paraId="0E14BCD4" w14:textId="1495FBD3" w:rsidR="00DD334D" w:rsidDel="00513F08" w:rsidRDefault="00B22746">
          <w:pPr>
            <w:rPr>
              <w:del w:id="252" w:author="Sahin, Burak" w:date="2017-03-31T13:41:00Z"/>
            </w:rPr>
          </w:pPr>
        </w:p>
      </w:sdtContent>
    </w:sdt>
    <w:p w14:paraId="61C01534" w14:textId="20FA5910" w:rsidR="00DD334D" w:rsidRDefault="00DD334D">
      <w:pPr>
        <w:rPr>
          <w:rFonts w:asciiTheme="majorHAnsi" w:eastAsiaTheme="majorEastAsia" w:hAnsiTheme="majorHAnsi" w:cstheme="majorBidi"/>
          <w:b/>
          <w:bCs/>
          <w:smallCaps/>
          <w:color w:val="000000" w:themeColor="text1"/>
          <w:sz w:val="36"/>
          <w:szCs w:val="36"/>
        </w:rPr>
      </w:pPr>
    </w:p>
    <w:p w14:paraId="34ABC72D" w14:textId="4A941225" w:rsidR="00DD334D" w:rsidRDefault="00DD334D">
      <w:pPr>
        <w:rPr>
          <w:rFonts w:asciiTheme="majorHAnsi" w:eastAsiaTheme="majorEastAsia" w:hAnsiTheme="majorHAnsi" w:cstheme="majorBidi"/>
          <w:b/>
          <w:bCs/>
          <w:smallCaps/>
          <w:color w:val="000000" w:themeColor="text1"/>
          <w:sz w:val="36"/>
          <w:szCs w:val="36"/>
        </w:rPr>
      </w:pPr>
      <w:r>
        <w:br w:type="page"/>
      </w:r>
    </w:p>
    <w:p w14:paraId="783047C9" w14:textId="41D8C935" w:rsidR="00AE493D" w:rsidRDefault="00AE493D" w:rsidP="00AE493D">
      <w:pPr>
        <w:pStyle w:val="Heading1"/>
      </w:pPr>
      <w:bookmarkStart w:id="253" w:name="_Toc486347399"/>
      <w:r>
        <w:lastRenderedPageBreak/>
        <w:t>Executive Summary</w:t>
      </w:r>
      <w:bookmarkEnd w:id="253"/>
    </w:p>
    <w:p w14:paraId="6F3EEC78" w14:textId="7407B03D" w:rsidR="00AE493D" w:rsidRPr="00521076" w:rsidRDefault="00B542AE" w:rsidP="00AE493D">
      <w:r>
        <w:t>Place Holder</w:t>
      </w:r>
    </w:p>
    <w:p w14:paraId="5EDA5432" w14:textId="78DCF9F9" w:rsidR="006745D4" w:rsidRDefault="006745D4" w:rsidP="00AE493D">
      <w:pPr>
        <w:pStyle w:val="Heading1"/>
      </w:pPr>
      <w:bookmarkStart w:id="254" w:name="_Toc486347400"/>
      <w:r>
        <w:t>Introduction</w:t>
      </w:r>
      <w:bookmarkEnd w:id="254"/>
    </w:p>
    <w:p w14:paraId="5C029A93" w14:textId="77777777" w:rsidR="00AE493D" w:rsidRDefault="00AE493D" w:rsidP="0053684B">
      <w:pPr>
        <w:pStyle w:val="Heading2"/>
      </w:pPr>
      <w:bookmarkStart w:id="255" w:name="_Toc486347401"/>
      <w:r>
        <w:t>Purpose</w:t>
      </w:r>
      <w:bookmarkEnd w:id="255"/>
    </w:p>
    <w:p w14:paraId="4C8D45A9" w14:textId="77777777" w:rsidR="003D5FDB" w:rsidRDefault="00BE42AF" w:rsidP="00AE493D">
      <w:pPr>
        <w:rPr>
          <w:ins w:id="256" w:author="Sahin, Burak" w:date="2017-03-29T14:27:00Z"/>
        </w:rPr>
      </w:pPr>
      <w:r>
        <w:t>NIST Special Publication 800-</w:t>
      </w:r>
      <w:r w:rsidR="00AE493D" w:rsidRPr="00521076">
        <w:t>63</w:t>
      </w:r>
      <w:r>
        <w:t xml:space="preserve">-A Digital Authentication Guideline: Enrollment and Identity Proofing (SP 800-63 or NIST SP 800-63A) provides detailed requirements </w:t>
      </w:r>
      <w:ins w:id="257" w:author="Sahin, Burak" w:date="2017-03-29T14:26:00Z">
        <w:r w:rsidR="003D5FDB">
          <w:t xml:space="preserve">for enrollment and identity proofing of individuals </w:t>
        </w:r>
      </w:ins>
      <w:r w:rsidR="004F0336">
        <w:t>with</w:t>
      </w:r>
      <w:r>
        <w:t xml:space="preserve"> which federal identity management syste</w:t>
      </w:r>
      <w:r w:rsidR="004A5227">
        <w:t>ms are expected to comply.</w:t>
      </w:r>
    </w:p>
    <w:p w14:paraId="66D3785B" w14:textId="6AC19CE2" w:rsidR="004A5227" w:rsidRDefault="003D5FDB" w:rsidP="00AE493D">
      <w:ins w:id="258" w:author="Sahin, Burak" w:date="2017-03-29T14:29:00Z">
        <w:r>
          <w:t xml:space="preserve">In this document we seek to provide </w:t>
        </w:r>
      </w:ins>
      <w:del w:id="259" w:author="Sahin, Burak" w:date="2017-03-29T14:27:00Z">
        <w:r w:rsidR="004A5227" w:rsidDel="003D5FDB">
          <w:delText xml:space="preserve"> </w:delText>
        </w:r>
      </w:del>
      <w:del w:id="260" w:author="Sahin, Burak" w:date="2017-03-29T14:28:00Z">
        <w:r w:rsidR="004A5227" w:rsidDel="003D5FDB">
          <w:delText>T</w:delText>
        </w:r>
        <w:r w:rsidR="00AE493D" w:rsidRPr="00521076" w:rsidDel="003D5FDB">
          <w:delText>his</w:delText>
        </w:r>
        <w:r w:rsidR="00AE493D" w:rsidDel="003D5FDB">
          <w:delText xml:space="preserve"> document</w:delText>
        </w:r>
        <w:r w:rsidR="004A5227" w:rsidDel="003D5FDB">
          <w:delText>, however,</w:delText>
        </w:r>
      </w:del>
      <w:del w:id="261" w:author="Sahin, Burak" w:date="2017-03-29T14:17:00Z">
        <w:r w:rsidR="004A5227" w:rsidDel="00F11EC1">
          <w:delText xml:space="preserve"> </w:delText>
        </w:r>
      </w:del>
      <w:del w:id="262" w:author="Sahin, Burak" w:date="2017-03-29T14:28:00Z">
        <w:r w:rsidR="00AE493D" w:rsidRPr="00521076" w:rsidDel="003D5FDB">
          <w:delText xml:space="preserve"> </w:delText>
        </w:r>
        <w:r w:rsidR="004A5227" w:rsidDel="003D5FDB">
          <w:delText xml:space="preserve">provides </w:delText>
        </w:r>
      </w:del>
      <w:proofErr w:type="spellStart"/>
      <w:ins w:id="263" w:author="Sahin, Burak" w:date="2017-03-29T14:28:00Z">
        <w:r>
          <w:t>I</w:t>
        </w:r>
      </w:ins>
      <w:r w:rsidR="004A5227">
        <w:t>guidance</w:t>
      </w:r>
      <w:proofErr w:type="spellEnd"/>
      <w:r w:rsidR="004A5227">
        <w:t xml:space="preserve"> </w:t>
      </w:r>
      <w:del w:id="264" w:author="Sahin, Burak" w:date="2017-03-29T14:42:00Z">
        <w:r w:rsidR="004A5227" w:rsidDel="00787A9B">
          <w:delText xml:space="preserve">for </w:delText>
        </w:r>
      </w:del>
      <w:ins w:id="265" w:author="Sahin, Burak" w:date="2017-03-29T14:42:00Z">
        <w:r w:rsidR="00787A9B">
          <w:t xml:space="preserve">to </w:t>
        </w:r>
      </w:ins>
      <w:r w:rsidR="004A5227">
        <w:t xml:space="preserve">agencies and service providers on how to design, build, and deploy identity management systems which are aligned with the requirements contained in NIST SP 800-63A. </w:t>
      </w:r>
      <w:ins w:id="266" w:author="Sahin, Burak" w:date="2017-03-29T14:42:00Z">
        <w:r w:rsidR="00787A9B">
          <w:t>This guide</w:t>
        </w:r>
      </w:ins>
      <w:del w:id="267" w:author="Sahin, Burak" w:date="2017-03-29T14:42:00Z">
        <w:r w:rsidR="004A5227" w:rsidDel="00787A9B">
          <w:delText>It</w:delText>
        </w:r>
      </w:del>
      <w:r w:rsidR="004A5227">
        <w:t xml:space="preserve"> leverages real world examples and illustrative cases to provide practical and actionable guidance to readers. It is complemented by the following additional implementation guides, which</w:t>
      </w:r>
      <w:ins w:id="268" w:author="Sahin, Burak" w:date="2017-03-29T14:42:00Z">
        <w:r w:rsidR="00787A9B">
          <w:t>,</w:t>
        </w:r>
      </w:ins>
      <w:r w:rsidR="004A5227">
        <w:t xml:space="preserve"> taken in their entirety</w:t>
      </w:r>
      <w:r w:rsidR="00BE4553">
        <w:t>,</w:t>
      </w:r>
      <w:r w:rsidR="004A5227">
        <w:t xml:space="preserve"> provide an end-to-end vision for Federal Identity and Access Management Solutions:</w:t>
      </w:r>
    </w:p>
    <w:p w14:paraId="64873FA6" w14:textId="77777777" w:rsidR="004A5227" w:rsidRDefault="004A5227" w:rsidP="0053684B">
      <w:pPr>
        <w:pStyle w:val="ListParagraph"/>
        <w:numPr>
          <w:ilvl w:val="0"/>
          <w:numId w:val="3"/>
        </w:numPr>
      </w:pPr>
      <w:r>
        <w:t>Authentication and Lifecycle Management Operations Guide</w:t>
      </w:r>
    </w:p>
    <w:p w14:paraId="3054A678" w14:textId="595041A9" w:rsidR="004A5227" w:rsidRDefault="004A5227" w:rsidP="0053684B">
      <w:pPr>
        <w:pStyle w:val="ListParagraph"/>
        <w:numPr>
          <w:ilvl w:val="0"/>
          <w:numId w:val="3"/>
        </w:numPr>
      </w:pPr>
      <w:r>
        <w:t>Federation Operations Guide</w:t>
      </w:r>
    </w:p>
    <w:p w14:paraId="51D10391" w14:textId="20AC874F" w:rsidR="004A5227" w:rsidRDefault="004A5227" w:rsidP="00AE493D">
      <w:r>
        <w:t xml:space="preserve">Ultimately, these publications support the overall vision of NIST SP 800-63-3 by enabling a more </w:t>
      </w:r>
      <w:r w:rsidR="004F0336">
        <w:t>comprehensive</w:t>
      </w:r>
      <w:r>
        <w:t xml:space="preserve"> understanding of what compliant identity solutions could look like in the wild.</w:t>
      </w:r>
    </w:p>
    <w:p w14:paraId="4BC60840" w14:textId="01DAB616" w:rsidR="00E611A5" w:rsidRDefault="004A5227" w:rsidP="00AE493D">
      <w:r>
        <w:t xml:space="preserve">The </w:t>
      </w:r>
      <w:r w:rsidR="004F0336">
        <w:t>material</w:t>
      </w:r>
      <w:r>
        <w:t xml:space="preserve"> contained in </w:t>
      </w:r>
      <w:ins w:id="269" w:author="Sahin, Burak" w:date="2017-03-29T14:47:00Z">
        <w:r w:rsidR="00787A9B">
          <w:t>this document is intended to be illustrative rather than prescriptive</w:t>
        </w:r>
      </w:ins>
      <w:del w:id="270" w:author="Sahin, Burak" w:date="2017-03-29T14:47:00Z">
        <w:r w:rsidDel="00787A9B">
          <w:delText xml:space="preserve">these documents </w:delText>
        </w:r>
        <w:r w:rsidR="00AE493D" w:rsidDel="00787A9B">
          <w:delText>is not intended to be prescriptive, but illustrative</w:delText>
        </w:r>
      </w:del>
      <w:r>
        <w:t xml:space="preserve">, and does not supersede the requirements stated in the core NIST SP 800-63-3 Digital Authentication Guideline. </w:t>
      </w:r>
    </w:p>
    <w:p w14:paraId="5DC1A84E" w14:textId="1B2057F7" w:rsidR="006745D4" w:rsidRDefault="006745D4" w:rsidP="0053684B">
      <w:pPr>
        <w:pStyle w:val="Heading2"/>
      </w:pPr>
      <w:bookmarkStart w:id="271" w:name="_Toc486347402"/>
      <w:r>
        <w:t>Identity Proofing</w:t>
      </w:r>
      <w:bookmarkEnd w:id="271"/>
    </w:p>
    <w:p w14:paraId="6781C6D7" w14:textId="7FEACFF4" w:rsidR="00427C28" w:rsidRDefault="006745D4" w:rsidP="00427C28">
      <w:r>
        <w:t>Identity proofing is the</w:t>
      </w:r>
      <w:r w:rsidRPr="006745D4">
        <w:t xml:space="preserve"> process by which a </w:t>
      </w:r>
      <w:ins w:id="272" w:author="Sahin, Burak" w:date="2017-03-29T14:48:00Z">
        <w:r w:rsidR="00787A9B">
          <w:t>Credential Service Provider (</w:t>
        </w:r>
      </w:ins>
      <w:r w:rsidRPr="006745D4">
        <w:t>CSP</w:t>
      </w:r>
      <w:ins w:id="273" w:author="Sahin, Burak" w:date="2017-03-29T14:48:00Z">
        <w:r w:rsidR="00787A9B">
          <w:t>)</w:t>
        </w:r>
      </w:ins>
      <w:r w:rsidRPr="006745D4">
        <w:t xml:space="preserve"> collects and verifies information about a person for the purpose of issuing credentials to that person.</w:t>
      </w:r>
      <w:r>
        <w:t xml:space="preserve"> Processes implemented</w:t>
      </w:r>
      <w:r w:rsidR="00092D7F">
        <w:t xml:space="preserve">, illustrated in </w:t>
      </w:r>
      <w:r w:rsidR="00092D7F">
        <w:fldChar w:fldCharType="begin"/>
      </w:r>
      <w:r w:rsidR="00092D7F">
        <w:instrText xml:space="preserve"> REF _Ref473043085 \h </w:instrText>
      </w:r>
      <w:r w:rsidR="00092D7F">
        <w:fldChar w:fldCharType="separate"/>
      </w:r>
      <w:r w:rsidR="00092D7F">
        <w:t xml:space="preserve">Figure </w:t>
      </w:r>
      <w:r w:rsidR="00092D7F">
        <w:rPr>
          <w:noProof/>
        </w:rPr>
        <w:t>1</w:t>
      </w:r>
      <w:r w:rsidR="00092D7F">
        <w:fldChar w:fldCharType="end"/>
      </w:r>
      <w:r w:rsidR="00092D7F">
        <w:t xml:space="preserve"> and</w:t>
      </w:r>
      <w:r>
        <w:t xml:space="preserve"> consistent with the requirements in NIST SP 800-63-3</w:t>
      </w:r>
      <w:r w:rsidR="00092D7F">
        <w:t>,</w:t>
      </w:r>
      <w:r>
        <w:t xml:space="preserve"> are intended to help agencies achieve the following objectives:</w:t>
      </w:r>
    </w:p>
    <w:p w14:paraId="7E923A3F" w14:textId="77777777" w:rsidR="00427C28" w:rsidRDefault="00427C28">
      <w:r>
        <w:br w:type="page"/>
      </w:r>
    </w:p>
    <w:p w14:paraId="09DF3F62" w14:textId="0C132174" w:rsidR="00092D7F" w:rsidRPr="0053684B" w:rsidRDefault="00092D7F" w:rsidP="0053684B">
      <w:pPr>
        <w:pStyle w:val="ListParagraph"/>
      </w:pPr>
    </w:p>
    <w:p w14:paraId="0EFD1C52" w14:textId="6FCB2312" w:rsidR="006745D4" w:rsidRDefault="006745D4" w:rsidP="0053684B">
      <w:pPr>
        <w:pStyle w:val="ListParagraph"/>
        <w:numPr>
          <w:ilvl w:val="0"/>
          <w:numId w:val="4"/>
        </w:numPr>
      </w:pPr>
      <w:r w:rsidRPr="0053684B">
        <w:rPr>
          <w:b/>
        </w:rPr>
        <w:t>Resolve</w:t>
      </w:r>
      <w:r>
        <w:t xml:space="preserve"> a claimed identity to a single, unique identity within the context of the population of users </w:t>
      </w:r>
      <w:del w:id="274" w:author="Sahin, Burak" w:date="2017-03-29T14:49:00Z">
        <w:r w:rsidDel="00787A9B">
          <w:delText>the CSP serves</w:delText>
        </w:r>
      </w:del>
      <w:ins w:id="275" w:author="Sahin, Burak" w:date="2017-03-29T14:49:00Z">
        <w:r w:rsidR="00787A9B">
          <w:t>served by the CSP</w:t>
        </w:r>
      </w:ins>
      <w:r>
        <w:t>.</w:t>
      </w:r>
    </w:p>
    <w:p w14:paraId="1F343AF3" w14:textId="7C8DD29B" w:rsidR="006745D4" w:rsidRDefault="006745D4" w:rsidP="0053684B">
      <w:pPr>
        <w:pStyle w:val="ListParagraph"/>
        <w:numPr>
          <w:ilvl w:val="0"/>
          <w:numId w:val="4"/>
        </w:numPr>
      </w:pPr>
      <w:r w:rsidRPr="0053684B">
        <w:rPr>
          <w:b/>
        </w:rPr>
        <w:t>Validate</w:t>
      </w:r>
      <w:r>
        <w:t xml:space="preserve"> that all evidence that is supplied is valid (correct) and genuine (not counterfeit or misappropriated).</w:t>
      </w:r>
    </w:p>
    <w:p w14:paraId="31C648DB" w14:textId="77777777" w:rsidR="006745D4" w:rsidRDefault="006745D4" w:rsidP="0053684B">
      <w:pPr>
        <w:pStyle w:val="ListParagraph"/>
        <w:numPr>
          <w:ilvl w:val="0"/>
          <w:numId w:val="4"/>
        </w:numPr>
      </w:pPr>
      <w:r w:rsidRPr="0053684B">
        <w:rPr>
          <w:b/>
        </w:rPr>
        <w:t>Validate</w:t>
      </w:r>
      <w:r>
        <w:t xml:space="preserve"> that the claimed identity exists in the real world.</w:t>
      </w:r>
    </w:p>
    <w:p w14:paraId="10F19C45" w14:textId="780FA2D4" w:rsidR="00427C28" w:rsidRDefault="006745D4" w:rsidP="0053684B">
      <w:pPr>
        <w:pStyle w:val="ListParagraph"/>
        <w:numPr>
          <w:ilvl w:val="0"/>
          <w:numId w:val="4"/>
        </w:numPr>
      </w:pPr>
      <w:r w:rsidRPr="0053684B">
        <w:rPr>
          <w:b/>
        </w:rPr>
        <w:t>Verify</w:t>
      </w:r>
      <w:r>
        <w:t xml:space="preserve"> that the claimed identity is associated with the real person supplying the identity evidence</w:t>
      </w:r>
      <w:r w:rsidR="00427C28">
        <w:t>.</w:t>
      </w:r>
    </w:p>
    <w:p w14:paraId="033EA0FC" w14:textId="77777777" w:rsidR="00092D7F" w:rsidRDefault="00092D7F" w:rsidP="00AB5682">
      <w:pPr>
        <w:keepNext/>
        <w:jc w:val="center"/>
      </w:pPr>
      <w:r w:rsidRPr="003B5B10">
        <w:rPr>
          <w:b/>
          <w:noProof/>
        </w:rPr>
        <w:drawing>
          <wp:inline distT="0" distB="0" distL="0" distR="0" wp14:anchorId="33A8D789" wp14:editId="4979A4B6">
            <wp:extent cx="5807379" cy="4535424"/>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5CEB.tmp"/>
                    <pic:cNvPicPr/>
                  </pic:nvPicPr>
                  <pic:blipFill>
                    <a:blip r:embed="rId8">
                      <a:extLst>
                        <a:ext uri="{28A0092B-C50C-407E-A947-70E740481C1C}">
                          <a14:useLocalDpi xmlns:a14="http://schemas.microsoft.com/office/drawing/2010/main" val="0"/>
                        </a:ext>
                      </a:extLst>
                    </a:blip>
                    <a:stretch>
                      <a:fillRect/>
                    </a:stretch>
                  </pic:blipFill>
                  <pic:spPr>
                    <a:xfrm>
                      <a:off x="0" y="0"/>
                      <a:ext cx="5843112" cy="4563331"/>
                    </a:xfrm>
                    <a:prstGeom prst="rect">
                      <a:avLst/>
                    </a:prstGeom>
                  </pic:spPr>
                </pic:pic>
              </a:graphicData>
            </a:graphic>
          </wp:inline>
        </w:drawing>
      </w:r>
    </w:p>
    <w:p w14:paraId="17750C55" w14:textId="55922631" w:rsidR="00427C28" w:rsidRDefault="00092D7F" w:rsidP="0053684B">
      <w:pPr>
        <w:pStyle w:val="Caption"/>
        <w:jc w:val="center"/>
      </w:pPr>
      <w:bookmarkStart w:id="276" w:name="_Ref473043085"/>
      <w:bookmarkStart w:id="277" w:name="_Ref473043080"/>
      <w:r>
        <w:t xml:space="preserve">Figure </w:t>
      </w:r>
      <w:fldSimple w:instr=" SEQ Figure \* ARABIC ">
        <w:r w:rsidR="001A448E">
          <w:rPr>
            <w:noProof/>
          </w:rPr>
          <w:t>1</w:t>
        </w:r>
      </w:fldSimple>
      <w:bookmarkEnd w:id="276"/>
      <w:r>
        <w:t>: Individual Identity Proofing Journey</w:t>
      </w:r>
      <w:bookmarkEnd w:id="277"/>
    </w:p>
    <w:p w14:paraId="0756A036" w14:textId="42DB622B" w:rsidR="00BE4553" w:rsidRDefault="006745D4" w:rsidP="004707B8">
      <w:pPr>
        <w:pStyle w:val="Heading1"/>
        <w:pPrChange w:id="278" w:author="Sahin, Burak" w:date="2017-06-27T15:43:00Z">
          <w:pPr>
            <w:pStyle w:val="Heading2"/>
          </w:pPr>
        </w:pPrChange>
      </w:pPr>
      <w:bookmarkStart w:id="279" w:name="_Toc486347403"/>
      <w:r>
        <w:t xml:space="preserve">Identity </w:t>
      </w:r>
      <w:r w:rsidR="00BE4553">
        <w:t>Assurance Levels and Risk Management</w:t>
      </w:r>
      <w:bookmarkEnd w:id="279"/>
    </w:p>
    <w:p w14:paraId="205F3852" w14:textId="6D0BF26A" w:rsidR="00BE4553" w:rsidRDefault="00BC77F5" w:rsidP="0053684B">
      <w:r>
        <w:t>NIST SP 800-63</w:t>
      </w:r>
      <w:r w:rsidR="00F743D8">
        <w:t>A</w:t>
      </w:r>
      <w:r>
        <w:t xml:space="preserve"> divides identity proofing requirements into three different assurance le</w:t>
      </w:r>
      <w:r w:rsidR="00D95BA6">
        <w:t>vels: Identity Assurance Levels</w:t>
      </w:r>
      <w:r w:rsidR="00C019A7">
        <w:t xml:space="preserve">, or IALs, </w:t>
      </w:r>
      <w:r w:rsidR="00D95BA6">
        <w:t>1</w:t>
      </w:r>
      <w:r w:rsidR="00F743D8">
        <w:t xml:space="preserve">, 2 and </w:t>
      </w:r>
      <w:r>
        <w:t xml:space="preserve">3. At each level </w:t>
      </w:r>
      <w:del w:id="280" w:author="Sahin, Burak" w:date="2017-03-29T15:04:00Z">
        <w:r w:rsidDel="00AB5682">
          <w:delText xml:space="preserve">it </w:delText>
        </w:r>
      </w:del>
      <w:ins w:id="281" w:author="Sahin, Burak" w:date="2017-03-29T15:04:00Z">
        <w:r w:rsidR="00AB5682">
          <w:t xml:space="preserve">the document </w:t>
        </w:r>
      </w:ins>
      <w:r>
        <w:t>describes unique requirements for the processes, techniques, and approaches that may be taken by agencies and</w:t>
      </w:r>
      <w:r w:rsidR="006C1399">
        <w:t xml:space="preserve"> organizations, with increasing levels of stringency. These levels</w:t>
      </w:r>
      <w:r>
        <w:t xml:space="preserve"> align with </w:t>
      </w:r>
      <w:r w:rsidR="00F743D8">
        <w:t xml:space="preserve">the Levels of Assurance, or LOA’s, in </w:t>
      </w:r>
      <w:r>
        <w:t>Office of Management and Budget</w:t>
      </w:r>
      <w:r w:rsidR="00F743D8">
        <w:t>’</w:t>
      </w:r>
      <w:r>
        <w:t xml:space="preserve">s Memorandum </w:t>
      </w:r>
      <w:r w:rsidR="00F743D8">
        <w:t>M-</w:t>
      </w:r>
      <w:r>
        <w:t xml:space="preserve">04-04, </w:t>
      </w:r>
      <w:r w:rsidR="00F743D8" w:rsidRPr="000A4C71">
        <w:rPr>
          <w:i/>
        </w:rPr>
        <w:t>E-Authentication Guidance for Federal Agencies</w:t>
      </w:r>
      <w:r w:rsidR="00F743D8">
        <w:t xml:space="preserve">, </w:t>
      </w:r>
      <w:r>
        <w:t>which outlines overall identity assurance levels based on risk and potential impacts of a system compromise</w:t>
      </w:r>
      <w:r w:rsidR="00F743D8">
        <w:t xml:space="preserve"> to the </w:t>
      </w:r>
      <w:r w:rsidR="00F743D8">
        <w:lastRenderedPageBreak/>
        <w:t>agency and users</w:t>
      </w:r>
      <w:r>
        <w:t xml:space="preserve">. </w:t>
      </w:r>
      <w:r w:rsidR="00F743D8">
        <w:t xml:space="preserve">This alignment and SP 800-63A’s descriptions of assurance levels have been outlined in </w:t>
      </w:r>
      <w:r w:rsidR="00F743D8">
        <w:fldChar w:fldCharType="begin"/>
      </w:r>
      <w:r w:rsidR="00F743D8">
        <w:instrText xml:space="preserve"> REF _Ref473042900 \h </w:instrText>
      </w:r>
      <w:r w:rsidR="00F743D8">
        <w:fldChar w:fldCharType="separate"/>
      </w:r>
      <w:r w:rsidR="00F743D8">
        <w:t xml:space="preserve">Table </w:t>
      </w:r>
      <w:r w:rsidR="00F743D8">
        <w:rPr>
          <w:noProof/>
        </w:rPr>
        <w:t>1</w:t>
      </w:r>
      <w:r w:rsidR="00F743D8">
        <w:fldChar w:fldCharType="end"/>
      </w:r>
      <w:r w:rsidR="00F743D8">
        <w:t>.</w:t>
      </w:r>
    </w:p>
    <w:tbl>
      <w:tblPr>
        <w:tblStyle w:val="GridTable4"/>
        <w:tblW w:w="9350" w:type="dxa"/>
        <w:tblLook w:val="04A0" w:firstRow="1" w:lastRow="0" w:firstColumn="1" w:lastColumn="0" w:noHBand="0" w:noVBand="1"/>
      </w:tblPr>
      <w:tblGrid>
        <w:gridCol w:w="1345"/>
        <w:gridCol w:w="6120"/>
        <w:gridCol w:w="90"/>
        <w:gridCol w:w="1795"/>
      </w:tblGrid>
      <w:tr w:rsidR="006745D4" w14:paraId="12532974" w14:textId="77777777" w:rsidTr="005368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2E987BDF" w14:textId="71FF9162" w:rsidR="00BC77F5" w:rsidRPr="0053684B" w:rsidRDefault="00F743D8">
            <w:pPr>
              <w:rPr>
                <w:sz w:val="20"/>
              </w:rPr>
            </w:pPr>
            <w:r>
              <w:rPr>
                <w:sz w:val="20"/>
              </w:rPr>
              <w:t>SP 800-63 IAL</w:t>
            </w:r>
          </w:p>
        </w:tc>
        <w:tc>
          <w:tcPr>
            <w:tcW w:w="6210" w:type="dxa"/>
            <w:gridSpan w:val="2"/>
          </w:tcPr>
          <w:p w14:paraId="2AD4E47E" w14:textId="1517AED0" w:rsidR="00BC77F5" w:rsidRPr="0053684B" w:rsidRDefault="00BC77F5">
            <w:pPr>
              <w:cnfStyle w:val="100000000000" w:firstRow="1" w:lastRow="0" w:firstColumn="0" w:lastColumn="0" w:oddVBand="0" w:evenVBand="0" w:oddHBand="0" w:evenHBand="0" w:firstRowFirstColumn="0" w:firstRowLastColumn="0" w:lastRowFirstColumn="0" w:lastRowLastColumn="0"/>
              <w:rPr>
                <w:sz w:val="20"/>
              </w:rPr>
            </w:pPr>
            <w:r w:rsidRPr="0053684B">
              <w:rPr>
                <w:sz w:val="20"/>
              </w:rPr>
              <w:t>Description</w:t>
            </w:r>
          </w:p>
        </w:tc>
        <w:tc>
          <w:tcPr>
            <w:tcW w:w="1795" w:type="dxa"/>
          </w:tcPr>
          <w:p w14:paraId="444E7E61" w14:textId="7172A853" w:rsidR="00BC77F5" w:rsidRPr="0053684B" w:rsidRDefault="00BC77F5">
            <w:pPr>
              <w:cnfStyle w:val="100000000000" w:firstRow="1" w:lastRow="0" w:firstColumn="0" w:lastColumn="0" w:oddVBand="0" w:evenVBand="0" w:oddHBand="0" w:evenHBand="0" w:firstRowFirstColumn="0" w:firstRowLastColumn="0" w:lastRowFirstColumn="0" w:lastRowLastColumn="0"/>
              <w:rPr>
                <w:sz w:val="20"/>
              </w:rPr>
            </w:pPr>
            <w:r w:rsidRPr="0053684B">
              <w:rPr>
                <w:sz w:val="20"/>
              </w:rPr>
              <w:t xml:space="preserve">OMB </w:t>
            </w:r>
            <w:r w:rsidR="00F743D8">
              <w:rPr>
                <w:sz w:val="20"/>
              </w:rPr>
              <w:t>M</w:t>
            </w:r>
            <w:r w:rsidRPr="0053684B">
              <w:rPr>
                <w:sz w:val="20"/>
              </w:rPr>
              <w:t xml:space="preserve">04-04 </w:t>
            </w:r>
            <w:r w:rsidR="006745D4">
              <w:rPr>
                <w:sz w:val="20"/>
              </w:rPr>
              <w:t>LOA</w:t>
            </w:r>
          </w:p>
        </w:tc>
      </w:tr>
      <w:tr w:rsidR="006745D4" w14:paraId="396418DF" w14:textId="77777777" w:rsidTr="00536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B6A154B" w14:textId="5A52F8EA" w:rsidR="00BC77F5" w:rsidRPr="0053684B" w:rsidRDefault="006F4A5E">
            <w:pPr>
              <w:rPr>
                <w:sz w:val="20"/>
              </w:rPr>
            </w:pPr>
            <w:r>
              <w:rPr>
                <w:sz w:val="20"/>
              </w:rPr>
              <w:t>IAL</w:t>
            </w:r>
            <w:r w:rsidR="00BC77F5" w:rsidRPr="0053684B">
              <w:rPr>
                <w:sz w:val="20"/>
              </w:rPr>
              <w:t>1</w:t>
            </w:r>
          </w:p>
        </w:tc>
        <w:tc>
          <w:tcPr>
            <w:tcW w:w="6120" w:type="dxa"/>
          </w:tcPr>
          <w:p w14:paraId="4FBFA308" w14:textId="74794AF8" w:rsidR="00BC77F5" w:rsidRPr="0053684B" w:rsidRDefault="006F4A5E">
            <w:pPr>
              <w:cnfStyle w:val="000000100000" w:firstRow="0" w:lastRow="0" w:firstColumn="0" w:lastColumn="0" w:oddVBand="0" w:evenVBand="0" w:oddHBand="1" w:evenHBand="0" w:firstRowFirstColumn="0" w:firstRowLastColumn="0" w:lastRowFirstColumn="0" w:lastRowLastColumn="0"/>
              <w:rPr>
                <w:sz w:val="20"/>
              </w:rPr>
            </w:pPr>
            <w:r>
              <w:rPr>
                <w:sz w:val="20"/>
              </w:rPr>
              <w:t>There</w:t>
            </w:r>
            <w:r w:rsidR="00BC77F5" w:rsidRPr="0053684B">
              <w:rPr>
                <w:sz w:val="20"/>
              </w:rPr>
              <w:t xml:space="preserve"> is no requirement for an applicant’s identity to be proven. Any attributes provided in conjunction with the authentication process are self-asserted</w:t>
            </w:r>
            <w:r>
              <w:rPr>
                <w:sz w:val="20"/>
              </w:rPr>
              <w:t xml:space="preserve"> or should be treated as self-asserted.</w:t>
            </w:r>
          </w:p>
        </w:tc>
        <w:tc>
          <w:tcPr>
            <w:tcW w:w="1885" w:type="dxa"/>
            <w:gridSpan w:val="2"/>
          </w:tcPr>
          <w:p w14:paraId="05DE3A02" w14:textId="102BA1F9" w:rsidR="00BC77F5" w:rsidRPr="0053684B" w:rsidRDefault="00793FD7" w:rsidP="006745D4">
            <w:pPr>
              <w:cnfStyle w:val="000000100000" w:firstRow="0" w:lastRow="0" w:firstColumn="0" w:lastColumn="0" w:oddVBand="0" w:evenVBand="0" w:oddHBand="1" w:evenHBand="0" w:firstRowFirstColumn="0" w:firstRowLastColumn="0" w:lastRowFirstColumn="0" w:lastRowLastColumn="0"/>
              <w:rPr>
                <w:sz w:val="20"/>
              </w:rPr>
            </w:pPr>
            <w:r w:rsidRPr="0053684B">
              <w:rPr>
                <w:sz w:val="20"/>
              </w:rPr>
              <w:t>LOA 1</w:t>
            </w:r>
            <w:r w:rsidR="006C1399" w:rsidRPr="0053684B">
              <w:rPr>
                <w:sz w:val="20"/>
              </w:rPr>
              <w:t xml:space="preserve"> </w:t>
            </w:r>
          </w:p>
        </w:tc>
      </w:tr>
      <w:tr w:rsidR="00BC77F5" w14:paraId="4CC4F6FE" w14:textId="77777777" w:rsidTr="0053684B">
        <w:tc>
          <w:tcPr>
            <w:cnfStyle w:val="001000000000" w:firstRow="0" w:lastRow="0" w:firstColumn="1" w:lastColumn="0" w:oddVBand="0" w:evenVBand="0" w:oddHBand="0" w:evenHBand="0" w:firstRowFirstColumn="0" w:firstRowLastColumn="0" w:lastRowFirstColumn="0" w:lastRowLastColumn="0"/>
            <w:tcW w:w="1345" w:type="dxa"/>
          </w:tcPr>
          <w:p w14:paraId="501AFB0D" w14:textId="3C2406AB" w:rsidR="00BC77F5" w:rsidRPr="0053684B" w:rsidRDefault="006F4A5E">
            <w:pPr>
              <w:rPr>
                <w:sz w:val="20"/>
              </w:rPr>
            </w:pPr>
            <w:r>
              <w:rPr>
                <w:sz w:val="20"/>
              </w:rPr>
              <w:t>IAL</w:t>
            </w:r>
            <w:r w:rsidR="00BC77F5" w:rsidRPr="0053684B">
              <w:rPr>
                <w:sz w:val="20"/>
              </w:rPr>
              <w:t>2</w:t>
            </w:r>
          </w:p>
        </w:tc>
        <w:tc>
          <w:tcPr>
            <w:tcW w:w="6120" w:type="dxa"/>
          </w:tcPr>
          <w:p w14:paraId="361E0BF9" w14:textId="6C3DFB5C" w:rsidR="00BC77F5" w:rsidRPr="0053684B" w:rsidRDefault="006F4A5E">
            <w:pPr>
              <w:cnfStyle w:val="000000000000" w:firstRow="0" w:lastRow="0" w:firstColumn="0" w:lastColumn="0" w:oddVBand="0" w:evenVBand="0" w:oddHBand="0" w:evenHBand="0" w:firstRowFirstColumn="0" w:firstRowLastColumn="0" w:lastRowFirstColumn="0" w:lastRowLastColumn="0"/>
              <w:rPr>
                <w:sz w:val="20"/>
              </w:rPr>
            </w:pPr>
            <w:r>
              <w:rPr>
                <w:sz w:val="20"/>
              </w:rPr>
              <w:t>The</w:t>
            </w:r>
            <w:r w:rsidR="00793FD7" w:rsidRPr="0053684B">
              <w:rPr>
                <w:sz w:val="20"/>
              </w:rPr>
              <w:t xml:space="preserve"> claimed identity is proven with evidence that supports the real world existence of the claimed identity and identifies and verifies the person to whom the claimed identity belongs. IAL 2 introduces the need for either remote or in-person identity proofing. Attributes MAY be asserted by CSPs to RPs in support of pseudonymous identity with verified attributes.</w:t>
            </w:r>
          </w:p>
        </w:tc>
        <w:tc>
          <w:tcPr>
            <w:tcW w:w="1885" w:type="dxa"/>
            <w:gridSpan w:val="2"/>
          </w:tcPr>
          <w:p w14:paraId="39BE18AA" w14:textId="74F18760" w:rsidR="00BC77F5" w:rsidRPr="0053684B" w:rsidRDefault="006C1399">
            <w:pPr>
              <w:cnfStyle w:val="000000000000" w:firstRow="0" w:lastRow="0" w:firstColumn="0" w:lastColumn="0" w:oddVBand="0" w:evenVBand="0" w:oddHBand="0" w:evenHBand="0" w:firstRowFirstColumn="0" w:firstRowLastColumn="0" w:lastRowFirstColumn="0" w:lastRowLastColumn="0"/>
              <w:rPr>
                <w:sz w:val="20"/>
              </w:rPr>
            </w:pPr>
            <w:r w:rsidRPr="0053684B">
              <w:rPr>
                <w:sz w:val="20"/>
              </w:rPr>
              <w:t xml:space="preserve">LOA </w:t>
            </w:r>
            <w:r w:rsidR="006745D4" w:rsidRPr="0053684B">
              <w:rPr>
                <w:sz w:val="20"/>
              </w:rPr>
              <w:t xml:space="preserve">2 &amp; </w:t>
            </w:r>
            <w:r w:rsidRPr="0053684B">
              <w:rPr>
                <w:sz w:val="20"/>
              </w:rPr>
              <w:t>3</w:t>
            </w:r>
          </w:p>
        </w:tc>
      </w:tr>
      <w:tr w:rsidR="006745D4" w14:paraId="0DB5FB23" w14:textId="77777777" w:rsidTr="00536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B4441D2" w14:textId="237AE6DC" w:rsidR="00BC77F5" w:rsidRPr="0053684B" w:rsidRDefault="006F4A5E">
            <w:pPr>
              <w:rPr>
                <w:sz w:val="20"/>
              </w:rPr>
            </w:pPr>
            <w:r>
              <w:rPr>
                <w:sz w:val="20"/>
              </w:rPr>
              <w:t>IAL</w:t>
            </w:r>
            <w:r w:rsidR="00BC77F5" w:rsidRPr="0053684B">
              <w:rPr>
                <w:sz w:val="20"/>
              </w:rPr>
              <w:t>3</w:t>
            </w:r>
          </w:p>
        </w:tc>
        <w:tc>
          <w:tcPr>
            <w:tcW w:w="6120" w:type="dxa"/>
          </w:tcPr>
          <w:p w14:paraId="449DDD12" w14:textId="20E0EE96" w:rsidR="00BC77F5" w:rsidRPr="0053684B" w:rsidRDefault="00F743D8" w:rsidP="00F743D8">
            <w:pPr>
              <w:cnfStyle w:val="000000100000" w:firstRow="0" w:lastRow="0" w:firstColumn="0" w:lastColumn="0" w:oddVBand="0" w:evenVBand="0" w:oddHBand="1" w:evenHBand="0" w:firstRowFirstColumn="0" w:firstRowLastColumn="0" w:lastRowFirstColumn="0" w:lastRowLastColumn="0"/>
              <w:rPr>
                <w:sz w:val="20"/>
              </w:rPr>
            </w:pPr>
            <w:r>
              <w:rPr>
                <w:sz w:val="20"/>
              </w:rPr>
              <w:t>In</w:t>
            </w:r>
            <w:r w:rsidR="00793FD7" w:rsidRPr="0053684B">
              <w:rPr>
                <w:sz w:val="20"/>
              </w:rPr>
              <w:t>-person identity proofing is required. Identifying attributes must be verified by an authorized and trained representative of the CSP. As with IAL 2, attributes MAY be asserted by CSPs to RPs in support of pseudonymous identity with verified attributes.</w:t>
            </w:r>
          </w:p>
        </w:tc>
        <w:tc>
          <w:tcPr>
            <w:tcW w:w="1885" w:type="dxa"/>
            <w:gridSpan w:val="2"/>
          </w:tcPr>
          <w:p w14:paraId="7736D5D3" w14:textId="072AFD48" w:rsidR="00BC77F5" w:rsidRPr="0053684B" w:rsidRDefault="006C1399" w:rsidP="0053684B">
            <w:pPr>
              <w:keepNext/>
              <w:cnfStyle w:val="000000100000" w:firstRow="0" w:lastRow="0" w:firstColumn="0" w:lastColumn="0" w:oddVBand="0" w:evenVBand="0" w:oddHBand="1" w:evenHBand="0" w:firstRowFirstColumn="0" w:firstRowLastColumn="0" w:lastRowFirstColumn="0" w:lastRowLastColumn="0"/>
              <w:rPr>
                <w:sz w:val="20"/>
              </w:rPr>
            </w:pPr>
            <w:r w:rsidRPr="0053684B">
              <w:rPr>
                <w:sz w:val="20"/>
              </w:rPr>
              <w:t xml:space="preserve">LOA </w:t>
            </w:r>
            <w:r w:rsidR="00793FD7" w:rsidRPr="0053684B">
              <w:rPr>
                <w:sz w:val="20"/>
              </w:rPr>
              <w:t>4</w:t>
            </w:r>
          </w:p>
        </w:tc>
      </w:tr>
    </w:tbl>
    <w:p w14:paraId="023F2BD6" w14:textId="71B9B60D" w:rsidR="00F743D8" w:rsidRDefault="00F743D8" w:rsidP="0053684B">
      <w:pPr>
        <w:pStyle w:val="Caption"/>
        <w:jc w:val="center"/>
      </w:pPr>
      <w:bookmarkStart w:id="282" w:name="_Ref473042900"/>
      <w:bookmarkStart w:id="283" w:name="_Toc478731259"/>
      <w:r>
        <w:t xml:space="preserve">Table </w:t>
      </w:r>
      <w:fldSimple w:instr=" SEQ Table \* ARABIC ">
        <w:r w:rsidR="00513F08">
          <w:rPr>
            <w:noProof/>
          </w:rPr>
          <w:t>1</w:t>
        </w:r>
      </w:fldSimple>
      <w:bookmarkEnd w:id="282"/>
      <w:r>
        <w:t>: Identity Assurance Levels in SP 800-63A and OMB M-04-04</w:t>
      </w:r>
      <w:bookmarkEnd w:id="283"/>
    </w:p>
    <w:p w14:paraId="35788FE0" w14:textId="465EB3E7" w:rsidR="006745D4" w:rsidRDefault="006C1399" w:rsidP="0053684B">
      <w:pPr>
        <w:spacing w:before="240"/>
      </w:pPr>
      <w:r>
        <w:t>Agencies and service providers building or acquiring identity solutions are expected to conduct a thorough risk assessment</w:t>
      </w:r>
      <w:del w:id="284" w:author="Sahin, Burak" w:date="2017-03-29T15:40:00Z">
        <w:r w:rsidR="00D95BA6" w:rsidDel="005F7DEF">
          <w:delText xml:space="preserve">—to include both privacy and security </w:delText>
        </w:r>
        <w:r w:rsidR="00F26E4B" w:rsidDel="005F7DEF">
          <w:delText>risk</w:delText>
        </w:r>
        <w:r w:rsidR="00D95BA6" w:rsidDel="005F7DEF">
          <w:delText>—</w:delText>
        </w:r>
      </w:del>
      <w:ins w:id="285" w:author="Sahin, Burak" w:date="2017-03-29T15:40:00Z">
        <w:r w:rsidR="005F7DEF">
          <w:t xml:space="preserve"> </w:t>
        </w:r>
      </w:ins>
      <w:r>
        <w:t>of their s</w:t>
      </w:r>
      <w:r w:rsidR="00F26E4B">
        <w:t>ystems</w:t>
      </w:r>
      <w:ins w:id="286" w:author="Sahin, Burak" w:date="2017-03-29T15:40:00Z">
        <w:r w:rsidR="005F7DEF">
          <w:t xml:space="preserve"> –including assessments of both privacy and security risks--</w:t>
        </w:r>
      </w:ins>
      <w:r w:rsidR="00F26E4B">
        <w:t xml:space="preserve"> and </w:t>
      </w:r>
      <w:r>
        <w:t xml:space="preserve">understand the risks associated </w:t>
      </w:r>
      <w:r w:rsidR="00D95BA6">
        <w:t>with the resources, data, and applications</w:t>
      </w:r>
      <w:r>
        <w:t xml:space="preserve"> being accessed via a specific identity management solution. This document does not provide guidance on how to conduct these risk assessment, but readers can find further information in </w:t>
      </w:r>
      <w:r w:rsidR="004A31AF">
        <w:t xml:space="preserve">resources such as the </w:t>
      </w:r>
      <w:r w:rsidR="00C019A7">
        <w:t>aforementioned</w:t>
      </w:r>
      <w:r w:rsidR="000A4C71">
        <w:t xml:space="preserve"> M-</w:t>
      </w:r>
      <w:r w:rsidR="00C019A7">
        <w:t>04-04</w:t>
      </w:r>
      <w:r w:rsidR="000A4C71">
        <w:t>;</w:t>
      </w:r>
      <w:r w:rsidR="004A31AF">
        <w:t xml:space="preserve"> </w:t>
      </w:r>
      <w:r w:rsidR="000A4C71">
        <w:t xml:space="preserve">NIST Special Publication 800-53, </w:t>
      </w:r>
      <w:r w:rsidR="000A4C71" w:rsidRPr="000A4C71">
        <w:rPr>
          <w:i/>
        </w:rPr>
        <w:t>Security and Privacy Controls for Federal Information Systems and Organizations</w:t>
      </w:r>
      <w:r w:rsidR="000A4C71">
        <w:t xml:space="preserve">; or Federal Information Processing Standards publication 199, </w:t>
      </w:r>
      <w:r w:rsidR="000A4C71" w:rsidRPr="000A4C71">
        <w:rPr>
          <w:i/>
        </w:rPr>
        <w:t>Standards for Security Categorization of Federal Information and Information Systems</w:t>
      </w:r>
      <w:r w:rsidR="000A4C71">
        <w:t>.</w:t>
      </w:r>
      <w:r w:rsidR="006745D4">
        <w:t xml:space="preserve"> </w:t>
      </w:r>
    </w:p>
    <w:p w14:paraId="7FDAE577" w14:textId="0985317D" w:rsidR="006C1399" w:rsidRDefault="006745D4" w:rsidP="0053684B">
      <w:pPr>
        <w:spacing w:before="240"/>
      </w:pPr>
      <w:r>
        <w:t xml:space="preserve">Additionally, agencies and service providers are expected to </w:t>
      </w:r>
      <w:r w:rsidRPr="006745D4">
        <w:t>employ appropriately tailored security controls from the moderate baseline of security controls defined in</w:t>
      </w:r>
      <w:r w:rsidR="000A4C71">
        <w:t xml:space="preserve"> NIST SP800-53</w:t>
      </w:r>
      <w:r w:rsidRPr="006745D4">
        <w:t xml:space="preserve"> or equivalent industry standard and ensure that the minimum assurance requirements associated with the moderate baseline are satisfied. </w:t>
      </w:r>
    </w:p>
    <w:p w14:paraId="0E0A25CF" w14:textId="08D25DA6" w:rsidR="00BC77F5" w:rsidRDefault="00BC77F5" w:rsidP="004707B8">
      <w:pPr>
        <w:pStyle w:val="Heading2"/>
        <w:rPr>
          <w:rFonts w:eastAsiaTheme="minorEastAsia"/>
        </w:rPr>
        <w:pPrChange w:id="287" w:author="Sahin, Burak" w:date="2017-06-27T15:43:00Z">
          <w:pPr>
            <w:pStyle w:val="Heading3"/>
          </w:pPr>
        </w:pPrChange>
      </w:pPr>
      <w:bookmarkStart w:id="288" w:name="_Toc486347404"/>
      <w:commentRangeStart w:id="289"/>
      <w:commentRangeStart w:id="290"/>
      <w:r>
        <w:rPr>
          <w:rFonts w:eastAsiaTheme="minorEastAsia"/>
        </w:rPr>
        <w:t>Selecting an IAL</w:t>
      </w:r>
      <w:commentRangeEnd w:id="289"/>
      <w:r w:rsidR="00824BC9">
        <w:rPr>
          <w:rStyle w:val="CommentReference"/>
          <w:rFonts w:asciiTheme="minorHAnsi" w:eastAsiaTheme="minorEastAsia" w:hAnsiTheme="minorHAnsi" w:cstheme="minorBidi"/>
          <w:b w:val="0"/>
          <w:bCs w:val="0"/>
          <w:color w:val="auto"/>
        </w:rPr>
        <w:commentReference w:id="289"/>
      </w:r>
      <w:commentRangeEnd w:id="290"/>
      <w:r w:rsidR="008A5C41">
        <w:rPr>
          <w:rStyle w:val="CommentReference"/>
          <w:rFonts w:asciiTheme="minorHAnsi" w:eastAsiaTheme="minorEastAsia" w:hAnsiTheme="minorHAnsi" w:cstheme="minorBidi"/>
          <w:b w:val="0"/>
          <w:bCs w:val="0"/>
          <w:color w:val="auto"/>
        </w:rPr>
        <w:commentReference w:id="290"/>
      </w:r>
      <w:bookmarkEnd w:id="288"/>
    </w:p>
    <w:p w14:paraId="63668D64" w14:textId="472CBFA2" w:rsidR="004B5D18" w:rsidRDefault="00F26E4B" w:rsidP="0053684B">
      <w:r>
        <w:t xml:space="preserve">Managing the risk assessment process and selecting the assurance level can be challenging. To assist agencies through the process, NIST has </w:t>
      </w:r>
      <w:r w:rsidR="00313807">
        <w:t>built the</w:t>
      </w:r>
      <w:r w:rsidR="006F4A5E">
        <w:t xml:space="preserve"> framework around </w:t>
      </w:r>
      <w:del w:id="291" w:author="Sahin, Burak" w:date="2017-02-17T08:49:00Z">
        <w:r w:rsidR="00C019A7" w:rsidDel="0081662D">
          <w:delText xml:space="preserve">the </w:delText>
        </w:r>
      </w:del>
      <w:r w:rsidR="006F4A5E">
        <w:t xml:space="preserve">identity assurance levels </w:t>
      </w:r>
      <w:r w:rsidR="00C019A7">
        <w:t xml:space="preserve">summarized in </w:t>
      </w:r>
      <w:r w:rsidR="00C019A7">
        <w:fldChar w:fldCharType="begin"/>
      </w:r>
      <w:r w:rsidR="00C019A7">
        <w:instrText xml:space="preserve"> REF _Ref473042900 \h </w:instrText>
      </w:r>
      <w:r w:rsidR="00C019A7">
        <w:fldChar w:fldCharType="separate"/>
      </w:r>
      <w:r w:rsidR="00C019A7">
        <w:t xml:space="preserve">Table </w:t>
      </w:r>
      <w:r w:rsidR="00C019A7">
        <w:rPr>
          <w:noProof/>
        </w:rPr>
        <w:t>1</w:t>
      </w:r>
      <w:r w:rsidR="00C019A7">
        <w:fldChar w:fldCharType="end"/>
      </w:r>
      <w:r w:rsidR="00C019A7">
        <w:t xml:space="preserve"> </w:t>
      </w:r>
      <w:r w:rsidR="006F4A5E">
        <w:t xml:space="preserve">and </w:t>
      </w:r>
      <w:r>
        <w:t>provided selection guidance</w:t>
      </w:r>
      <w:r w:rsidR="006551F2">
        <w:t xml:space="preserve"> in SP800-63</w:t>
      </w:r>
      <w:r w:rsidR="006F4A5E">
        <w:t>A. Assurance in a subscriber’s identity is described using one of three Identity Assurance Levels, or IALs.</w:t>
      </w:r>
      <w:r w:rsidR="00C019A7">
        <w:t xml:space="preserve"> </w:t>
      </w:r>
      <w:r w:rsidR="00FD246E">
        <w:t xml:space="preserve">The IAL selection process, as presented in NIST800-63-3, has been illustrated in </w:t>
      </w:r>
      <w:r w:rsidR="00DF4640">
        <w:fldChar w:fldCharType="begin"/>
      </w:r>
      <w:r w:rsidR="00DF4640">
        <w:instrText xml:space="preserve"> REF _Ref473537041 \h </w:instrText>
      </w:r>
      <w:r w:rsidR="00DF4640">
        <w:fldChar w:fldCharType="separate"/>
      </w:r>
      <w:r w:rsidR="00DF4640">
        <w:t xml:space="preserve">Figure </w:t>
      </w:r>
      <w:r w:rsidR="00DF4640">
        <w:rPr>
          <w:noProof/>
        </w:rPr>
        <w:t>2</w:t>
      </w:r>
      <w:r w:rsidR="00DF4640">
        <w:fldChar w:fldCharType="end"/>
      </w:r>
      <w:r w:rsidR="00FD246E">
        <w:t>.</w:t>
      </w:r>
      <w:r w:rsidR="00347EA5">
        <w:t xml:space="preserve"> </w:t>
      </w:r>
      <w:ins w:id="292" w:author="Sahin, Burak" w:date="2017-02-21T09:44:00Z">
        <w:r w:rsidR="00E573FF" w:rsidRPr="00E573FF">
          <w:t>Broadly categorizing all subsystems at the s</w:t>
        </w:r>
        <w:r w:rsidR="00E573FF">
          <w:t>ame level of identity assurance</w:t>
        </w:r>
        <w:r w:rsidR="00E573FF" w:rsidRPr="00E573FF">
          <w:t xml:space="preserve"> may not be ideal and it should be recognized that systems with different IAL1 and IAL2 or IAL3 compartments may need to be partitioned with respect to their specific identity assurance level requirements, leading the implementations to be done accordingly.</w:t>
        </w:r>
      </w:ins>
    </w:p>
    <w:p w14:paraId="013972D3" w14:textId="77777777" w:rsidR="00FD246E" w:rsidRDefault="00FD246E" w:rsidP="00432AA0">
      <w:pPr>
        <w:keepNext/>
        <w:ind w:left="1440" w:hanging="1440"/>
        <w:jc w:val="center"/>
      </w:pPr>
      <w:r>
        <w:rPr>
          <w:noProof/>
        </w:rPr>
        <w:lastRenderedPageBreak/>
        <w:drawing>
          <wp:inline distT="0" distB="0" distL="0" distR="0" wp14:anchorId="2D15792C" wp14:editId="11A6925E">
            <wp:extent cx="5943600" cy="6775831"/>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AL_CYOA.png"/>
                    <pic:cNvPicPr/>
                  </pic:nvPicPr>
                  <pic:blipFill rotWithShape="1">
                    <a:blip r:embed="rId11" cstate="print">
                      <a:extLst>
                        <a:ext uri="{28A0092B-C50C-407E-A947-70E740481C1C}">
                          <a14:useLocalDpi xmlns:a14="http://schemas.microsoft.com/office/drawing/2010/main" val="0"/>
                        </a:ext>
                      </a:extLst>
                    </a:blip>
                    <a:srcRect t="4633"/>
                    <a:stretch/>
                  </pic:blipFill>
                  <pic:spPr bwMode="auto">
                    <a:xfrm>
                      <a:off x="0" y="0"/>
                      <a:ext cx="5943600" cy="6775831"/>
                    </a:xfrm>
                    <a:prstGeom prst="rect">
                      <a:avLst/>
                    </a:prstGeom>
                    <a:ln>
                      <a:noFill/>
                    </a:ln>
                    <a:extLst>
                      <a:ext uri="{53640926-AAD7-44D8-BBD7-CCE9431645EC}">
                        <a14:shadowObscured xmlns:a14="http://schemas.microsoft.com/office/drawing/2010/main"/>
                      </a:ext>
                    </a:extLst>
                  </pic:spPr>
                </pic:pic>
              </a:graphicData>
            </a:graphic>
          </wp:inline>
        </w:drawing>
      </w:r>
    </w:p>
    <w:p w14:paraId="0EEA7549" w14:textId="2E02D071" w:rsidR="00FD246E" w:rsidRDefault="00FD246E" w:rsidP="00432AA0">
      <w:pPr>
        <w:pStyle w:val="Caption"/>
        <w:jc w:val="center"/>
      </w:pPr>
      <w:bookmarkStart w:id="293" w:name="_Ref473537041"/>
      <w:r>
        <w:t xml:space="preserve">Figure </w:t>
      </w:r>
      <w:fldSimple w:instr=" SEQ Figure \* ARABIC ">
        <w:r w:rsidR="003800BF">
          <w:rPr>
            <w:noProof/>
          </w:rPr>
          <w:t>2</w:t>
        </w:r>
      </w:fldSimple>
      <w:bookmarkEnd w:id="293"/>
      <w:r>
        <w:t>: Selecting an IAL</w:t>
      </w:r>
    </w:p>
    <w:p w14:paraId="798DA745" w14:textId="79E2AF6E" w:rsidR="004B5D18" w:rsidDel="00053948" w:rsidRDefault="00C019A7" w:rsidP="00432AA0">
      <w:pPr>
        <w:ind w:left="720" w:hanging="720"/>
        <w:rPr>
          <w:del w:id="294" w:author="Sahin, Burak" w:date="2017-03-29T15:55:00Z"/>
        </w:rPr>
      </w:pPr>
      <w:del w:id="295" w:author="Sahin, Burak" w:date="2017-03-29T15:55:00Z">
        <w:r w:rsidDel="00053948">
          <w:delText>Now let us dive deeper into the</w:delText>
        </w:r>
        <w:r w:rsidR="000F2580" w:rsidDel="00053948">
          <w:delText xml:space="preserve"> identity assurance</w:delText>
        </w:r>
        <w:r w:rsidDel="00053948">
          <w:delText xml:space="preserve"> levels </w:delText>
        </w:r>
        <w:r w:rsidR="001E0B92" w:rsidDel="00053948">
          <w:delText>to examine some use cases.</w:delText>
        </w:r>
        <w:r w:rsidR="009923BE" w:rsidDel="00053948">
          <w:delText xml:space="preserve"> </w:delText>
        </w:r>
      </w:del>
    </w:p>
    <w:p w14:paraId="1DF5C11F" w14:textId="0D4B3BFC" w:rsidR="001E0B92" w:rsidRDefault="001E0B92" w:rsidP="0053684B">
      <w:r>
        <w:t xml:space="preserve">According to </w:t>
      </w:r>
      <w:r>
        <w:fldChar w:fldCharType="begin"/>
      </w:r>
      <w:r>
        <w:instrText xml:space="preserve"> REF _Ref473042900 \h </w:instrText>
      </w:r>
      <w:r>
        <w:fldChar w:fldCharType="separate"/>
      </w:r>
      <w:r>
        <w:t xml:space="preserve">Table </w:t>
      </w:r>
      <w:r>
        <w:rPr>
          <w:noProof/>
        </w:rPr>
        <w:t>1</w:t>
      </w:r>
      <w:r>
        <w:fldChar w:fldCharType="end"/>
      </w:r>
      <w:r>
        <w:t xml:space="preserve"> the following is true for IAL1:</w:t>
      </w:r>
    </w:p>
    <w:p w14:paraId="38018E85" w14:textId="77777777" w:rsidR="001E0B92" w:rsidRDefault="001E0B92" w:rsidP="0053684B">
      <w:pPr>
        <w:pStyle w:val="ListParagraph"/>
        <w:numPr>
          <w:ilvl w:val="0"/>
          <w:numId w:val="6"/>
        </w:numPr>
      </w:pPr>
      <w:r>
        <w:t>There is no requirement of proof for an applicant’s identity.</w:t>
      </w:r>
    </w:p>
    <w:p w14:paraId="26592722" w14:textId="77777777" w:rsidR="009752F9" w:rsidRDefault="009752F9" w:rsidP="0053684B">
      <w:pPr>
        <w:pStyle w:val="ListParagraph"/>
        <w:numPr>
          <w:ilvl w:val="0"/>
          <w:numId w:val="6"/>
        </w:numPr>
      </w:pPr>
      <w:r>
        <w:t>Any attributes that are provided in the authentication process are either:</w:t>
      </w:r>
    </w:p>
    <w:p w14:paraId="49928835" w14:textId="77777777" w:rsidR="009752F9" w:rsidRDefault="009752F9" w:rsidP="0053684B">
      <w:pPr>
        <w:pStyle w:val="ListParagraph"/>
        <w:numPr>
          <w:ilvl w:val="1"/>
          <w:numId w:val="6"/>
        </w:numPr>
      </w:pPr>
      <w:r>
        <w:t>Self-asserted, or</w:t>
      </w:r>
    </w:p>
    <w:p w14:paraId="379F6ACC" w14:textId="77777777" w:rsidR="00ED54D2" w:rsidRDefault="009752F9" w:rsidP="0053684B">
      <w:pPr>
        <w:pStyle w:val="ListParagraph"/>
        <w:numPr>
          <w:ilvl w:val="1"/>
          <w:numId w:val="6"/>
        </w:numPr>
      </w:pPr>
      <w:r>
        <w:t>Should be treated as self-asserted</w:t>
      </w:r>
    </w:p>
    <w:p w14:paraId="06AAD785" w14:textId="77777777" w:rsidR="00167CD7" w:rsidRDefault="009752F9" w:rsidP="0053684B">
      <w:r>
        <w:lastRenderedPageBreak/>
        <w:fldChar w:fldCharType="begin"/>
      </w:r>
      <w:r>
        <w:instrText xml:space="preserve"> REF _Ref473042900 \h </w:instrText>
      </w:r>
      <w:r>
        <w:fldChar w:fldCharType="separate"/>
      </w:r>
      <w:r>
        <w:t xml:space="preserve">Table </w:t>
      </w:r>
      <w:r>
        <w:rPr>
          <w:noProof/>
        </w:rPr>
        <w:t>1</w:t>
      </w:r>
      <w:r>
        <w:fldChar w:fldCharType="end"/>
      </w:r>
      <w:r>
        <w:t xml:space="preserve"> suggests the following for IAL2:</w:t>
      </w:r>
    </w:p>
    <w:p w14:paraId="51FB729F" w14:textId="1970F654" w:rsidR="00E27B85" w:rsidRDefault="00E27B85" w:rsidP="0053684B">
      <w:pPr>
        <w:pStyle w:val="ListParagraph"/>
        <w:numPr>
          <w:ilvl w:val="0"/>
          <w:numId w:val="8"/>
        </w:numPr>
      </w:pPr>
      <w:r>
        <w:t>Identity proofing is required with evidence that:</w:t>
      </w:r>
    </w:p>
    <w:p w14:paraId="0E1FABFC" w14:textId="1B966D1D" w:rsidR="00E27B85" w:rsidRDefault="00E27B85" w:rsidP="0053684B">
      <w:pPr>
        <w:pStyle w:val="ListParagraph"/>
        <w:numPr>
          <w:ilvl w:val="1"/>
          <w:numId w:val="8"/>
        </w:numPr>
      </w:pPr>
      <w:r>
        <w:t>Supports real-world existence of the claimed identity</w:t>
      </w:r>
    </w:p>
    <w:p w14:paraId="326F7CFB" w14:textId="77777777" w:rsidR="00960DD1" w:rsidRDefault="00E27B85" w:rsidP="0053684B">
      <w:pPr>
        <w:pStyle w:val="ListParagraph"/>
        <w:numPr>
          <w:ilvl w:val="1"/>
          <w:numId w:val="8"/>
        </w:numPr>
      </w:pPr>
      <w:r>
        <w:t xml:space="preserve">Verifies </w:t>
      </w:r>
      <w:r w:rsidR="00960DD1">
        <w:t>the association between the applicant and the real-world identity</w:t>
      </w:r>
    </w:p>
    <w:p w14:paraId="1074AA7C" w14:textId="77777777" w:rsidR="005B2857" w:rsidRDefault="005B2857" w:rsidP="0053684B">
      <w:pPr>
        <w:pStyle w:val="ListParagraph"/>
        <w:numPr>
          <w:ilvl w:val="0"/>
          <w:numId w:val="8"/>
        </w:numPr>
      </w:pPr>
      <w:r>
        <w:t>Identity proofing can be done in person or remotely</w:t>
      </w:r>
    </w:p>
    <w:p w14:paraId="36576EC9" w14:textId="77777777" w:rsidR="005B2857" w:rsidRDefault="005B2857" w:rsidP="0053684B">
      <w:pPr>
        <w:pStyle w:val="ListParagraph"/>
        <w:numPr>
          <w:ilvl w:val="0"/>
          <w:numId w:val="8"/>
        </w:numPr>
      </w:pPr>
      <w:r>
        <w:t>Attributes may be asserted by CSPs to RPs for verification in support of pseudonymous identity</w:t>
      </w:r>
    </w:p>
    <w:p w14:paraId="77A3EE02" w14:textId="77777777" w:rsidR="005B2857" w:rsidRDefault="005B2857" w:rsidP="0053684B">
      <w:r>
        <w:t>For IAL3:</w:t>
      </w:r>
    </w:p>
    <w:p w14:paraId="5E03B92D" w14:textId="77777777" w:rsidR="005B2857" w:rsidRDefault="005B2857" w:rsidP="0053684B">
      <w:pPr>
        <w:pStyle w:val="ListParagraph"/>
        <w:numPr>
          <w:ilvl w:val="0"/>
          <w:numId w:val="9"/>
        </w:numPr>
      </w:pPr>
      <w:r>
        <w:t>Identity proofing is required to be done in person</w:t>
      </w:r>
    </w:p>
    <w:p w14:paraId="74C453C2" w14:textId="77777777" w:rsidR="005B2857" w:rsidRDefault="005B2857" w:rsidP="0053684B">
      <w:pPr>
        <w:pStyle w:val="ListParagraph"/>
        <w:numPr>
          <w:ilvl w:val="0"/>
          <w:numId w:val="9"/>
        </w:numPr>
      </w:pPr>
      <w:r>
        <w:t>Attributes must be verified by an authorized and trained representative of the CSP</w:t>
      </w:r>
    </w:p>
    <w:p w14:paraId="399942BE" w14:textId="57A32135" w:rsidR="00D95BA6" w:rsidRDefault="005B2857" w:rsidP="0053684B">
      <w:pPr>
        <w:pStyle w:val="ListParagraph"/>
        <w:numPr>
          <w:ilvl w:val="0"/>
          <w:numId w:val="9"/>
        </w:numPr>
      </w:pPr>
      <w:r>
        <w:t>CSPs may assert attributes to RPs for verification in support of pseudonymous identity</w:t>
      </w:r>
    </w:p>
    <w:tbl>
      <w:tblPr>
        <w:tblStyle w:val="TableGrid"/>
        <w:tblpPr w:leftFromText="180" w:rightFromText="180" w:vertAnchor="text" w:horzAnchor="margin" w:tblpXSpec="right" w:tblpY="42"/>
        <w:tblW w:w="5000" w:type="pct"/>
        <w:tblBorders>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C47B01" w:rsidRPr="00E05E8C" w14:paraId="05D28A4C" w14:textId="77777777" w:rsidTr="005122EA">
        <w:trPr>
          <w:trHeight w:val="372"/>
        </w:trPr>
        <w:tc>
          <w:tcPr>
            <w:tcW w:w="5000" w:type="pct"/>
            <w:shd w:val="clear" w:color="auto" w:fill="F2F2F2" w:themeFill="background1" w:themeFillShade="F2"/>
          </w:tcPr>
          <w:p w14:paraId="794C7933" w14:textId="3A62E740" w:rsidR="00C47B01" w:rsidRPr="00E05E8C" w:rsidRDefault="00C47B01" w:rsidP="008C4534">
            <w:pPr>
              <w:rPr>
                <w:b/>
                <w:i/>
              </w:rPr>
              <w:pPrChange w:id="296" w:author="Sahin, Burak" w:date="2017-06-27T18:34:00Z">
                <w:pPr>
                  <w:framePr w:hSpace="180" w:wrap="around" w:vAnchor="text" w:hAnchor="margin" w:xAlign="right" w:y="42"/>
                </w:pPr>
              </w:pPrChange>
            </w:pPr>
            <w:r w:rsidRPr="00E05E8C">
              <w:rPr>
                <w:b/>
                <w:i/>
              </w:rPr>
              <w:t>Case Example</w:t>
            </w:r>
            <w:ins w:id="297" w:author="Sahin, Burak" w:date="2017-03-30T16:29:00Z">
              <w:r w:rsidR="0089540F">
                <w:rPr>
                  <w:b/>
                  <w:i/>
                </w:rPr>
                <w:t xml:space="preserve">: </w:t>
              </w:r>
            </w:ins>
            <w:ins w:id="298" w:author="Sahin, Burak" w:date="2017-06-27T18:33:00Z">
              <w:r w:rsidR="008C4534">
                <w:rPr>
                  <w:b/>
                  <w:i/>
                </w:rPr>
                <w:t>IAL Selection without Proofing</w:t>
              </w:r>
            </w:ins>
          </w:p>
        </w:tc>
      </w:tr>
      <w:tr w:rsidR="00C47B01" w:rsidRPr="00E05E8C" w14:paraId="3B633460" w14:textId="77777777" w:rsidTr="005122EA">
        <w:trPr>
          <w:trHeight w:val="2676"/>
        </w:trPr>
        <w:tc>
          <w:tcPr>
            <w:tcW w:w="5000" w:type="pct"/>
            <w:shd w:val="clear" w:color="auto" w:fill="F2F2F2" w:themeFill="background1" w:themeFillShade="F2"/>
          </w:tcPr>
          <w:p w14:paraId="79104751" w14:textId="77777777" w:rsidR="00C47B01" w:rsidRPr="00E05E8C" w:rsidRDefault="00C47B01" w:rsidP="00C47B01">
            <w:r w:rsidRPr="00E05E8C">
              <w:t>A free secure messaging service provider offers desktop and smartphone application versions of a product that allows users to send one another encrypted messages via the internet. Users are registered by providing a first and a last name and selecting a unique user name that is connected to an email address through which registration has to be confirmed and account management is done. Secure authentication is done via user name and a custom password.</w:t>
            </w:r>
          </w:p>
          <w:p w14:paraId="008CFA19" w14:textId="747937EF" w:rsidR="00C47B01" w:rsidRPr="00E05E8C" w:rsidRDefault="00C47B01" w:rsidP="00C47B01">
            <w:r w:rsidRPr="00E05E8C">
              <w:t xml:space="preserve">While building their product architecture, the company consulted SP800-63A and determined that their identity model does not require a user to prove their actual identity. No mechanism will be built to </w:t>
            </w:r>
            <w:r w:rsidR="003502ED" w:rsidRPr="00E05E8C">
              <w:t xml:space="preserve">check the </w:t>
            </w:r>
            <w:r w:rsidRPr="00E05E8C">
              <w:t>veracity of the user’s first and last name, or the associated identity to which the registered email address belongs. It was therefore concluded that their identity proofing requirements are of level IAL1.</w:t>
            </w:r>
          </w:p>
        </w:tc>
      </w:tr>
    </w:tbl>
    <w:p w14:paraId="3D5A850A" w14:textId="1F37302E" w:rsidR="00F26E4B" w:rsidRDefault="00E611A5" w:rsidP="0053684B">
      <w:pPr>
        <w:rPr>
          <w:ins w:id="299" w:author="Sahin, Burak" w:date="2017-03-29T16:06:00Z"/>
        </w:rPr>
      </w:pPr>
      <w:r w:rsidRPr="00E05E8C">
        <w:t xml:space="preserve">As with the other content in this document the IAL selection guidance is intended to be informative and to complement the existing risk management practices of each agency. It is not intended to supersede or contravene processes and procedures developed at the organizational level. </w:t>
      </w:r>
      <w:r w:rsidR="00E95950" w:rsidRPr="00E05E8C">
        <w:t xml:space="preserve">As there are not requirements for identity proofing at IAL 1, </w:t>
      </w:r>
      <w:r w:rsidR="005C2D8A" w:rsidRPr="00E05E8C">
        <w:t xml:space="preserve">hereafter </w:t>
      </w:r>
      <w:r w:rsidR="00E95950" w:rsidRPr="00E05E8C">
        <w:t xml:space="preserve">this document focuses on IAL 2 &amp; 3 and the processes for putting into place an operational identity proofing program. </w:t>
      </w:r>
    </w:p>
    <w:p w14:paraId="28B57DF9" w14:textId="20BB114F" w:rsidR="00BD4B2A" w:rsidRDefault="00BD4B2A" w:rsidP="0053684B">
      <w:pPr>
        <w:rPr>
          <w:ins w:id="300" w:author="Sahin, Burak" w:date="2017-06-27T17:36:00Z"/>
        </w:rPr>
      </w:pPr>
      <w:ins w:id="301" w:author="Sahin, Burak" w:date="2017-03-29T16:06:00Z">
        <w:r>
          <w:t>As seen in the case example, there is no proof requirement until IAL2.</w:t>
        </w:r>
      </w:ins>
    </w:p>
    <w:tbl>
      <w:tblPr>
        <w:tblStyle w:val="TableGrid"/>
        <w:tblpPr w:leftFromText="180" w:rightFromText="180" w:vertAnchor="text" w:horzAnchor="margin" w:tblpXSpec="right" w:tblpY="42"/>
        <w:tblW w:w="5000" w:type="pct"/>
        <w:tblBorders>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Change w:id="302">
          <w:tblGrid>
            <w:gridCol w:w="9350"/>
          </w:tblGrid>
        </w:tblGridChange>
      </w:tblGrid>
      <w:tr w:rsidR="008C4534" w:rsidRPr="008C4534" w14:paraId="4094C672" w14:textId="77777777" w:rsidTr="00F47283">
        <w:trPr>
          <w:trHeight w:val="372"/>
          <w:ins w:id="303" w:author="Sahin, Burak" w:date="2017-06-27T18:33:00Z"/>
        </w:trPr>
        <w:tc>
          <w:tcPr>
            <w:tcW w:w="5000" w:type="pct"/>
            <w:shd w:val="clear" w:color="auto" w:fill="F2F2F2" w:themeFill="background1" w:themeFillShade="F2"/>
          </w:tcPr>
          <w:p w14:paraId="4D5B3F36" w14:textId="7DC0B306" w:rsidR="008C4534" w:rsidRPr="008C4534" w:rsidRDefault="008C4534" w:rsidP="008C4534">
            <w:pPr>
              <w:rPr>
                <w:ins w:id="304" w:author="Sahin, Burak" w:date="2017-06-27T18:33:00Z"/>
                <w:b/>
                <w:i/>
                <w:highlight w:val="yellow"/>
                <w:rPrChange w:id="305" w:author="Sahin, Burak" w:date="2017-06-27T18:39:00Z">
                  <w:rPr>
                    <w:ins w:id="306" w:author="Sahin, Burak" w:date="2017-06-27T18:33:00Z"/>
                    <w:b/>
                    <w:i/>
                  </w:rPr>
                </w:rPrChange>
              </w:rPr>
              <w:pPrChange w:id="307" w:author="Sahin, Burak" w:date="2017-06-27T18:34:00Z">
                <w:pPr>
                  <w:framePr w:hSpace="180" w:wrap="around" w:vAnchor="text" w:hAnchor="margin" w:xAlign="right" w:y="42"/>
                </w:pPr>
              </w:pPrChange>
            </w:pPr>
            <w:ins w:id="308" w:author="Sahin, Burak" w:date="2017-06-27T18:33:00Z">
              <w:r w:rsidRPr="008C4534">
                <w:rPr>
                  <w:b/>
                  <w:i/>
                  <w:highlight w:val="yellow"/>
                  <w:rPrChange w:id="309" w:author="Sahin, Burak" w:date="2017-06-27T18:39:00Z">
                    <w:rPr>
                      <w:b/>
                      <w:i/>
                    </w:rPr>
                  </w:rPrChange>
                </w:rPr>
                <w:t xml:space="preserve">Case Example: </w:t>
              </w:r>
            </w:ins>
            <w:ins w:id="310" w:author="Sahin, Burak" w:date="2017-06-27T18:34:00Z">
              <w:r w:rsidRPr="008C4534">
                <w:rPr>
                  <w:b/>
                  <w:i/>
                  <w:highlight w:val="yellow"/>
                  <w:rPrChange w:id="311" w:author="Sahin, Burak" w:date="2017-06-27T18:39:00Z">
                    <w:rPr>
                      <w:b/>
                      <w:i/>
                    </w:rPr>
                  </w:rPrChange>
                </w:rPr>
                <w:t>IAL Selection for Level 2 or 3</w:t>
              </w:r>
            </w:ins>
          </w:p>
        </w:tc>
      </w:tr>
      <w:tr w:rsidR="008C4534" w:rsidRPr="00E05E8C" w14:paraId="76D67D3D" w14:textId="77777777" w:rsidTr="008C4534">
        <w:tblPrEx>
          <w:tblW w:w="5000" w:type="pct"/>
          <w:tblBorders>
            <w:insideH w:val="none" w:sz="0" w:space="0" w:color="auto"/>
            <w:insideV w:val="none" w:sz="0" w:space="0" w:color="auto"/>
          </w:tblBorders>
          <w:shd w:val="clear" w:color="auto" w:fill="F2F2F2" w:themeFill="background1" w:themeFillShade="F2"/>
          <w:tblPrExChange w:id="312" w:author="Sahin, Burak" w:date="2017-06-27T18:34:00Z">
            <w:tblPrEx>
              <w:tblW w:w="5000" w:type="pct"/>
              <w:tblBorders>
                <w:insideH w:val="none" w:sz="0" w:space="0" w:color="auto"/>
                <w:insideV w:val="none" w:sz="0" w:space="0" w:color="auto"/>
              </w:tblBorders>
              <w:shd w:val="clear" w:color="auto" w:fill="F2F2F2" w:themeFill="background1" w:themeFillShade="F2"/>
            </w:tblPrEx>
          </w:tblPrExChange>
        </w:tblPrEx>
        <w:trPr>
          <w:trHeight w:val="425"/>
          <w:ins w:id="313" w:author="Sahin, Burak" w:date="2017-06-27T18:33:00Z"/>
          <w:trPrChange w:id="314" w:author="Sahin, Burak" w:date="2017-06-27T18:34:00Z">
            <w:trPr>
              <w:trHeight w:val="2676"/>
            </w:trPr>
          </w:trPrChange>
        </w:trPr>
        <w:tc>
          <w:tcPr>
            <w:tcW w:w="5000" w:type="pct"/>
            <w:shd w:val="clear" w:color="auto" w:fill="F2F2F2" w:themeFill="background1" w:themeFillShade="F2"/>
            <w:tcPrChange w:id="315" w:author="Sahin, Burak" w:date="2017-06-27T18:34:00Z">
              <w:tcPr>
                <w:tcW w:w="5000" w:type="pct"/>
                <w:shd w:val="clear" w:color="auto" w:fill="F2F2F2" w:themeFill="background1" w:themeFillShade="F2"/>
              </w:tcPr>
            </w:tcPrChange>
          </w:tcPr>
          <w:p w14:paraId="2C1D3066" w14:textId="2E4CD4F3" w:rsidR="008C4534" w:rsidRPr="00E05E8C" w:rsidRDefault="008C4534" w:rsidP="008C4534">
            <w:pPr>
              <w:rPr>
                <w:ins w:id="316" w:author="Sahin, Burak" w:date="2017-06-27T18:33:00Z"/>
              </w:rPr>
              <w:pPrChange w:id="317" w:author="Sahin, Burak" w:date="2017-06-27T18:34:00Z">
                <w:pPr>
                  <w:framePr w:hSpace="180" w:wrap="around" w:vAnchor="text" w:hAnchor="margin" w:xAlign="right" w:y="42"/>
                </w:pPr>
              </w:pPrChange>
            </w:pPr>
            <w:ins w:id="318" w:author="Sahin, Burak" w:date="2017-06-27T18:33:00Z">
              <w:r w:rsidRPr="008C4534">
                <w:rPr>
                  <w:highlight w:val="yellow"/>
                  <w:rPrChange w:id="319" w:author="Sahin, Burak" w:date="2017-06-27T18:39:00Z">
                    <w:rPr/>
                  </w:rPrChange>
                </w:rPr>
                <w:t>Placehold</w:t>
              </w:r>
            </w:ins>
            <w:ins w:id="320" w:author="Sahin, Burak" w:date="2017-06-27T18:34:00Z">
              <w:r w:rsidRPr="008C4534">
                <w:rPr>
                  <w:highlight w:val="yellow"/>
                  <w:rPrChange w:id="321" w:author="Sahin, Burak" w:date="2017-06-27T18:39:00Z">
                    <w:rPr/>
                  </w:rPrChange>
                </w:rPr>
                <w:t>er</w:t>
              </w:r>
            </w:ins>
          </w:p>
        </w:tc>
      </w:tr>
    </w:tbl>
    <w:p w14:paraId="5C2F2E21" w14:textId="79196C38" w:rsidR="00A4249A" w:rsidRPr="00E05E8C" w:rsidRDefault="00A4249A" w:rsidP="0053684B">
      <w:pPr>
        <w:rPr>
          <w:ins w:id="322" w:author="Sahin, Burak" w:date="2017-02-21T12:50:00Z"/>
        </w:rPr>
      </w:pPr>
    </w:p>
    <w:p w14:paraId="1AE9B5BC" w14:textId="2B0CDFE0" w:rsidR="000446F3" w:rsidRDefault="000446F3" w:rsidP="004707B8">
      <w:pPr>
        <w:pStyle w:val="Heading2"/>
        <w:rPr>
          <w:ins w:id="323" w:author="Sahin, Burak" w:date="2017-02-21T12:50:00Z"/>
        </w:rPr>
        <w:pPrChange w:id="324" w:author="Sahin, Burak" w:date="2017-06-27T15:43:00Z">
          <w:pPr>
            <w:pStyle w:val="Heading3"/>
          </w:pPr>
        </w:pPrChange>
      </w:pPr>
      <w:bookmarkStart w:id="325" w:name="_Toc486347405"/>
      <w:ins w:id="326" w:author="Sahin, Burak" w:date="2017-02-21T12:50:00Z">
        <w:r w:rsidRPr="00E05E8C">
          <w:t>Determining the Necessary Evid</w:t>
        </w:r>
        <w:r>
          <w:t>ence</w:t>
        </w:r>
        <w:bookmarkEnd w:id="325"/>
      </w:ins>
    </w:p>
    <w:p w14:paraId="29E3B526" w14:textId="77777777" w:rsidR="00DB1F52" w:rsidRDefault="00DB1F52" w:rsidP="0053684B">
      <w:pPr>
        <w:rPr>
          <w:ins w:id="327" w:author="Sahin, Burak" w:date="2017-02-21T13:02:00Z"/>
        </w:rPr>
      </w:pPr>
      <w:ins w:id="328" w:author="Sahin, Burak" w:date="2017-02-21T13:02:00Z">
        <w:r>
          <w:t>Once the identity assurance level for a system or subsystem has been selected, the CSP can determine the evidence required for identity proofing.</w:t>
        </w:r>
      </w:ins>
    </w:p>
    <w:p w14:paraId="237085C4" w14:textId="6596EE6A" w:rsidR="00864C56" w:rsidRDefault="00864C56" w:rsidP="0053684B">
      <w:pPr>
        <w:rPr>
          <w:ins w:id="329" w:author="Sahin, Burak" w:date="2017-02-21T13:01:00Z"/>
        </w:rPr>
      </w:pPr>
      <w:ins w:id="330" w:author="Sahin, Burak" w:date="2017-02-21T13:19:00Z">
        <w:r>
          <w:t>Beside the information provided by the</w:t>
        </w:r>
      </w:ins>
      <w:ins w:id="331" w:author="Sahin, Burak" w:date="2017-02-21T13:20:00Z">
        <w:r>
          <w:t xml:space="preserve"> applicant during the enrollment process</w:t>
        </w:r>
      </w:ins>
      <w:ins w:id="332" w:author="Sahin, Burak" w:date="2017-03-31T14:21:00Z">
        <w:r w:rsidR="009058B8">
          <w:t xml:space="preserve"> –please note that the word “information” here is intended to convey information provided in the content of an evidence document, and not </w:t>
        </w:r>
      </w:ins>
      <w:ins w:id="333" w:author="Sahin, Burak" w:date="2017-03-31T14:22:00Z">
        <w:r w:rsidR="009058B8">
          <w:t>solely knowledge or the applicant’s say-so, which alone is not sufficient for proofing—</w:t>
        </w:r>
      </w:ins>
      <w:ins w:id="334" w:author="Sahin, Burak" w:date="2017-02-21T13:20:00Z">
        <w:r>
          <w:t>, the</w:t>
        </w:r>
      </w:ins>
      <w:ins w:id="335" w:author="Sahin, Burak" w:date="2017-02-21T13:03:00Z">
        <w:r w:rsidR="00DB1F52">
          <w:t xml:space="preserve"> validation </w:t>
        </w:r>
      </w:ins>
      <w:ins w:id="336" w:author="Sahin, Burak" w:date="2017-02-21T13:19:00Z">
        <w:r>
          <w:t>step</w:t>
        </w:r>
      </w:ins>
      <w:ins w:id="337" w:author="Sahin, Burak" w:date="2017-02-21T13:04:00Z">
        <w:r w:rsidR="00DB1F52">
          <w:t xml:space="preserve"> may </w:t>
        </w:r>
      </w:ins>
      <w:ins w:id="338" w:author="Sahin, Burak" w:date="2017-02-21T13:20:00Z">
        <w:r>
          <w:t xml:space="preserve">also </w:t>
        </w:r>
      </w:ins>
      <w:ins w:id="339" w:author="Sahin, Burak" w:date="2017-02-21T13:04:00Z">
        <w:r w:rsidR="00DB1F52">
          <w:t xml:space="preserve">require evidence from an applicant as dictated by the </w:t>
        </w:r>
      </w:ins>
      <w:ins w:id="340" w:author="Sahin, Burak" w:date="2017-02-21T13:20:00Z">
        <w:r>
          <w:lastRenderedPageBreak/>
          <w:t>requirements of</w:t>
        </w:r>
      </w:ins>
      <w:ins w:id="341" w:author="Sahin, Burak" w:date="2017-02-21T13:06:00Z">
        <w:r w:rsidR="00DB1F52">
          <w:t xml:space="preserve"> the CSP.</w:t>
        </w:r>
      </w:ins>
      <w:ins w:id="342" w:author="Sahin, Burak" w:date="2017-02-21T13:21:00Z">
        <w:r>
          <w:t xml:space="preserve"> S</w:t>
        </w:r>
      </w:ins>
      <w:ins w:id="343" w:author="Sahin, Burak" w:date="2017-02-21T13:05:00Z">
        <w:r w:rsidR="00DB1F52">
          <w:t xml:space="preserve">ubmitting evidence </w:t>
        </w:r>
      </w:ins>
      <w:ins w:id="344" w:author="Sahin, Burak" w:date="2017-02-21T13:21:00Z">
        <w:r>
          <w:t xml:space="preserve">this way </w:t>
        </w:r>
      </w:ins>
      <w:ins w:id="345" w:author="Sahin, Burak" w:date="2017-02-21T13:05:00Z">
        <w:r w:rsidR="00DB1F52">
          <w:t xml:space="preserve">in multiple stages can become </w:t>
        </w:r>
      </w:ins>
      <w:ins w:id="346" w:author="Sahin, Burak" w:date="2017-02-21T13:06:00Z">
        <w:r w:rsidR="00DB1F52">
          <w:t>burdensome</w:t>
        </w:r>
      </w:ins>
      <w:ins w:id="347" w:author="Sahin, Burak" w:date="2017-02-21T13:05:00Z">
        <w:r w:rsidR="00DB1F52">
          <w:t xml:space="preserve"> for an applicant.</w:t>
        </w:r>
      </w:ins>
      <w:ins w:id="348" w:author="Sahin, Burak" w:date="2017-02-21T13:04:00Z">
        <w:r w:rsidR="00DB1F52">
          <w:t xml:space="preserve"> </w:t>
        </w:r>
      </w:ins>
      <w:r w:rsidR="00417625">
        <w:t>It</w:t>
      </w:r>
      <w:ins w:id="349" w:author="Sahin, Burak" w:date="2017-02-21T13:01:00Z">
        <w:r w:rsidR="000446F3">
          <w:t xml:space="preserve"> is important to</w:t>
        </w:r>
      </w:ins>
      <w:ins w:id="350" w:author="Sahin, Burak" w:date="2017-03-21T11:28:00Z">
        <w:r w:rsidR="008A5C41">
          <w:t xml:space="preserve"> consider collecting</w:t>
        </w:r>
      </w:ins>
      <w:ins w:id="351" w:author="Sahin, Burak" w:date="2017-02-21T13:01:00Z">
        <w:r w:rsidR="000446F3">
          <w:t xml:space="preserve"> the appropriate evidence up-front to avoid requiring the user to</w:t>
        </w:r>
        <w:r>
          <w:t xml:space="preserve"> perform multiple </w:t>
        </w:r>
      </w:ins>
      <w:ins w:id="352" w:author="Sahin, Burak" w:date="2017-03-31T14:20:00Z">
        <w:r w:rsidR="009058B8">
          <w:t>interactions in order to establish and account</w:t>
        </w:r>
      </w:ins>
      <w:ins w:id="353" w:author="Sahin, Burak" w:date="2017-02-21T13:01:00Z">
        <w:r>
          <w:t>.</w:t>
        </w:r>
      </w:ins>
    </w:p>
    <w:p w14:paraId="73DC70E0" w14:textId="2EC8676D" w:rsidR="000446F3" w:rsidRDefault="000446F3" w:rsidP="0053684B">
      <w:pPr>
        <w:rPr>
          <w:ins w:id="354" w:author="Sahin, Burak" w:date="2017-06-27T15:52:00Z"/>
        </w:rPr>
      </w:pPr>
      <w:ins w:id="355" w:author="Sahin, Burak" w:date="2017-02-21T13:01:00Z">
        <w:r>
          <w:t>There should be a good balance between executing the proofing process and minimizing the burden on the applicant.</w:t>
        </w:r>
      </w:ins>
    </w:p>
    <w:p w14:paraId="741FEE3C" w14:textId="77777777" w:rsidR="0017116A" w:rsidRDefault="0017116A" w:rsidP="0017116A">
      <w:pPr>
        <w:pStyle w:val="Heading2"/>
        <w:rPr>
          <w:ins w:id="356" w:author="Sahin, Burak" w:date="2017-06-27T15:52:00Z"/>
        </w:rPr>
      </w:pPr>
      <w:bookmarkStart w:id="357" w:name="_Toc486347406"/>
      <w:ins w:id="358" w:author="Sahin, Burak" w:date="2017-06-27T15:52:00Z">
        <w:r>
          <w:t>Types of evidence</w:t>
        </w:r>
        <w:bookmarkEnd w:id="357"/>
      </w:ins>
    </w:p>
    <w:p w14:paraId="080379FF" w14:textId="77777777" w:rsidR="0017116A" w:rsidRDefault="0017116A" w:rsidP="0017116A">
      <w:pPr>
        <w:rPr>
          <w:ins w:id="359" w:author="Sahin, Burak" w:date="2017-06-27T15:52:00Z"/>
        </w:rPr>
      </w:pPr>
      <w:ins w:id="360" w:author="Sahin, Burak" w:date="2017-06-27T15:52:00Z">
        <w:r>
          <w:fldChar w:fldCharType="begin"/>
        </w:r>
        <w:r>
          <w:instrText xml:space="preserve"> REF _Ref478634785 \h </w:instrText>
        </w:r>
        <w:r>
          <w:fldChar w:fldCharType="separate"/>
        </w:r>
        <w:r>
          <w:t xml:space="preserve">Table </w:t>
        </w:r>
        <w:r>
          <w:rPr>
            <w:noProof/>
          </w:rPr>
          <w:t>5</w:t>
        </w:r>
        <w:r>
          <w:fldChar w:fldCharType="end"/>
        </w:r>
        <w:r>
          <w:t xml:space="preserve"> provides examples of evidence from each category of strength defined in the aforementioned identity evidence quality table in 800-63A.</w:t>
        </w:r>
      </w:ins>
    </w:p>
    <w:tbl>
      <w:tblPr>
        <w:tblStyle w:val="GridTable41"/>
        <w:tblW w:w="0" w:type="auto"/>
        <w:jc w:val="center"/>
        <w:tblLook w:val="04A0" w:firstRow="1" w:lastRow="0" w:firstColumn="1" w:lastColumn="0" w:noHBand="0" w:noVBand="1"/>
      </w:tblPr>
      <w:tblGrid>
        <w:gridCol w:w="1467"/>
        <w:gridCol w:w="7406"/>
      </w:tblGrid>
      <w:tr w:rsidR="0017116A" w14:paraId="42FDF9B6" w14:textId="77777777" w:rsidTr="00B22746">
        <w:trPr>
          <w:cnfStyle w:val="100000000000" w:firstRow="1" w:lastRow="0" w:firstColumn="0" w:lastColumn="0" w:oddVBand="0" w:evenVBand="0" w:oddHBand="0" w:evenHBand="0" w:firstRowFirstColumn="0" w:firstRowLastColumn="0" w:lastRowFirstColumn="0" w:lastRowLastColumn="0"/>
          <w:jc w:val="center"/>
          <w:ins w:id="361" w:author="Sahin, Burak" w:date="2017-06-27T15:52:00Z"/>
        </w:trPr>
        <w:tc>
          <w:tcPr>
            <w:cnfStyle w:val="001000000000" w:firstRow="0" w:lastRow="0" w:firstColumn="1" w:lastColumn="0" w:oddVBand="0" w:evenVBand="0" w:oddHBand="0" w:evenHBand="0" w:firstRowFirstColumn="0" w:firstRowLastColumn="0" w:lastRowFirstColumn="0" w:lastRowLastColumn="0"/>
            <w:tcW w:w="0" w:type="auto"/>
          </w:tcPr>
          <w:p w14:paraId="086BEB68" w14:textId="77777777" w:rsidR="0017116A" w:rsidRDefault="0017116A" w:rsidP="00B22746">
            <w:pPr>
              <w:rPr>
                <w:ins w:id="362" w:author="Sahin, Burak" w:date="2017-06-27T15:52:00Z"/>
              </w:rPr>
            </w:pPr>
            <w:ins w:id="363" w:author="Sahin, Burak" w:date="2017-06-27T15:52:00Z">
              <w:r>
                <w:t>Strength</w:t>
              </w:r>
            </w:ins>
          </w:p>
        </w:tc>
        <w:tc>
          <w:tcPr>
            <w:tcW w:w="0" w:type="auto"/>
          </w:tcPr>
          <w:p w14:paraId="2F329800" w14:textId="77777777" w:rsidR="0017116A" w:rsidRDefault="0017116A" w:rsidP="00B22746">
            <w:pPr>
              <w:cnfStyle w:val="100000000000" w:firstRow="1" w:lastRow="0" w:firstColumn="0" w:lastColumn="0" w:oddVBand="0" w:evenVBand="0" w:oddHBand="0" w:evenHBand="0" w:firstRowFirstColumn="0" w:firstRowLastColumn="0" w:lastRowFirstColumn="0" w:lastRowLastColumn="0"/>
              <w:rPr>
                <w:ins w:id="364" w:author="Sahin, Burak" w:date="2017-06-27T15:52:00Z"/>
              </w:rPr>
            </w:pPr>
            <w:ins w:id="365" w:author="Sahin, Burak" w:date="2017-06-27T15:52:00Z">
              <w:r>
                <w:t>Examples</w:t>
              </w:r>
            </w:ins>
          </w:p>
        </w:tc>
      </w:tr>
      <w:tr w:rsidR="0017116A" w14:paraId="454BAB82" w14:textId="77777777" w:rsidTr="00B22746">
        <w:trPr>
          <w:cnfStyle w:val="000000100000" w:firstRow="0" w:lastRow="0" w:firstColumn="0" w:lastColumn="0" w:oddVBand="0" w:evenVBand="0" w:oddHBand="1" w:evenHBand="0" w:firstRowFirstColumn="0" w:firstRowLastColumn="0" w:lastRowFirstColumn="0" w:lastRowLastColumn="0"/>
          <w:jc w:val="center"/>
          <w:ins w:id="366" w:author="Sahin, Burak" w:date="2017-06-27T15:52:00Z"/>
        </w:trPr>
        <w:tc>
          <w:tcPr>
            <w:cnfStyle w:val="001000000000" w:firstRow="0" w:lastRow="0" w:firstColumn="1" w:lastColumn="0" w:oddVBand="0" w:evenVBand="0" w:oddHBand="0" w:evenHBand="0" w:firstRowFirstColumn="0" w:firstRowLastColumn="0" w:lastRowFirstColumn="0" w:lastRowLastColumn="0"/>
            <w:tcW w:w="0" w:type="auto"/>
          </w:tcPr>
          <w:p w14:paraId="2461A06C" w14:textId="77777777" w:rsidR="0017116A" w:rsidRDefault="0017116A" w:rsidP="00B22746">
            <w:pPr>
              <w:rPr>
                <w:ins w:id="367" w:author="Sahin, Burak" w:date="2017-06-27T15:52:00Z"/>
              </w:rPr>
            </w:pPr>
            <w:ins w:id="368" w:author="Sahin, Burak" w:date="2017-06-27T15:52:00Z">
              <w:r>
                <w:t>Unacceptable</w:t>
              </w:r>
            </w:ins>
          </w:p>
        </w:tc>
        <w:tc>
          <w:tcPr>
            <w:tcW w:w="0" w:type="auto"/>
          </w:tcPr>
          <w:p w14:paraId="505418E3" w14:textId="77777777" w:rsidR="0017116A" w:rsidRDefault="0017116A" w:rsidP="00B22746">
            <w:pPr>
              <w:cnfStyle w:val="000000100000" w:firstRow="0" w:lastRow="0" w:firstColumn="0" w:lastColumn="0" w:oddVBand="0" w:evenVBand="0" w:oddHBand="1" w:evenHBand="0" w:firstRowFirstColumn="0" w:firstRowLastColumn="0" w:lastRowFirstColumn="0" w:lastRowLastColumn="0"/>
              <w:rPr>
                <w:ins w:id="369" w:author="Sahin, Burak" w:date="2017-06-27T15:52:00Z"/>
              </w:rPr>
            </w:pPr>
            <w:ins w:id="370" w:author="Sahin, Burak" w:date="2017-06-27T15:52:00Z">
              <w:r>
                <w:t>Library Cards</w:t>
              </w:r>
            </w:ins>
          </w:p>
        </w:tc>
      </w:tr>
      <w:tr w:rsidR="0017116A" w14:paraId="0A39D21D" w14:textId="77777777" w:rsidTr="00B22746">
        <w:trPr>
          <w:jc w:val="center"/>
          <w:ins w:id="371" w:author="Sahin, Burak" w:date="2017-06-27T15:52:00Z"/>
        </w:trPr>
        <w:tc>
          <w:tcPr>
            <w:cnfStyle w:val="001000000000" w:firstRow="0" w:lastRow="0" w:firstColumn="1" w:lastColumn="0" w:oddVBand="0" w:evenVBand="0" w:oddHBand="0" w:evenHBand="0" w:firstRowFirstColumn="0" w:firstRowLastColumn="0" w:lastRowFirstColumn="0" w:lastRowLastColumn="0"/>
            <w:tcW w:w="0" w:type="auto"/>
          </w:tcPr>
          <w:p w14:paraId="02FF7B6A" w14:textId="77777777" w:rsidR="0017116A" w:rsidRDefault="0017116A" w:rsidP="00B22746">
            <w:pPr>
              <w:rPr>
                <w:ins w:id="372" w:author="Sahin, Burak" w:date="2017-06-27T15:52:00Z"/>
              </w:rPr>
            </w:pPr>
            <w:ins w:id="373" w:author="Sahin, Burak" w:date="2017-06-27T15:52:00Z">
              <w:r>
                <w:t>Weak</w:t>
              </w:r>
            </w:ins>
          </w:p>
        </w:tc>
        <w:tc>
          <w:tcPr>
            <w:tcW w:w="0" w:type="auto"/>
          </w:tcPr>
          <w:p w14:paraId="1E2E352D" w14:textId="77777777" w:rsidR="0017116A" w:rsidRDefault="0017116A" w:rsidP="00B22746">
            <w:pPr>
              <w:cnfStyle w:val="000000000000" w:firstRow="0" w:lastRow="0" w:firstColumn="0" w:lastColumn="0" w:oddVBand="0" w:evenVBand="0" w:oddHBand="0" w:evenHBand="0" w:firstRowFirstColumn="0" w:firstRowLastColumn="0" w:lastRowFirstColumn="0" w:lastRowLastColumn="0"/>
              <w:rPr>
                <w:ins w:id="374" w:author="Sahin, Burak" w:date="2017-06-27T15:52:00Z"/>
              </w:rPr>
            </w:pPr>
            <w:ins w:id="375" w:author="Sahin, Burak" w:date="2017-06-27T15:52:00Z">
              <w:r>
                <w:t>Organizational Membership Cards</w:t>
              </w:r>
            </w:ins>
          </w:p>
          <w:p w14:paraId="6DBAC482" w14:textId="77777777" w:rsidR="0017116A" w:rsidRDefault="0017116A" w:rsidP="00B22746">
            <w:pPr>
              <w:cnfStyle w:val="000000000000" w:firstRow="0" w:lastRow="0" w:firstColumn="0" w:lastColumn="0" w:oddVBand="0" w:evenVBand="0" w:oddHBand="0" w:evenHBand="0" w:firstRowFirstColumn="0" w:firstRowLastColumn="0" w:lastRowFirstColumn="0" w:lastRowLastColumn="0"/>
              <w:rPr>
                <w:ins w:id="376" w:author="Sahin, Burak" w:date="2017-06-27T15:52:00Z"/>
              </w:rPr>
            </w:pPr>
            <w:ins w:id="377" w:author="Sahin, Burak" w:date="2017-06-27T15:52:00Z">
              <w:r>
                <w:t>Birth Certificate</w:t>
              </w:r>
            </w:ins>
          </w:p>
          <w:p w14:paraId="311192CF" w14:textId="77777777" w:rsidR="0017116A" w:rsidRDefault="0017116A" w:rsidP="00B22746">
            <w:pPr>
              <w:cnfStyle w:val="000000000000" w:firstRow="0" w:lastRow="0" w:firstColumn="0" w:lastColumn="0" w:oddVBand="0" w:evenVBand="0" w:oddHBand="0" w:evenHBand="0" w:firstRowFirstColumn="0" w:firstRowLastColumn="0" w:lastRowFirstColumn="0" w:lastRowLastColumn="0"/>
              <w:rPr>
                <w:ins w:id="378" w:author="Sahin, Burak" w:date="2017-06-27T15:52:00Z"/>
              </w:rPr>
            </w:pPr>
            <w:ins w:id="379" w:author="Sahin, Burak" w:date="2017-06-27T15:52:00Z">
              <w:r>
                <w:t>Social Security Card</w:t>
              </w:r>
            </w:ins>
          </w:p>
        </w:tc>
      </w:tr>
      <w:tr w:rsidR="0017116A" w14:paraId="24373AF6" w14:textId="77777777" w:rsidTr="00B22746">
        <w:trPr>
          <w:cnfStyle w:val="000000100000" w:firstRow="0" w:lastRow="0" w:firstColumn="0" w:lastColumn="0" w:oddVBand="0" w:evenVBand="0" w:oddHBand="1" w:evenHBand="0" w:firstRowFirstColumn="0" w:firstRowLastColumn="0" w:lastRowFirstColumn="0" w:lastRowLastColumn="0"/>
          <w:jc w:val="center"/>
          <w:ins w:id="380" w:author="Sahin, Burak" w:date="2017-06-27T15:52:00Z"/>
        </w:trPr>
        <w:tc>
          <w:tcPr>
            <w:cnfStyle w:val="001000000000" w:firstRow="0" w:lastRow="0" w:firstColumn="1" w:lastColumn="0" w:oddVBand="0" w:evenVBand="0" w:oddHBand="0" w:evenHBand="0" w:firstRowFirstColumn="0" w:firstRowLastColumn="0" w:lastRowFirstColumn="0" w:lastRowLastColumn="0"/>
            <w:tcW w:w="0" w:type="auto"/>
          </w:tcPr>
          <w:p w14:paraId="673E5DE0" w14:textId="77777777" w:rsidR="0017116A" w:rsidRDefault="0017116A" w:rsidP="00B22746">
            <w:pPr>
              <w:rPr>
                <w:ins w:id="381" w:author="Sahin, Burak" w:date="2017-06-27T15:52:00Z"/>
              </w:rPr>
            </w:pPr>
            <w:ins w:id="382" w:author="Sahin, Burak" w:date="2017-06-27T15:52:00Z">
              <w:r>
                <w:t>Fair</w:t>
              </w:r>
            </w:ins>
          </w:p>
        </w:tc>
        <w:tc>
          <w:tcPr>
            <w:tcW w:w="0" w:type="auto"/>
          </w:tcPr>
          <w:p w14:paraId="5EA4552E" w14:textId="77777777" w:rsidR="0017116A" w:rsidRDefault="0017116A" w:rsidP="00B22746">
            <w:pPr>
              <w:cnfStyle w:val="000000100000" w:firstRow="0" w:lastRow="0" w:firstColumn="0" w:lastColumn="0" w:oddVBand="0" w:evenVBand="0" w:oddHBand="1" w:evenHBand="0" w:firstRowFirstColumn="0" w:firstRowLastColumn="0" w:lastRowFirstColumn="0" w:lastRowLastColumn="0"/>
              <w:rPr>
                <w:ins w:id="383" w:author="Sahin, Burak" w:date="2017-06-27T15:52:00Z"/>
              </w:rPr>
            </w:pPr>
            <w:ins w:id="384" w:author="Sahin, Burak" w:date="2017-06-27T15:52:00Z">
              <w:r>
                <w:t>Individual Tax Number</w:t>
              </w:r>
            </w:ins>
          </w:p>
          <w:p w14:paraId="6164BABF" w14:textId="77777777" w:rsidR="0017116A" w:rsidRDefault="0017116A" w:rsidP="00B22746">
            <w:pPr>
              <w:cnfStyle w:val="000000100000" w:firstRow="0" w:lastRow="0" w:firstColumn="0" w:lastColumn="0" w:oddVBand="0" w:evenVBand="0" w:oddHBand="1" w:evenHBand="0" w:firstRowFirstColumn="0" w:firstRowLastColumn="0" w:lastRowFirstColumn="0" w:lastRowLastColumn="0"/>
              <w:rPr>
                <w:ins w:id="385" w:author="Sahin, Burak" w:date="2017-06-27T15:52:00Z"/>
              </w:rPr>
            </w:pPr>
            <w:ins w:id="386" w:author="Sahin, Burak" w:date="2017-06-27T15:52:00Z">
              <w:r>
                <w:t>Credit or Debit Card</w:t>
              </w:r>
            </w:ins>
          </w:p>
          <w:p w14:paraId="705D26F2" w14:textId="77777777" w:rsidR="0017116A" w:rsidRDefault="0017116A" w:rsidP="00B22746">
            <w:pPr>
              <w:cnfStyle w:val="000000100000" w:firstRow="0" w:lastRow="0" w:firstColumn="0" w:lastColumn="0" w:oddVBand="0" w:evenVBand="0" w:oddHBand="1" w:evenHBand="0" w:firstRowFirstColumn="0" w:firstRowLastColumn="0" w:lastRowFirstColumn="0" w:lastRowLastColumn="0"/>
              <w:rPr>
                <w:ins w:id="387" w:author="Sahin, Burak" w:date="2017-06-27T15:52:00Z"/>
              </w:rPr>
            </w:pPr>
            <w:ins w:id="388" w:author="Sahin, Burak" w:date="2017-06-27T15:52:00Z">
              <w:r>
                <w:t>Bank Account Statement</w:t>
              </w:r>
            </w:ins>
          </w:p>
          <w:p w14:paraId="40AC11E4" w14:textId="77777777" w:rsidR="0017116A" w:rsidRDefault="0017116A" w:rsidP="00B22746">
            <w:pPr>
              <w:cnfStyle w:val="000000100000" w:firstRow="0" w:lastRow="0" w:firstColumn="0" w:lastColumn="0" w:oddVBand="0" w:evenVBand="0" w:oddHBand="1" w:evenHBand="0" w:firstRowFirstColumn="0" w:firstRowLastColumn="0" w:lastRowFirstColumn="0" w:lastRowLastColumn="0"/>
              <w:rPr>
                <w:ins w:id="389" w:author="Sahin, Burak" w:date="2017-06-27T15:52:00Z"/>
              </w:rPr>
            </w:pPr>
            <w:ins w:id="390" w:author="Sahin, Burak" w:date="2017-06-27T15:52:00Z">
              <w:r>
                <w:t>Utility Account Statement</w:t>
              </w:r>
            </w:ins>
          </w:p>
        </w:tc>
      </w:tr>
      <w:tr w:rsidR="0017116A" w14:paraId="2F2AD9EE" w14:textId="77777777" w:rsidTr="00B22746">
        <w:trPr>
          <w:jc w:val="center"/>
          <w:ins w:id="391" w:author="Sahin, Burak" w:date="2017-06-27T15:52:00Z"/>
        </w:trPr>
        <w:tc>
          <w:tcPr>
            <w:cnfStyle w:val="001000000000" w:firstRow="0" w:lastRow="0" w:firstColumn="1" w:lastColumn="0" w:oddVBand="0" w:evenVBand="0" w:oddHBand="0" w:evenHBand="0" w:firstRowFirstColumn="0" w:firstRowLastColumn="0" w:lastRowFirstColumn="0" w:lastRowLastColumn="0"/>
            <w:tcW w:w="0" w:type="auto"/>
          </w:tcPr>
          <w:p w14:paraId="75DDAEC1" w14:textId="77777777" w:rsidR="0017116A" w:rsidRDefault="0017116A" w:rsidP="00B22746">
            <w:pPr>
              <w:rPr>
                <w:ins w:id="392" w:author="Sahin, Burak" w:date="2017-06-27T15:52:00Z"/>
              </w:rPr>
            </w:pPr>
            <w:ins w:id="393" w:author="Sahin, Burak" w:date="2017-06-27T15:52:00Z">
              <w:r>
                <w:t>Strong</w:t>
              </w:r>
            </w:ins>
          </w:p>
        </w:tc>
        <w:tc>
          <w:tcPr>
            <w:tcW w:w="0" w:type="auto"/>
          </w:tcPr>
          <w:p w14:paraId="54861594" w14:textId="77777777" w:rsidR="0017116A" w:rsidRDefault="0017116A" w:rsidP="00B22746">
            <w:pPr>
              <w:cnfStyle w:val="000000000000" w:firstRow="0" w:lastRow="0" w:firstColumn="0" w:lastColumn="0" w:oddVBand="0" w:evenVBand="0" w:oddHBand="0" w:evenHBand="0" w:firstRowFirstColumn="0" w:firstRowLastColumn="0" w:lastRowFirstColumn="0" w:lastRowLastColumn="0"/>
              <w:rPr>
                <w:ins w:id="394" w:author="Sahin, Burak" w:date="2017-06-27T15:52:00Z"/>
              </w:rPr>
            </w:pPr>
            <w:ins w:id="395" w:author="Sahin, Burak" w:date="2017-06-27T15:52:00Z">
              <w:r>
                <w:t>Real ID Driver’s License</w:t>
              </w:r>
            </w:ins>
          </w:p>
          <w:p w14:paraId="36F6A529" w14:textId="77777777" w:rsidR="0017116A" w:rsidRDefault="0017116A" w:rsidP="00B22746">
            <w:pPr>
              <w:cnfStyle w:val="000000000000" w:firstRow="0" w:lastRow="0" w:firstColumn="0" w:lastColumn="0" w:oddVBand="0" w:evenVBand="0" w:oddHBand="0" w:evenHBand="0" w:firstRowFirstColumn="0" w:firstRowLastColumn="0" w:lastRowFirstColumn="0" w:lastRowLastColumn="0"/>
              <w:rPr>
                <w:ins w:id="396" w:author="Sahin, Burak" w:date="2017-06-27T15:52:00Z"/>
              </w:rPr>
            </w:pPr>
            <w:ins w:id="397" w:author="Sahin, Burak" w:date="2017-06-27T15:52:00Z">
              <w:r>
                <w:t>State ID</w:t>
              </w:r>
            </w:ins>
          </w:p>
        </w:tc>
      </w:tr>
      <w:tr w:rsidR="0017116A" w14:paraId="71B3E846" w14:textId="77777777" w:rsidTr="00B22746">
        <w:trPr>
          <w:cnfStyle w:val="000000100000" w:firstRow="0" w:lastRow="0" w:firstColumn="0" w:lastColumn="0" w:oddVBand="0" w:evenVBand="0" w:oddHBand="1" w:evenHBand="0" w:firstRowFirstColumn="0" w:firstRowLastColumn="0" w:lastRowFirstColumn="0" w:lastRowLastColumn="0"/>
          <w:jc w:val="center"/>
          <w:ins w:id="398" w:author="Sahin, Burak" w:date="2017-06-27T15:52:00Z"/>
        </w:trPr>
        <w:tc>
          <w:tcPr>
            <w:cnfStyle w:val="001000000000" w:firstRow="0" w:lastRow="0" w:firstColumn="1" w:lastColumn="0" w:oddVBand="0" w:evenVBand="0" w:oddHBand="0" w:evenHBand="0" w:firstRowFirstColumn="0" w:firstRowLastColumn="0" w:lastRowFirstColumn="0" w:lastRowLastColumn="0"/>
            <w:tcW w:w="0" w:type="auto"/>
          </w:tcPr>
          <w:p w14:paraId="19F7569B" w14:textId="77777777" w:rsidR="0017116A" w:rsidRPr="00F47283" w:rsidRDefault="0017116A" w:rsidP="00B22746">
            <w:pPr>
              <w:rPr>
                <w:ins w:id="399" w:author="Sahin, Burak" w:date="2017-06-27T15:52:00Z"/>
                <w:sz w:val="24"/>
                <w:szCs w:val="24"/>
              </w:rPr>
            </w:pPr>
            <w:ins w:id="400" w:author="Sahin, Burak" w:date="2017-06-27T15:52:00Z">
              <w:r w:rsidRPr="00F47283">
                <w:rPr>
                  <w:sz w:val="24"/>
                  <w:szCs w:val="24"/>
                </w:rPr>
                <w:t>Superior</w:t>
              </w:r>
            </w:ins>
          </w:p>
        </w:tc>
        <w:tc>
          <w:tcPr>
            <w:tcW w:w="0" w:type="auto"/>
          </w:tcPr>
          <w:p w14:paraId="40C2354D" w14:textId="77777777" w:rsidR="0017116A" w:rsidRPr="00F47283" w:rsidRDefault="0017116A" w:rsidP="00B22746">
            <w:pPr>
              <w:cnfStyle w:val="000000100000" w:firstRow="0" w:lastRow="0" w:firstColumn="0" w:lastColumn="0" w:oddVBand="0" w:evenVBand="0" w:oddHBand="1" w:evenHBand="0" w:firstRowFirstColumn="0" w:firstRowLastColumn="0" w:lastRowFirstColumn="0" w:lastRowLastColumn="0"/>
              <w:rPr>
                <w:ins w:id="401" w:author="Sahin, Burak" w:date="2017-06-27T15:52:00Z"/>
                <w:rFonts w:eastAsia="Times New Roman" w:cs="Helvetica"/>
                <w:color w:val="454441"/>
                <w:szCs w:val="24"/>
              </w:rPr>
            </w:pPr>
            <w:ins w:id="402" w:author="Sahin, Burak" w:date="2017-06-27T15:52:00Z">
              <w:r w:rsidRPr="00F47283">
                <w:rPr>
                  <w:rFonts w:eastAsia="Times New Roman" w:cs="Helvetica"/>
                  <w:color w:val="454441"/>
                  <w:szCs w:val="24"/>
                </w:rPr>
                <w:t>FIPS 201 Compliant Personal Identification Verification Card (PIV, PIV-I, and CAC)</w:t>
              </w:r>
            </w:ins>
          </w:p>
          <w:p w14:paraId="75839F44" w14:textId="77777777" w:rsidR="0017116A" w:rsidRPr="00F47283" w:rsidRDefault="0017116A" w:rsidP="00B22746">
            <w:pPr>
              <w:cnfStyle w:val="000000100000" w:firstRow="0" w:lastRow="0" w:firstColumn="0" w:lastColumn="0" w:oddVBand="0" w:evenVBand="0" w:oddHBand="1" w:evenHBand="0" w:firstRowFirstColumn="0" w:firstRowLastColumn="0" w:lastRowFirstColumn="0" w:lastRowLastColumn="0"/>
              <w:rPr>
                <w:ins w:id="403" w:author="Sahin, Burak" w:date="2017-06-27T15:52:00Z"/>
                <w:rFonts w:eastAsia="Times New Roman" w:cs="Helvetica"/>
                <w:color w:val="454441"/>
                <w:szCs w:val="24"/>
              </w:rPr>
            </w:pPr>
            <w:ins w:id="404" w:author="Sahin, Burak" w:date="2017-06-27T15:52:00Z">
              <w:r w:rsidRPr="00F47283">
                <w:rPr>
                  <w:rFonts w:eastAsia="Times New Roman" w:cs="Helvetica"/>
                  <w:color w:val="454441"/>
                  <w:szCs w:val="24"/>
                </w:rPr>
                <w:t>National Passports</w:t>
              </w:r>
            </w:ins>
          </w:p>
          <w:p w14:paraId="5581DACE" w14:textId="77777777" w:rsidR="0017116A" w:rsidRPr="00F47283" w:rsidRDefault="0017116A" w:rsidP="00B22746">
            <w:pPr>
              <w:keepNext/>
              <w:cnfStyle w:val="000000100000" w:firstRow="0" w:lastRow="0" w:firstColumn="0" w:lastColumn="0" w:oddVBand="0" w:evenVBand="0" w:oddHBand="1" w:evenHBand="0" w:firstRowFirstColumn="0" w:firstRowLastColumn="0" w:lastRowFirstColumn="0" w:lastRowLastColumn="0"/>
              <w:rPr>
                <w:ins w:id="405" w:author="Sahin, Burak" w:date="2017-06-27T15:52:00Z"/>
                <w:rFonts w:eastAsia="Times New Roman" w:cs="Helvetica"/>
                <w:color w:val="454441"/>
                <w:sz w:val="24"/>
                <w:szCs w:val="24"/>
              </w:rPr>
            </w:pPr>
            <w:ins w:id="406" w:author="Sahin, Burak" w:date="2017-06-27T15:52:00Z">
              <w:r w:rsidRPr="009F431F">
                <w:rPr>
                  <w:rFonts w:eastAsia="Times New Roman" w:cs="Helvetica"/>
                  <w:color w:val="454441"/>
                  <w:szCs w:val="24"/>
                </w:rPr>
                <w:t>Enhanced Driver’s License or Id</w:t>
              </w:r>
              <w:r w:rsidRPr="00F47283">
                <w:rPr>
                  <w:rFonts w:eastAsia="Times New Roman" w:cs="Helvetica"/>
                  <w:color w:val="454441"/>
                  <w:szCs w:val="24"/>
                </w:rPr>
                <w:t>entification</w:t>
              </w:r>
            </w:ins>
          </w:p>
        </w:tc>
      </w:tr>
    </w:tbl>
    <w:p w14:paraId="1DE2C4A9" w14:textId="77777777" w:rsidR="0017116A" w:rsidRDefault="0017116A" w:rsidP="0017116A">
      <w:pPr>
        <w:pStyle w:val="Caption"/>
        <w:jc w:val="center"/>
        <w:rPr>
          <w:ins w:id="407" w:author="Sahin, Burak" w:date="2017-06-27T15:52:00Z"/>
        </w:rPr>
      </w:pPr>
      <w:bookmarkStart w:id="408" w:name="_Ref478634785"/>
      <w:bookmarkStart w:id="409" w:name="_Toc478731265"/>
      <w:ins w:id="410" w:author="Sahin, Burak" w:date="2017-06-27T15:52:00Z">
        <w:r>
          <w:t xml:space="preserve">Table </w:t>
        </w:r>
        <w:r>
          <w:fldChar w:fldCharType="begin"/>
        </w:r>
        <w:r>
          <w:instrText xml:space="preserve"> SEQ Table \* ARABIC </w:instrText>
        </w:r>
        <w:r>
          <w:fldChar w:fldCharType="separate"/>
        </w:r>
        <w:r>
          <w:rPr>
            <w:noProof/>
          </w:rPr>
          <w:t>7</w:t>
        </w:r>
        <w:r>
          <w:fldChar w:fldCharType="end"/>
        </w:r>
        <w:bookmarkEnd w:id="408"/>
        <w:r>
          <w:t>: Examples of Identity Evidence</w:t>
        </w:r>
        <w:bookmarkEnd w:id="409"/>
      </w:ins>
    </w:p>
    <w:p w14:paraId="1F9F4B5B" w14:textId="77777777" w:rsidR="0017116A" w:rsidRDefault="0017116A" w:rsidP="0017116A">
      <w:pPr>
        <w:rPr>
          <w:ins w:id="411" w:author="Sahin, Burak" w:date="2017-06-27T15:52:00Z"/>
        </w:rPr>
      </w:pPr>
      <w:ins w:id="412" w:author="Sahin, Burak" w:date="2017-06-27T15:52:00Z">
        <w:r>
          <w:t>Please note that while examples of unacceptable and weak evidence are presented here for the sake of completeness, CSP’s should nevertheless be careful in requiring such documents as identity evidence. CSP’s should also consider birth certificates and social security cards, which contain no visual evidence with which to confirm the applicant’s identity, with special care. Moreover, CSP’s are cautioned to revisit guidance provided earlier with respect to international or common names and the event of a name change while considering evidence for strength.</w:t>
        </w:r>
      </w:ins>
    </w:p>
    <w:p w14:paraId="3D1AB23B" w14:textId="77777777" w:rsidR="0017116A" w:rsidRDefault="0017116A" w:rsidP="0017116A">
      <w:pPr>
        <w:rPr>
          <w:ins w:id="413" w:author="Sahin, Burak" w:date="2017-06-27T15:52:00Z"/>
        </w:rPr>
      </w:pPr>
      <w:ins w:id="414" w:author="Sahin, Burak" w:date="2017-06-27T15:52:00Z">
        <w:r>
          <w:t xml:space="preserve">A CSP can collect an applicant’s social security number as additional information, but two other forms of identification should still be collected to which information in the social security number should </w:t>
        </w:r>
        <w:r w:rsidRPr="00F47283">
          <w:rPr>
            <w:strike/>
          </w:rPr>
          <w:t>still</w:t>
        </w:r>
        <w:r>
          <w:t xml:space="preserve"> resolve.</w:t>
        </w:r>
      </w:ins>
    </w:p>
    <w:p w14:paraId="443468E9" w14:textId="77777777" w:rsidR="0017116A" w:rsidRDefault="0017116A" w:rsidP="0017116A">
      <w:pPr>
        <w:rPr>
          <w:ins w:id="415" w:author="Sahin, Burak" w:date="2017-06-27T15:52:00Z"/>
        </w:rPr>
      </w:pPr>
      <w:ins w:id="416" w:author="Sahin, Burak" w:date="2017-06-27T15:52:00Z">
        <w:r>
          <w:t>Documents signed by digital watermarking (DWM) (such as driver’s license images) can also be used by CSP’s as a piece of strong evidence in identity proofing. Watermarks are embedded in images used in secure identity verification and use applications to verify the rightful owner of an evidence document. Some applications, for instance, use the applicant’s fingerprint information to watermark the image. Training of operators is also important for CSP’s to be able to expect and recognize the presence of a watermark in a piece of evidence that normally carries it, or notice when the watermark is absent for a simple binary fraud checking measure.</w:t>
        </w:r>
      </w:ins>
    </w:p>
    <w:p w14:paraId="29A98691" w14:textId="77777777" w:rsidR="0017116A" w:rsidRDefault="0017116A" w:rsidP="0017116A">
      <w:pPr>
        <w:rPr>
          <w:ins w:id="417" w:author="Sahin, Burak" w:date="2017-06-27T15:52:00Z"/>
        </w:rPr>
      </w:pPr>
      <w:ins w:id="418" w:author="Sahin, Burak" w:date="2017-06-27T15:52:00Z">
        <w:r>
          <w:lastRenderedPageBreak/>
          <w:t>Numbers, references and checksums may also be used by CSP’s to validate strong evidence in identity proofing.</w:t>
        </w:r>
      </w:ins>
    </w:p>
    <w:p w14:paraId="679C2CEF" w14:textId="77777777" w:rsidR="0017116A" w:rsidRDefault="0017116A" w:rsidP="0017116A">
      <w:pPr>
        <w:rPr>
          <w:ins w:id="419" w:author="Sahin, Burak" w:date="2017-06-27T15:52:00Z"/>
        </w:rPr>
      </w:pPr>
      <w:ins w:id="420" w:author="Sahin, Burak" w:date="2017-06-27T15:52:00Z">
        <w:r>
          <w:t>Checksums are an application of the traditional digital error-checking mechanism to cryptographic security. As a concept, a checksum is a numerical sum representing the correct digits in a piece of transmitted data, enabling recipients or relaying parties to verify integrity. As a cryptographic application, the checksum is calculated by applying cryptographic algorithms to data in order to generate a hash, which is then used to validate the data. The generated hash is the checksum used for validation and the principle is that unauthorized parties would not be able to change the data without affecting the hash as they would not have visibility into the cryptographic algorithm or algorithms that were originally used by the provider to generate the hash.</w:t>
        </w:r>
      </w:ins>
    </w:p>
    <w:p w14:paraId="6D74B8DE" w14:textId="77777777" w:rsidR="0017116A" w:rsidRDefault="0017116A" w:rsidP="0017116A">
      <w:pPr>
        <w:rPr>
          <w:ins w:id="421" w:author="Sahin, Burak" w:date="2017-06-27T15:52:00Z"/>
        </w:rPr>
      </w:pPr>
      <w:ins w:id="422" w:author="Sahin, Burak" w:date="2017-06-27T15:52:00Z">
        <w:r>
          <w:t>Checksums therefore provide a method to validate electronic evidence as well, whereby CSP’s can generate cryptographic checks to associate with documents used as evidence, which are then subject to a check for validation. This method can then be used to validate strong evidence.</w:t>
        </w:r>
      </w:ins>
    </w:p>
    <w:p w14:paraId="31E51A01" w14:textId="77777777" w:rsidR="0017116A" w:rsidRDefault="0017116A" w:rsidP="0017116A">
      <w:pPr>
        <w:rPr>
          <w:ins w:id="423" w:author="Sahin, Burak" w:date="2017-06-27T15:52:00Z"/>
        </w:rPr>
      </w:pPr>
      <w:ins w:id="424" w:author="Sahin, Burak" w:date="2017-06-27T15:52:00Z">
        <w:r>
          <w:t>Similarly, numbers or references that are associated with identity evidence such as a barcode embedded on the document can be used to validate strong evidence by CSP’s that wish to validate evidence.</w:t>
        </w:r>
      </w:ins>
    </w:p>
    <w:p w14:paraId="2D7B740D" w14:textId="133A4E11" w:rsidR="0017116A" w:rsidRDefault="0017116A" w:rsidP="0053684B">
      <w:pPr>
        <w:rPr>
          <w:ins w:id="425" w:author="Sahin, Burak" w:date="2017-06-27T18:34:00Z"/>
          <w:rFonts w:eastAsia="Times New Roman" w:cs="Helvetica"/>
          <w:color w:val="454441"/>
          <w:szCs w:val="24"/>
        </w:rPr>
      </w:pPr>
      <w:ins w:id="426" w:author="Sahin, Burak" w:date="2017-06-27T15:52:00Z">
        <w:r w:rsidRPr="003A1EA3">
          <w:rPr>
            <w:rFonts w:eastAsia="Times New Roman" w:cs="Helvetica"/>
            <w:color w:val="454441"/>
            <w:szCs w:val="24"/>
          </w:rPr>
          <w:t xml:space="preserve">It is </w:t>
        </w:r>
        <w:r>
          <w:rPr>
            <w:rFonts w:eastAsia="Times New Roman" w:cs="Helvetica"/>
            <w:color w:val="454441"/>
            <w:szCs w:val="24"/>
          </w:rPr>
          <w:t xml:space="preserve">also </w:t>
        </w:r>
        <w:r w:rsidRPr="003A1EA3">
          <w:rPr>
            <w:rFonts w:eastAsia="Times New Roman" w:cs="Helvetica"/>
            <w:color w:val="454441"/>
            <w:szCs w:val="24"/>
          </w:rPr>
          <w:t>important to make the distinction between equipment and knowledge that is the patented intellectual property of a particular vendor and is protected by patent law, and equipment and knowledge (algorithms, workflows, systems) that is proprietary to the vendor, whose internal working mechanisms are not known to outside entities that are not bound by non-disclosure agreements. Measures should be taken to ensure that proprietary systems and equipment produce results that are trusted by the CSP.</w:t>
        </w:r>
      </w:ins>
    </w:p>
    <w:tbl>
      <w:tblPr>
        <w:tblStyle w:val="TableGrid"/>
        <w:tblpPr w:leftFromText="180" w:rightFromText="180" w:vertAnchor="text" w:horzAnchor="margin" w:tblpXSpec="right" w:tblpY="42"/>
        <w:tblW w:w="5000" w:type="pct"/>
        <w:tblBorders>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8C4534" w:rsidRPr="008C4534" w14:paraId="3F7F5095" w14:textId="77777777" w:rsidTr="00F47283">
        <w:trPr>
          <w:trHeight w:val="372"/>
          <w:ins w:id="427" w:author="Sahin, Burak" w:date="2017-06-27T18:34:00Z"/>
        </w:trPr>
        <w:tc>
          <w:tcPr>
            <w:tcW w:w="5000" w:type="pct"/>
            <w:shd w:val="clear" w:color="auto" w:fill="F2F2F2" w:themeFill="background1" w:themeFillShade="F2"/>
          </w:tcPr>
          <w:p w14:paraId="5B935DB8" w14:textId="2CE1EDC9" w:rsidR="008C4534" w:rsidRPr="008C4534" w:rsidRDefault="008C4534" w:rsidP="008C4534">
            <w:pPr>
              <w:rPr>
                <w:ins w:id="428" w:author="Sahin, Burak" w:date="2017-06-27T18:34:00Z"/>
                <w:b/>
                <w:i/>
                <w:highlight w:val="yellow"/>
                <w:rPrChange w:id="429" w:author="Sahin, Burak" w:date="2017-06-27T18:39:00Z">
                  <w:rPr>
                    <w:ins w:id="430" w:author="Sahin, Burak" w:date="2017-06-27T18:34:00Z"/>
                    <w:b/>
                    <w:i/>
                  </w:rPr>
                </w:rPrChange>
              </w:rPr>
              <w:pPrChange w:id="431" w:author="Sahin, Burak" w:date="2017-06-27T18:35:00Z">
                <w:pPr>
                  <w:framePr w:hSpace="180" w:wrap="around" w:vAnchor="text" w:hAnchor="margin" w:xAlign="right" w:y="42"/>
                </w:pPr>
              </w:pPrChange>
            </w:pPr>
            <w:ins w:id="432" w:author="Sahin, Burak" w:date="2017-06-27T18:34:00Z">
              <w:r w:rsidRPr="008C4534">
                <w:rPr>
                  <w:b/>
                  <w:i/>
                  <w:highlight w:val="yellow"/>
                  <w:rPrChange w:id="433" w:author="Sahin, Burak" w:date="2017-06-27T18:39:00Z">
                    <w:rPr>
                      <w:b/>
                      <w:i/>
                    </w:rPr>
                  </w:rPrChange>
                </w:rPr>
                <w:t xml:space="preserve">Case Example: </w:t>
              </w:r>
            </w:ins>
            <w:ins w:id="434" w:author="Sahin, Burak" w:date="2017-06-27T18:35:00Z">
              <w:r w:rsidRPr="008C4534">
                <w:rPr>
                  <w:b/>
                  <w:i/>
                  <w:highlight w:val="yellow"/>
                  <w:rPrChange w:id="435" w:author="Sahin, Burak" w:date="2017-06-27T18:39:00Z">
                    <w:rPr>
                      <w:b/>
                      <w:i/>
                    </w:rPr>
                  </w:rPrChange>
                </w:rPr>
                <w:t>Evidence</w:t>
              </w:r>
            </w:ins>
            <w:ins w:id="436" w:author="Sahin, Burak" w:date="2017-06-27T18:34:00Z">
              <w:r w:rsidRPr="008C4534">
                <w:rPr>
                  <w:b/>
                  <w:i/>
                  <w:highlight w:val="yellow"/>
                  <w:rPrChange w:id="437" w:author="Sahin, Burak" w:date="2017-06-27T18:39:00Z">
                    <w:rPr>
                      <w:b/>
                      <w:i/>
                    </w:rPr>
                  </w:rPrChange>
                </w:rPr>
                <w:t xml:space="preserve"> Selection for Level 2 or 3</w:t>
              </w:r>
            </w:ins>
          </w:p>
        </w:tc>
      </w:tr>
      <w:tr w:rsidR="008C4534" w:rsidRPr="008C4534" w14:paraId="38A76506" w14:textId="77777777" w:rsidTr="00F47283">
        <w:trPr>
          <w:trHeight w:val="425"/>
          <w:ins w:id="438" w:author="Sahin, Burak" w:date="2017-06-27T18:34:00Z"/>
        </w:trPr>
        <w:tc>
          <w:tcPr>
            <w:tcW w:w="5000" w:type="pct"/>
            <w:shd w:val="clear" w:color="auto" w:fill="F2F2F2" w:themeFill="background1" w:themeFillShade="F2"/>
          </w:tcPr>
          <w:p w14:paraId="12433DD2" w14:textId="77777777" w:rsidR="008C4534" w:rsidRPr="008C4534" w:rsidRDefault="008C4534" w:rsidP="00F47283">
            <w:pPr>
              <w:rPr>
                <w:ins w:id="439" w:author="Sahin, Burak" w:date="2017-06-27T18:34:00Z"/>
                <w:highlight w:val="yellow"/>
                <w:rPrChange w:id="440" w:author="Sahin, Burak" w:date="2017-06-27T18:39:00Z">
                  <w:rPr>
                    <w:ins w:id="441" w:author="Sahin, Burak" w:date="2017-06-27T18:34:00Z"/>
                  </w:rPr>
                </w:rPrChange>
              </w:rPr>
            </w:pPr>
            <w:ins w:id="442" w:author="Sahin, Burak" w:date="2017-06-27T18:34:00Z">
              <w:r w:rsidRPr="008C4534">
                <w:rPr>
                  <w:highlight w:val="yellow"/>
                  <w:rPrChange w:id="443" w:author="Sahin, Burak" w:date="2017-06-27T18:39:00Z">
                    <w:rPr/>
                  </w:rPrChange>
                </w:rPr>
                <w:t>Placeholder</w:t>
              </w:r>
            </w:ins>
          </w:p>
        </w:tc>
      </w:tr>
    </w:tbl>
    <w:p w14:paraId="0502E838" w14:textId="19B4FD90" w:rsidR="008C4534" w:rsidRPr="008C4534" w:rsidRDefault="008C4534" w:rsidP="0053684B">
      <w:pPr>
        <w:rPr>
          <w:rPrChange w:id="444" w:author="Sahin, Burak" w:date="2017-06-27T18:35:00Z">
            <w:rPr/>
          </w:rPrChange>
        </w:rPr>
      </w:pPr>
      <w:ins w:id="445" w:author="Sahin, Burak" w:date="2017-06-27T18:35:00Z">
        <w:r w:rsidRPr="008C4534">
          <w:rPr>
            <w:highlight w:val="yellow"/>
            <w:rPrChange w:id="446" w:author="Sahin, Burak" w:date="2017-06-27T18:39:00Z">
              <w:rPr>
                <w:sz w:val="28"/>
              </w:rPr>
            </w:rPrChange>
          </w:rPr>
          <w:t>Placeholder for Diagram Showing Phase 1 (IAL</w:t>
        </w:r>
      </w:ins>
      <w:ins w:id="447" w:author="Sahin, Burak" w:date="2017-06-27T18:36:00Z">
        <w:r w:rsidRPr="008C4534">
          <w:rPr>
            <w:highlight w:val="yellow"/>
            <w:rPrChange w:id="448" w:author="Sahin, Burak" w:date="2017-06-27T18:39:00Z">
              <w:rPr/>
            </w:rPrChange>
          </w:rPr>
          <w:t xml:space="preserve"> and Evidence</w:t>
        </w:r>
      </w:ins>
      <w:ins w:id="449" w:author="Sahin, Burak" w:date="2017-06-27T18:35:00Z">
        <w:r w:rsidRPr="008C4534">
          <w:rPr>
            <w:highlight w:val="yellow"/>
            <w:rPrChange w:id="450" w:author="Sahin, Burak" w:date="2017-06-27T18:39:00Z">
              <w:rPr>
                <w:sz w:val="28"/>
              </w:rPr>
            </w:rPrChange>
          </w:rPr>
          <w:t xml:space="preserve"> Selection)</w:t>
        </w:r>
      </w:ins>
    </w:p>
    <w:p w14:paraId="721392E3" w14:textId="1AEC4E32" w:rsidR="00AE493D" w:rsidRDefault="00AE493D" w:rsidP="00AE493D">
      <w:pPr>
        <w:pStyle w:val="Heading1"/>
      </w:pPr>
      <w:bookmarkStart w:id="451" w:name="_Toc486347407"/>
      <w:r>
        <w:t>Enrollment</w:t>
      </w:r>
      <w:bookmarkEnd w:id="451"/>
    </w:p>
    <w:p w14:paraId="4B9D18F5" w14:textId="40E08D95" w:rsidR="00460B3D" w:rsidRDefault="00AE493D" w:rsidP="00AE493D">
      <w:pPr>
        <w:rPr>
          <w:ins w:id="452" w:author="Sahin, Burak" w:date="2017-03-29T16:25:00Z"/>
        </w:rPr>
      </w:pPr>
      <w:r>
        <w:t xml:space="preserve">The first step to proof an individual is to collect the </w:t>
      </w:r>
      <w:r w:rsidR="009763EE">
        <w:t>core attributes</w:t>
      </w:r>
      <w:r>
        <w:t xml:space="preserve"> necessary to </w:t>
      </w:r>
      <w:del w:id="453" w:author="Paul Grassi" w:date="2017-02-13T16:57:00Z">
        <w:r w:rsidDel="00883049">
          <w:delText xml:space="preserve">build </w:delText>
        </w:r>
      </w:del>
      <w:ins w:id="454" w:author="Paul Grassi" w:date="2017-02-13T16:57:00Z">
        <w:r w:rsidR="00883049">
          <w:t xml:space="preserve">establish </w:t>
        </w:r>
      </w:ins>
      <w:r>
        <w:t xml:space="preserve">a unique representation of the individual’s identity for use during the proofing process. The </w:t>
      </w:r>
      <w:r w:rsidR="009763EE">
        <w:t>core attributes</w:t>
      </w:r>
      <w:r w:rsidR="00C25FFB">
        <w:t xml:space="preserve">, regardless of IAL, </w:t>
      </w:r>
      <w:r>
        <w:t>should be collected in accordance with the requirements identified in SP800-63A</w:t>
      </w:r>
      <w:del w:id="455" w:author="Sahin, Burak" w:date="2017-03-31T13:50:00Z">
        <w:r w:rsidDel="001A448E">
          <w:delText xml:space="preserve"> (</w:delText>
        </w:r>
        <w:r w:rsidR="009D5592" w:rsidDel="001A448E">
          <w:fldChar w:fldCharType="begin"/>
        </w:r>
        <w:r w:rsidR="009D5592" w:rsidDel="001A448E">
          <w:delInstrText xml:space="preserve"> HYPERLINK "https://pages.nist.gov/800-63-3/sp800-63a.html" \l "general-requirements" </w:delInstrText>
        </w:r>
        <w:r w:rsidR="009D5592" w:rsidDel="001A448E">
          <w:fldChar w:fldCharType="separate"/>
        </w:r>
        <w:r w:rsidRPr="00282E8D" w:rsidDel="001A448E">
          <w:rPr>
            <w:rStyle w:val="Hyperlink"/>
          </w:rPr>
          <w:delText>https://pages.nist.gov/800-63-3/sp800-63a.html#general-requirements</w:delText>
        </w:r>
        <w:r w:rsidR="009D5592" w:rsidDel="001A448E">
          <w:rPr>
            <w:rStyle w:val="Hyperlink"/>
          </w:rPr>
          <w:fldChar w:fldCharType="end"/>
        </w:r>
        <w:r w:rsidDel="001A448E">
          <w:delText>)</w:delText>
        </w:r>
      </w:del>
      <w:r>
        <w:t>.</w:t>
      </w:r>
    </w:p>
    <w:p w14:paraId="01A34C8E" w14:textId="77777777" w:rsidR="00460B3D" w:rsidRDefault="00AE493D" w:rsidP="00AE493D">
      <w:pPr>
        <w:rPr>
          <w:ins w:id="456" w:author="Sahin, Burak" w:date="2017-02-20T15:51:00Z"/>
        </w:rPr>
      </w:pPr>
      <w:del w:id="457" w:author="Sahin, Burak" w:date="2017-03-29T16:25:00Z">
        <w:r w:rsidDel="00460B3D">
          <w:delText xml:space="preserve"> </w:delText>
        </w:r>
      </w:del>
      <w:r w:rsidR="00C25FFB">
        <w:t xml:space="preserve">While the </w:t>
      </w:r>
      <w:r>
        <w:t>information collected should be the minimum required by the CSP for its use in the proofing process</w:t>
      </w:r>
      <w:r w:rsidR="00C25FFB">
        <w:t xml:space="preserve">, it is permissible for </w:t>
      </w:r>
      <w:r w:rsidR="00C25FFB" w:rsidRPr="002D18A8">
        <w:t xml:space="preserve">the CSP to collect additional information in the process of identity proofing an applicant, </w:t>
      </w:r>
      <w:r w:rsidR="00A353C7">
        <w:t xml:space="preserve">if </w:t>
      </w:r>
      <w:r w:rsidR="00C25FFB" w:rsidRPr="002D18A8">
        <w:t>the applicant explicitly consents to the CSP collecting and</w:t>
      </w:r>
      <w:r w:rsidR="00926E3B">
        <w:t>/or</w:t>
      </w:r>
      <w:r w:rsidR="00C25FFB" w:rsidRPr="002D18A8">
        <w:t xml:space="preserve"> storing the attributes</w:t>
      </w:r>
      <w:r w:rsidR="00926E3B">
        <w:t xml:space="preserve"> as outlined by the CSP</w:t>
      </w:r>
      <w:r w:rsidR="00C25FFB" w:rsidRPr="002D18A8">
        <w:t>.</w:t>
      </w:r>
      <w:r w:rsidR="0086717A">
        <w:t xml:space="preserve"> </w:t>
      </w:r>
      <w:ins w:id="458" w:author="Sahin, Burak" w:date="2017-02-20T15:51:00Z">
        <w:r w:rsidR="00AF1934">
          <w:t xml:space="preserve">When attributes are not present within the collected evidence but require the CSP to query other data sources, the applicant’s explicit </w:t>
        </w:r>
        <w:r w:rsidR="00460B3D">
          <w:t>consent should again be sought.</w:t>
        </w:r>
      </w:ins>
    </w:p>
    <w:p w14:paraId="2D4E35B3" w14:textId="70BC8DEB" w:rsidR="009763EE" w:rsidDel="005A0FE3" w:rsidRDefault="005A0FE3" w:rsidP="00AE493D">
      <w:pPr>
        <w:rPr>
          <w:del w:id="459" w:author="Sahin, Burak" w:date="2017-02-20T14:12:00Z"/>
        </w:rPr>
      </w:pPr>
      <w:ins w:id="460" w:author="Sahin, Burak" w:date="2017-02-20T14:03:00Z">
        <w:r w:rsidRPr="00E05E8C">
          <w:t xml:space="preserve">CSP’s should also note that not all </w:t>
        </w:r>
      </w:ins>
      <w:ins w:id="461" w:author="Sahin, Burak" w:date="2017-02-20T14:04:00Z">
        <w:r w:rsidRPr="00E05E8C">
          <w:t xml:space="preserve">biographical </w:t>
        </w:r>
      </w:ins>
      <w:ins w:id="462" w:author="Sahin, Burak" w:date="2017-02-20T14:03:00Z">
        <w:r w:rsidRPr="00E05E8C">
          <w:t>data collected during the enrol</w:t>
        </w:r>
      </w:ins>
      <w:ins w:id="463" w:author="Sahin, Burak" w:date="2017-02-20T14:04:00Z">
        <w:r w:rsidRPr="00E05E8C">
          <w:t>lment phase is used for enrollment</w:t>
        </w:r>
      </w:ins>
      <w:ins w:id="464" w:author="Sahin, Burak" w:date="2017-02-20T14:11:00Z">
        <w:r w:rsidRPr="00E05E8C">
          <w:t xml:space="preserve">. Some biographical </w:t>
        </w:r>
      </w:ins>
      <w:ins w:id="465" w:author="Sahin, Burak" w:date="2017-02-20T14:12:00Z">
        <w:r w:rsidRPr="00E05E8C">
          <w:t>attributes</w:t>
        </w:r>
      </w:ins>
      <w:ins w:id="466" w:author="Sahin, Burak" w:date="2017-02-20T14:11:00Z">
        <w:r w:rsidRPr="00E05E8C">
          <w:t xml:space="preserve"> may in fact be evidence collected for the resolution phase that follows.</w:t>
        </w:r>
      </w:ins>
      <w:ins w:id="467" w:author="Sahin, Burak" w:date="2017-02-20T14:12:00Z">
        <w:r w:rsidDel="005A0FE3">
          <w:t xml:space="preserve"> </w:t>
        </w:r>
      </w:ins>
    </w:p>
    <w:p w14:paraId="77FEA2D5" w14:textId="6326275F" w:rsidR="00E611A5" w:rsidRDefault="009763EE" w:rsidP="00AE493D">
      <w:r>
        <w:t>The collection of these core attributes is intended to</w:t>
      </w:r>
      <w:r w:rsidR="00FE1695">
        <w:t xml:space="preserve"> help the CSP resolve applicants to a single unique entity and to enable the appropriate level of verification and validation to support system risk. </w:t>
      </w:r>
      <w:r w:rsidR="00C25FFB">
        <w:t xml:space="preserve">It </w:t>
      </w:r>
      <w:r w:rsidR="00C25FFB">
        <w:lastRenderedPageBreak/>
        <w:t>is ultimately up to the CSP or agency to determine which biographic information to collect about an applicant.</w:t>
      </w:r>
      <w:r w:rsidR="00926E3B">
        <w:t xml:space="preserve"> Some commonly used core attributes are listed in </w:t>
      </w:r>
      <w:r w:rsidR="004F3F1C">
        <w:fldChar w:fldCharType="begin"/>
      </w:r>
      <w:r w:rsidR="004F3F1C">
        <w:instrText xml:space="preserve"> REF _Ref473194074 \h </w:instrText>
      </w:r>
      <w:r w:rsidR="004F3F1C">
        <w:fldChar w:fldCharType="separate"/>
      </w:r>
      <w:r w:rsidR="004F3F1C">
        <w:t xml:space="preserve">Table </w:t>
      </w:r>
      <w:r w:rsidR="004F3F1C">
        <w:rPr>
          <w:noProof/>
        </w:rPr>
        <w:t>2</w:t>
      </w:r>
      <w:r w:rsidR="004F3F1C">
        <w:fldChar w:fldCharType="end"/>
      </w:r>
      <w:r w:rsidR="00926E3B">
        <w:t>.</w:t>
      </w:r>
    </w:p>
    <w:tbl>
      <w:tblPr>
        <w:tblStyle w:val="ListTable3"/>
        <w:tblW w:w="0" w:type="auto"/>
        <w:jc w:val="center"/>
        <w:tblBorders>
          <w:right w:val="single" w:sz="4" w:space="0" w:color="auto"/>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Change w:id="468" w:author="Sahin, Burak" w:date="2017-03-29T16:22:00Z">
          <w:tblPr>
            <w:tblStyle w:val="ListTable3"/>
            <w:tblW w:w="0" w:type="auto"/>
            <w:jc w:val="center"/>
            <w:tblBorders>
              <w:right w:val="single" w:sz="4" w:space="0" w:color="auto"/>
              <w:insideH w:val="single" w:sz="4" w:space="0" w:color="000000" w:themeColor="text1"/>
              <w:insideV w:val="single" w:sz="4" w:space="0" w:color="000000" w:themeColor="text1"/>
            </w:tblBorders>
            <w:tblLook w:val="04A0" w:firstRow="1" w:lastRow="0" w:firstColumn="1" w:lastColumn="0" w:noHBand="0" w:noVBand="1"/>
          </w:tblPr>
        </w:tblPrChange>
      </w:tblPr>
      <w:tblGrid>
        <w:gridCol w:w="1986"/>
        <w:tblGridChange w:id="469">
          <w:tblGrid>
            <w:gridCol w:w="4859"/>
          </w:tblGrid>
        </w:tblGridChange>
      </w:tblGrid>
      <w:tr w:rsidR="00926E3B" w14:paraId="203E6C9B" w14:textId="77777777" w:rsidTr="00460B3D">
        <w:trPr>
          <w:cnfStyle w:val="100000000000" w:firstRow="1" w:lastRow="0" w:firstColumn="0" w:lastColumn="0" w:oddVBand="0" w:evenVBand="0" w:oddHBand="0" w:evenHBand="0" w:firstRowFirstColumn="0" w:firstRowLastColumn="0" w:lastRowFirstColumn="0" w:lastRowLastColumn="0"/>
          <w:trHeight w:val="325"/>
          <w:jc w:val="center"/>
          <w:trPrChange w:id="470" w:author="Sahin, Burak" w:date="2017-03-29T16:22:00Z">
            <w:trPr>
              <w:trHeight w:val="325"/>
              <w:jc w:val="center"/>
            </w:trPr>
          </w:trPrChange>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tcPrChange w:id="471" w:author="Sahin, Burak" w:date="2017-03-29T16:22:00Z">
              <w:tcPr>
                <w:tcW w:w="4859" w:type="dxa"/>
                <w:tcBorders>
                  <w:bottom w:val="none" w:sz="0" w:space="0" w:color="auto"/>
                  <w:right w:val="none" w:sz="0" w:space="0" w:color="auto"/>
                </w:tcBorders>
              </w:tcPr>
            </w:tcPrChange>
          </w:tcPr>
          <w:p w14:paraId="69709CDB" w14:textId="77777777" w:rsidR="00926E3B" w:rsidRPr="003E2C44" w:rsidRDefault="00926E3B" w:rsidP="00926E3B">
            <w:pPr>
              <w:cnfStyle w:val="101000000100" w:firstRow="1" w:lastRow="0" w:firstColumn="1" w:lastColumn="0" w:oddVBand="0" w:evenVBand="0" w:oddHBand="0" w:evenHBand="0" w:firstRowFirstColumn="1" w:firstRowLastColumn="0" w:lastRowFirstColumn="0" w:lastRowLastColumn="0"/>
              <w:rPr>
                <w:sz w:val="20"/>
              </w:rPr>
            </w:pPr>
            <w:r>
              <w:rPr>
                <w:sz w:val="20"/>
              </w:rPr>
              <w:t xml:space="preserve">Typical Core Attributes </w:t>
            </w:r>
          </w:p>
        </w:tc>
      </w:tr>
      <w:tr w:rsidR="00926E3B" w14:paraId="38DADCEB" w14:textId="77777777" w:rsidTr="00460B3D">
        <w:trPr>
          <w:cnfStyle w:val="000000100000" w:firstRow="0" w:lastRow="0" w:firstColumn="0" w:lastColumn="0" w:oddVBand="0" w:evenVBand="0" w:oddHBand="1" w:evenHBand="0" w:firstRowFirstColumn="0" w:firstRowLastColumn="0" w:lastRowFirstColumn="0" w:lastRowLastColumn="0"/>
          <w:trHeight w:val="325"/>
          <w:jc w:val="center"/>
          <w:trPrChange w:id="472" w:author="Sahin, Burak" w:date="2017-03-29T16:22:00Z">
            <w:trPr>
              <w:trHeight w:val="325"/>
              <w:jc w:val="center"/>
            </w:trPr>
          </w:trPrChange>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Change w:id="473" w:author="Sahin, Burak" w:date="2017-03-29T16:22:00Z">
              <w:tcPr>
                <w:tcW w:w="4859" w:type="dxa"/>
                <w:tcBorders>
                  <w:top w:val="none" w:sz="0" w:space="0" w:color="auto"/>
                  <w:bottom w:val="none" w:sz="0" w:space="0" w:color="auto"/>
                  <w:right w:val="none" w:sz="0" w:space="0" w:color="auto"/>
                </w:tcBorders>
              </w:tcPr>
            </w:tcPrChange>
          </w:tcPr>
          <w:p w14:paraId="15D93121" w14:textId="77777777" w:rsidR="00926E3B" w:rsidRPr="00460B3D" w:rsidRDefault="00926E3B">
            <w:pPr>
              <w:cnfStyle w:val="001000100000" w:firstRow="0" w:lastRow="0" w:firstColumn="1" w:lastColumn="0" w:oddVBand="0" w:evenVBand="0" w:oddHBand="1" w:evenHBand="0" w:firstRowFirstColumn="0" w:firstRowLastColumn="0" w:lastRowFirstColumn="0" w:lastRowLastColumn="0"/>
              <w:rPr>
                <w:b w:val="0"/>
                <w:sz w:val="20"/>
                <w:rPrChange w:id="474" w:author="Sahin, Burak" w:date="2017-03-29T16:19:00Z">
                  <w:rPr>
                    <w:b w:val="0"/>
                  </w:rPr>
                </w:rPrChange>
              </w:rPr>
              <w:pPrChange w:id="475" w:author="Sahin, Burak" w:date="2017-03-29T16:22:00Z">
                <w:pPr>
                  <w:pStyle w:val="ListParagraph"/>
                  <w:numPr>
                    <w:numId w:val="5"/>
                  </w:numPr>
                  <w:ind w:left="1800" w:hanging="360"/>
                  <w:cnfStyle w:val="001000100000" w:firstRow="0" w:lastRow="0" w:firstColumn="1" w:lastColumn="0" w:oddVBand="0" w:evenVBand="0" w:oddHBand="1" w:evenHBand="0" w:firstRowFirstColumn="0" w:firstRowLastColumn="0" w:lastRowFirstColumn="0" w:lastRowLastColumn="0"/>
                </w:pPr>
              </w:pPrChange>
            </w:pPr>
            <w:r w:rsidRPr="00460B3D">
              <w:rPr>
                <w:sz w:val="20"/>
                <w:rPrChange w:id="476" w:author="Sahin, Burak" w:date="2017-03-29T16:19:00Z">
                  <w:rPr/>
                </w:rPrChange>
              </w:rPr>
              <w:t>Name</w:t>
            </w:r>
          </w:p>
          <w:p w14:paraId="483E8904" w14:textId="77777777" w:rsidR="00926E3B" w:rsidRPr="00460B3D" w:rsidRDefault="00926E3B">
            <w:pPr>
              <w:cnfStyle w:val="001000100000" w:firstRow="0" w:lastRow="0" w:firstColumn="1" w:lastColumn="0" w:oddVBand="0" w:evenVBand="0" w:oddHBand="1" w:evenHBand="0" w:firstRowFirstColumn="0" w:firstRowLastColumn="0" w:lastRowFirstColumn="0" w:lastRowLastColumn="0"/>
              <w:rPr>
                <w:b w:val="0"/>
                <w:sz w:val="20"/>
                <w:rPrChange w:id="477" w:author="Sahin, Burak" w:date="2017-03-29T16:19:00Z">
                  <w:rPr>
                    <w:b w:val="0"/>
                  </w:rPr>
                </w:rPrChange>
              </w:rPr>
              <w:pPrChange w:id="478" w:author="Sahin, Burak" w:date="2017-03-29T16:22:00Z">
                <w:pPr>
                  <w:pStyle w:val="ListParagraph"/>
                  <w:numPr>
                    <w:numId w:val="5"/>
                  </w:numPr>
                  <w:ind w:left="1800" w:hanging="360"/>
                  <w:cnfStyle w:val="001000100000" w:firstRow="0" w:lastRow="0" w:firstColumn="1" w:lastColumn="0" w:oddVBand="0" w:evenVBand="0" w:oddHBand="1" w:evenHBand="0" w:firstRowFirstColumn="0" w:firstRowLastColumn="0" w:lastRowFirstColumn="0" w:lastRowLastColumn="0"/>
                </w:pPr>
              </w:pPrChange>
            </w:pPr>
            <w:r w:rsidRPr="00460B3D">
              <w:rPr>
                <w:sz w:val="20"/>
                <w:rPrChange w:id="479" w:author="Sahin, Burak" w:date="2017-03-29T16:19:00Z">
                  <w:rPr/>
                </w:rPrChange>
              </w:rPr>
              <w:t>Date of Birth</w:t>
            </w:r>
          </w:p>
          <w:p w14:paraId="221B49FA" w14:textId="77777777" w:rsidR="00926E3B" w:rsidRPr="00460B3D" w:rsidRDefault="00926E3B">
            <w:pPr>
              <w:cnfStyle w:val="001000100000" w:firstRow="0" w:lastRow="0" w:firstColumn="1" w:lastColumn="0" w:oddVBand="0" w:evenVBand="0" w:oddHBand="1" w:evenHBand="0" w:firstRowFirstColumn="0" w:firstRowLastColumn="0" w:lastRowFirstColumn="0" w:lastRowLastColumn="0"/>
              <w:rPr>
                <w:sz w:val="20"/>
                <w:rPrChange w:id="480" w:author="Sahin, Burak" w:date="2017-03-29T16:19:00Z">
                  <w:rPr/>
                </w:rPrChange>
              </w:rPr>
              <w:pPrChange w:id="481" w:author="Sahin, Burak" w:date="2017-03-29T16:22:00Z">
                <w:pPr>
                  <w:pStyle w:val="ListParagraph"/>
                  <w:numPr>
                    <w:numId w:val="5"/>
                  </w:numPr>
                  <w:ind w:left="1800" w:hanging="360"/>
                  <w:cnfStyle w:val="001000100000" w:firstRow="0" w:lastRow="0" w:firstColumn="1" w:lastColumn="0" w:oddVBand="0" w:evenVBand="0" w:oddHBand="1" w:evenHBand="0" w:firstRowFirstColumn="0" w:firstRowLastColumn="0" w:lastRowFirstColumn="0" w:lastRowLastColumn="0"/>
                </w:pPr>
              </w:pPrChange>
            </w:pPr>
            <w:r w:rsidRPr="00460B3D">
              <w:rPr>
                <w:sz w:val="20"/>
                <w:rPrChange w:id="482" w:author="Sahin, Burak" w:date="2017-03-29T16:19:00Z">
                  <w:rPr/>
                </w:rPrChange>
              </w:rPr>
              <w:t>Address</w:t>
            </w:r>
          </w:p>
          <w:p w14:paraId="0BF1C867" w14:textId="77777777" w:rsidR="00926E3B" w:rsidRPr="00460B3D" w:rsidRDefault="00926E3B">
            <w:pPr>
              <w:cnfStyle w:val="001000100000" w:firstRow="0" w:lastRow="0" w:firstColumn="1" w:lastColumn="0" w:oddVBand="0" w:evenVBand="0" w:oddHBand="1" w:evenHBand="0" w:firstRowFirstColumn="0" w:firstRowLastColumn="0" w:lastRowFirstColumn="0" w:lastRowLastColumn="0"/>
              <w:rPr>
                <w:sz w:val="20"/>
                <w:rPrChange w:id="483" w:author="Sahin, Burak" w:date="2017-03-29T16:19:00Z">
                  <w:rPr/>
                </w:rPrChange>
              </w:rPr>
              <w:pPrChange w:id="484" w:author="Sahin, Burak" w:date="2017-03-29T16:22:00Z">
                <w:pPr>
                  <w:pStyle w:val="ListParagraph"/>
                  <w:numPr>
                    <w:numId w:val="5"/>
                  </w:numPr>
                  <w:ind w:left="1800" w:hanging="360"/>
                  <w:cnfStyle w:val="001000100000" w:firstRow="0" w:lastRow="0" w:firstColumn="1" w:lastColumn="0" w:oddVBand="0" w:evenVBand="0" w:oddHBand="1" w:evenHBand="0" w:firstRowFirstColumn="0" w:firstRowLastColumn="0" w:lastRowFirstColumn="0" w:lastRowLastColumn="0"/>
                </w:pPr>
              </w:pPrChange>
            </w:pPr>
            <w:r w:rsidRPr="00460B3D">
              <w:rPr>
                <w:sz w:val="20"/>
                <w:rPrChange w:id="485" w:author="Sahin, Burak" w:date="2017-03-29T16:19:00Z">
                  <w:rPr/>
                </w:rPrChange>
              </w:rPr>
              <w:t>Phone Number</w:t>
            </w:r>
          </w:p>
          <w:p w14:paraId="55A1BCF5" w14:textId="77777777" w:rsidR="00926E3B" w:rsidRPr="00460B3D" w:rsidRDefault="00926E3B">
            <w:pPr>
              <w:keepNext/>
              <w:cnfStyle w:val="001000100000" w:firstRow="0" w:lastRow="0" w:firstColumn="1" w:lastColumn="0" w:oddVBand="0" w:evenVBand="0" w:oddHBand="1" w:evenHBand="0" w:firstRowFirstColumn="0" w:firstRowLastColumn="0" w:lastRowFirstColumn="0" w:lastRowLastColumn="0"/>
              <w:rPr>
                <w:sz w:val="20"/>
                <w:rPrChange w:id="486" w:author="Sahin, Burak" w:date="2017-03-29T16:19:00Z">
                  <w:rPr/>
                </w:rPrChange>
              </w:rPr>
              <w:pPrChange w:id="487" w:author="Sahin, Burak" w:date="2017-03-29T16:22:00Z">
                <w:pPr>
                  <w:pStyle w:val="ListParagraph"/>
                  <w:keepNext/>
                  <w:numPr>
                    <w:numId w:val="5"/>
                  </w:numPr>
                  <w:ind w:left="1800" w:hanging="360"/>
                  <w:cnfStyle w:val="001000100000" w:firstRow="0" w:lastRow="0" w:firstColumn="1" w:lastColumn="0" w:oddVBand="0" w:evenVBand="0" w:oddHBand="1" w:evenHBand="0" w:firstRowFirstColumn="0" w:firstRowLastColumn="0" w:lastRowFirstColumn="0" w:lastRowLastColumn="0"/>
                </w:pPr>
              </w:pPrChange>
            </w:pPr>
            <w:r w:rsidRPr="00460B3D">
              <w:rPr>
                <w:sz w:val="20"/>
                <w:rPrChange w:id="488" w:author="Sahin, Burak" w:date="2017-03-29T16:19:00Z">
                  <w:rPr/>
                </w:rPrChange>
              </w:rPr>
              <w:t>Email Address</w:t>
            </w:r>
          </w:p>
        </w:tc>
      </w:tr>
    </w:tbl>
    <w:p w14:paraId="4B61B158" w14:textId="6BAC33BE" w:rsidR="004F3F1C" w:rsidRDefault="004F3F1C" w:rsidP="0053684B">
      <w:pPr>
        <w:pStyle w:val="Caption"/>
        <w:jc w:val="center"/>
      </w:pPr>
      <w:bookmarkStart w:id="489" w:name="_Ref473194074"/>
      <w:bookmarkStart w:id="490" w:name="_Toc478731260"/>
      <w:r>
        <w:t xml:space="preserve">Table </w:t>
      </w:r>
      <w:fldSimple w:instr=" SEQ Table \* ARABIC ">
        <w:r w:rsidR="00513F08">
          <w:rPr>
            <w:noProof/>
          </w:rPr>
          <w:t>2</w:t>
        </w:r>
      </w:fldSimple>
      <w:bookmarkEnd w:id="489"/>
      <w:r>
        <w:t>: Typical Core Attributes</w:t>
      </w:r>
      <w:bookmarkEnd w:id="490"/>
    </w:p>
    <w:p w14:paraId="655F8E7A" w14:textId="77777777" w:rsidR="00AE493D" w:rsidRDefault="00AE493D" w:rsidP="00AE493D">
      <w:pPr>
        <w:pStyle w:val="Heading2"/>
      </w:pPr>
      <w:bookmarkStart w:id="491" w:name="_Toc486347408"/>
      <w:r>
        <w:t>Collection Techniques</w:t>
      </w:r>
      <w:bookmarkEnd w:id="491"/>
    </w:p>
    <w:p w14:paraId="1DE9C640" w14:textId="21CA72E6" w:rsidR="00AE493D" w:rsidRPr="00FA0880" w:rsidRDefault="00AD44FB" w:rsidP="00AE493D">
      <w:ins w:id="492" w:author="Sahin, Burak" w:date="2017-02-20T14:20:00Z">
        <w:r w:rsidRPr="00E05E8C">
          <w:t xml:space="preserve">During enrollment, </w:t>
        </w:r>
      </w:ins>
      <w:ins w:id="493" w:author="Sahin, Burak" w:date="2017-02-20T14:16:00Z">
        <w:r w:rsidRPr="00E05E8C">
          <w:t xml:space="preserve">CSP’s </w:t>
        </w:r>
      </w:ins>
      <w:ins w:id="494" w:author="Sahin, Burak" w:date="2017-03-31T14:23:00Z">
        <w:r w:rsidR="009058B8">
          <w:t>may</w:t>
        </w:r>
      </w:ins>
      <w:ins w:id="495" w:author="Sahin, Burak" w:date="2017-02-20T14:16:00Z">
        <w:r w:rsidRPr="00E05E8C">
          <w:t xml:space="preserve"> use </w:t>
        </w:r>
      </w:ins>
      <w:ins w:id="496" w:author="Sahin, Burak" w:date="2017-03-31T14:23:00Z">
        <w:r w:rsidR="009058B8">
          <w:t>multiple</w:t>
        </w:r>
      </w:ins>
      <w:ins w:id="497" w:author="Sahin, Burak" w:date="2017-02-20T14:16:00Z">
        <w:r w:rsidRPr="00E05E8C">
          <w:t xml:space="preserve"> </w:t>
        </w:r>
      </w:ins>
      <w:ins w:id="498" w:author="Sahin, Burak" w:date="2017-02-20T14:18:00Z">
        <w:r w:rsidRPr="00E05E8C">
          <w:t>techniques for collecting attributes in different media.</w:t>
        </w:r>
      </w:ins>
      <w:ins w:id="499" w:author="Sahin, Burak" w:date="2017-02-20T14:21:00Z">
        <w:r w:rsidRPr="00E05E8C">
          <w:t xml:space="preserve"> These pertain to digital or other methods of collection</w:t>
        </w:r>
      </w:ins>
      <w:ins w:id="500" w:author="Sahin, Burak" w:date="2017-02-20T14:28:00Z">
        <w:r w:rsidR="00077946" w:rsidRPr="00E05E8C">
          <w:t xml:space="preserve"> that result in the transmission of information from the applicant to the CSP.</w:t>
        </w:r>
      </w:ins>
      <w:r w:rsidR="00621291" w:rsidRPr="00E05E8C">
        <w:t xml:space="preserve"> </w:t>
      </w:r>
      <w:del w:id="501" w:author="Sahin, Burak" w:date="2017-02-20T14:39:00Z">
        <w:r w:rsidR="00AE493D" w:rsidRPr="00E05E8C" w:rsidDel="00ED3C51">
          <w:delText xml:space="preserve">Regardless of the technique used to collect the applicant’s biographic information, the system that captures the information </w:delText>
        </w:r>
      </w:del>
      <w:commentRangeStart w:id="502"/>
      <w:commentRangeStart w:id="503"/>
      <w:del w:id="504" w:author="Sahin, Burak" w:date="2017-02-17T09:33:00Z">
        <w:r w:rsidR="00AE493D" w:rsidRPr="00E05E8C" w:rsidDel="0086717A">
          <w:delText xml:space="preserve">must </w:delText>
        </w:r>
      </w:del>
      <w:commentRangeEnd w:id="502"/>
      <w:del w:id="505" w:author="Sahin, Burak" w:date="2017-02-20T14:39:00Z">
        <w:r w:rsidR="00883049" w:rsidRPr="00E05E8C" w:rsidDel="00ED3C51">
          <w:rPr>
            <w:rStyle w:val="CommentReference"/>
          </w:rPr>
          <w:commentReference w:id="502"/>
        </w:r>
      </w:del>
      <w:commentRangeEnd w:id="503"/>
      <w:r w:rsidR="008A5C41">
        <w:rPr>
          <w:rStyle w:val="CommentReference"/>
        </w:rPr>
        <w:commentReference w:id="503"/>
      </w:r>
      <w:del w:id="506" w:author="Sahin, Burak" w:date="2017-02-20T14:39:00Z">
        <w:r w:rsidR="00AE493D" w:rsidRPr="00E05E8C" w:rsidDel="00ED3C51">
          <w:delText>meet the appropriate security controls for the information.</w:delText>
        </w:r>
        <w:r w:rsidR="00FA7B77" w:rsidRPr="00E05E8C" w:rsidDel="00ED3C51">
          <w:delText xml:space="preserve"> </w:delText>
        </w:r>
      </w:del>
      <w:del w:id="507" w:author="Sahin, Burak" w:date="2017-03-29T16:28:00Z">
        <w:r w:rsidR="00FA7B77" w:rsidRPr="00E05E8C" w:rsidDel="009376B1">
          <w:delText xml:space="preserve">It should </w:delText>
        </w:r>
      </w:del>
      <w:del w:id="508" w:author="Sahin, Burak" w:date="2017-02-20T14:39:00Z">
        <w:r w:rsidR="00FA7B77" w:rsidRPr="00E05E8C" w:rsidDel="00ED3C51">
          <w:delText xml:space="preserve">also </w:delText>
        </w:r>
      </w:del>
      <w:del w:id="509" w:author="Sahin, Burak" w:date="2017-03-29T16:28:00Z">
        <w:r w:rsidR="00FA7B77" w:rsidRPr="00E05E8C" w:rsidDel="009376B1">
          <w:delText>be noted that</w:delText>
        </w:r>
      </w:del>
      <w:ins w:id="510" w:author="Sahin, Burak" w:date="2017-03-29T16:28:00Z">
        <w:r w:rsidR="009376B1">
          <w:t xml:space="preserve"> As noted earlier,</w:t>
        </w:r>
      </w:ins>
      <w:r w:rsidR="00FA7B77" w:rsidRPr="00E05E8C">
        <w:t xml:space="preserve"> while the processes laid out in this guide </w:t>
      </w:r>
      <w:r w:rsidR="00E32F24" w:rsidRPr="00E05E8C">
        <w:t>suggest</w:t>
      </w:r>
      <w:r w:rsidR="00FA7B77">
        <w:t xml:space="preserve"> multiple phases of collection, it is possible that agencies or CSPs could choose to collect core attributes, additionally required attributes, and evidence during the same event. </w:t>
      </w:r>
      <w:r w:rsidR="00A353C7">
        <w:t>Multiple techniques may also be combined based on agency requirements, user needs, and the overall approved proofing process flow.</w:t>
      </w:r>
    </w:p>
    <w:p w14:paraId="2C673641" w14:textId="77777777" w:rsidR="00AE493D" w:rsidRDefault="00AE493D" w:rsidP="00AE493D">
      <w:pPr>
        <w:pStyle w:val="Heading3"/>
      </w:pPr>
      <w:bookmarkStart w:id="511" w:name="_Toc486347409"/>
      <w:commentRangeStart w:id="512"/>
      <w:r>
        <w:t>Digital</w:t>
      </w:r>
      <w:commentRangeEnd w:id="512"/>
      <w:r w:rsidR="00883049">
        <w:rPr>
          <w:rStyle w:val="CommentReference"/>
          <w:rFonts w:asciiTheme="minorHAnsi" w:eastAsiaTheme="minorEastAsia" w:hAnsiTheme="minorHAnsi" w:cstheme="minorBidi"/>
          <w:b w:val="0"/>
          <w:bCs w:val="0"/>
          <w:color w:val="auto"/>
        </w:rPr>
        <w:commentReference w:id="512"/>
      </w:r>
      <w:bookmarkEnd w:id="511"/>
    </w:p>
    <w:p w14:paraId="5CA79416" w14:textId="77777777" w:rsidR="00864C56" w:rsidRDefault="00C82DB9" w:rsidP="00AE493D">
      <w:pPr>
        <w:rPr>
          <w:ins w:id="513" w:author="Sahin, Burak" w:date="2017-02-21T13:22:00Z"/>
        </w:rPr>
      </w:pPr>
      <w:r>
        <w:t xml:space="preserve">The initial information may be captured via an </w:t>
      </w:r>
      <w:r w:rsidR="00AE493D">
        <w:t>online form</w:t>
      </w:r>
      <w:r w:rsidR="00FA7B77">
        <w:t xml:space="preserve"> or web application</w:t>
      </w:r>
      <w:r w:rsidR="00AE493D">
        <w:t xml:space="preserve"> directly from the </w:t>
      </w:r>
      <w:r w:rsidR="00FA7B77">
        <w:t>applicant that is being proofed</w:t>
      </w:r>
      <w:r w:rsidR="00AE493D">
        <w:t xml:space="preserve">. This internet accessible </w:t>
      </w:r>
      <w:r w:rsidR="00FA7B77">
        <w:t>form</w:t>
      </w:r>
      <w:r w:rsidR="00AE493D">
        <w:t xml:space="preserve"> provides the applicant with the flexibility and convenience to begin the enrollment process as their schedule allows.</w:t>
      </w:r>
    </w:p>
    <w:p w14:paraId="4CECFBAD" w14:textId="313E890A" w:rsidR="00864C56" w:rsidRDefault="000E1FDF" w:rsidP="00AE493D">
      <w:pPr>
        <w:rPr>
          <w:ins w:id="514" w:author="Sahin, Burak" w:date="2017-02-20T15:26:00Z"/>
        </w:rPr>
      </w:pPr>
      <w:del w:id="515" w:author="Sahin, Burak" w:date="2017-02-21T13:22:00Z">
        <w:r w:rsidDel="00864C56">
          <w:delText xml:space="preserve"> </w:delText>
        </w:r>
      </w:del>
      <w:ins w:id="516" w:author="Sahin, Burak" w:date="2017-02-20T15:25:00Z">
        <w:r w:rsidR="00C82DB9">
          <w:t>In other cases, the CSP may allow the applicant to provide some documents via remote means, such as submitting an image of an identification document like a passport or a driver</w:t>
        </w:r>
      </w:ins>
      <w:ins w:id="517" w:author="Sahin, Burak" w:date="2017-02-20T15:26:00Z">
        <w:r w:rsidR="00C82DB9">
          <w:t>’s license. This workflow requires the utilization of some form of digital capture, such as a camera or a document scanner with a resolution highe</w:t>
        </w:r>
        <w:r w:rsidR="00864C56">
          <w:t>r than an acceptable threshold.</w:t>
        </w:r>
      </w:ins>
      <w:ins w:id="518" w:author="Sahin, Burak" w:date="2017-03-31T14:24:00Z">
        <w:r w:rsidR="009058B8">
          <w:t xml:space="preserve"> Systems with optical character recognition capabilities that allow fields in a document to be pre-populated upon scanning should also allow the applicant to </w:t>
        </w:r>
      </w:ins>
      <w:ins w:id="519" w:author="Sahin, Burak" w:date="2017-03-31T14:25:00Z">
        <w:r w:rsidR="009058B8">
          <w:t>review and validate the information as correct.</w:t>
        </w:r>
      </w:ins>
    </w:p>
    <w:tbl>
      <w:tblPr>
        <w:tblStyle w:val="TableGrid"/>
        <w:tblpPr w:leftFromText="180" w:rightFromText="180" w:vertAnchor="text" w:horzAnchor="margin" w:tblpXSpec="right" w:tblpY="18"/>
        <w:tblW w:w="5000" w:type="pct"/>
        <w:tblBorders>
          <w:insideH w:val="none" w:sz="0" w:space="0" w:color="auto"/>
          <w:insideV w:val="none" w:sz="0" w:space="0" w:color="auto"/>
        </w:tblBorders>
        <w:shd w:val="clear" w:color="auto" w:fill="F2F2F2" w:themeFill="background1" w:themeFillShade="F2"/>
        <w:tblLook w:val="04A0" w:firstRow="1" w:lastRow="0" w:firstColumn="1" w:lastColumn="0" w:noHBand="0" w:noVBand="1"/>
        <w:tblPrChange w:id="520" w:author="Sahin, Burak" w:date="2017-03-31T13:50:00Z">
          <w:tblPr>
            <w:tblStyle w:val="TableGrid"/>
            <w:tblpPr w:leftFromText="180" w:rightFromText="180" w:vertAnchor="text" w:horzAnchor="margin" w:tblpXSpec="right" w:tblpY="18"/>
            <w:tblW w:w="5000" w:type="pct"/>
            <w:tblBorders>
              <w:insideH w:val="none" w:sz="0" w:space="0" w:color="auto"/>
              <w:insideV w:val="none" w:sz="0" w:space="0" w:color="auto"/>
            </w:tblBorders>
            <w:shd w:val="clear" w:color="auto" w:fill="F2F2F2" w:themeFill="background1" w:themeFillShade="F2"/>
            <w:tblLook w:val="04A0" w:firstRow="1" w:lastRow="0" w:firstColumn="1" w:lastColumn="0" w:noHBand="0" w:noVBand="1"/>
          </w:tblPr>
        </w:tblPrChange>
      </w:tblPr>
      <w:tblGrid>
        <w:gridCol w:w="9350"/>
        <w:tblGridChange w:id="521">
          <w:tblGrid>
            <w:gridCol w:w="9350"/>
          </w:tblGrid>
        </w:tblGridChange>
      </w:tblGrid>
      <w:tr w:rsidR="001B6BFC" w:rsidRPr="00E05E8C" w14:paraId="5CFD6D3F" w14:textId="77777777" w:rsidTr="001A448E">
        <w:trPr>
          <w:trHeight w:val="372"/>
          <w:ins w:id="522" w:author="Sahin, Burak" w:date="2017-02-21T13:25:00Z"/>
          <w:trPrChange w:id="523" w:author="Sahin, Burak" w:date="2017-03-31T13:50:00Z">
            <w:trPr>
              <w:trHeight w:val="372"/>
            </w:trPr>
          </w:trPrChange>
        </w:trPr>
        <w:tc>
          <w:tcPr>
            <w:tcW w:w="5000" w:type="pct"/>
            <w:shd w:val="clear" w:color="auto" w:fill="F2F2F2" w:themeFill="background1" w:themeFillShade="F2"/>
            <w:tcPrChange w:id="524" w:author="Sahin, Burak" w:date="2017-03-31T13:50:00Z">
              <w:tcPr>
                <w:tcW w:w="5000" w:type="pct"/>
                <w:shd w:val="clear" w:color="auto" w:fill="auto"/>
              </w:tcPr>
            </w:tcPrChange>
          </w:tcPr>
          <w:p w14:paraId="62406F5F" w14:textId="26B08553" w:rsidR="001B6BFC" w:rsidRPr="00E05E8C" w:rsidRDefault="001B6BFC" w:rsidP="001B6BFC">
            <w:pPr>
              <w:rPr>
                <w:ins w:id="525" w:author="Sahin, Burak" w:date="2017-02-21T13:25:00Z"/>
                <w:b/>
                <w:i/>
              </w:rPr>
            </w:pPr>
            <w:ins w:id="526" w:author="Sahin, Burak" w:date="2017-02-21T13:25:00Z">
              <w:r w:rsidRPr="00E05E8C">
                <w:rPr>
                  <w:b/>
                  <w:i/>
                </w:rPr>
                <w:t>Example</w:t>
              </w:r>
            </w:ins>
            <w:ins w:id="527" w:author="Sahin, Burak" w:date="2017-03-30T16:29:00Z">
              <w:r w:rsidR="0089540F">
                <w:rPr>
                  <w:b/>
                  <w:i/>
                </w:rPr>
                <w:t>: U.S. Passport Pictures</w:t>
              </w:r>
            </w:ins>
          </w:p>
        </w:tc>
      </w:tr>
      <w:tr w:rsidR="001B6BFC" w:rsidRPr="00E05E8C" w14:paraId="4F17B59E" w14:textId="77777777" w:rsidTr="001A448E">
        <w:trPr>
          <w:trHeight w:val="3396"/>
          <w:ins w:id="528" w:author="Sahin, Burak" w:date="2017-02-21T13:25:00Z"/>
          <w:trPrChange w:id="529" w:author="Sahin, Burak" w:date="2017-03-31T13:50:00Z">
            <w:trPr>
              <w:trHeight w:val="3396"/>
            </w:trPr>
          </w:trPrChange>
        </w:trPr>
        <w:tc>
          <w:tcPr>
            <w:tcW w:w="5000" w:type="pct"/>
            <w:shd w:val="clear" w:color="auto" w:fill="F2F2F2" w:themeFill="background1" w:themeFillShade="F2"/>
            <w:tcPrChange w:id="530" w:author="Sahin, Burak" w:date="2017-03-31T13:50:00Z">
              <w:tcPr>
                <w:tcW w:w="5000" w:type="pct"/>
                <w:shd w:val="clear" w:color="auto" w:fill="auto"/>
              </w:tcPr>
            </w:tcPrChange>
          </w:tcPr>
          <w:p w14:paraId="0154ECA5" w14:textId="77777777" w:rsidR="001B6BFC" w:rsidRPr="00E05E8C" w:rsidRDefault="001B6BFC" w:rsidP="001B6BFC">
            <w:pPr>
              <w:rPr>
                <w:ins w:id="531" w:author="Sahin, Burak" w:date="2017-02-21T13:25:00Z"/>
              </w:rPr>
            </w:pPr>
            <w:ins w:id="532" w:author="Sahin, Burak" w:date="2017-02-21T13:25:00Z">
              <w:r w:rsidRPr="00E05E8C">
                <w:t>The U.S. Department of State lists the following requirements for a passport picture</w:t>
              </w:r>
              <w:r w:rsidRPr="00E05E8C">
                <w:rPr>
                  <w:rStyle w:val="FootnoteReference"/>
                </w:rPr>
                <w:footnoteReference w:id="1"/>
              </w:r>
              <w:r w:rsidRPr="00E05E8C">
                <w:t>:</w:t>
              </w:r>
            </w:ins>
          </w:p>
          <w:p w14:paraId="320738DB" w14:textId="77777777" w:rsidR="001B6BFC" w:rsidRPr="00E05E8C" w:rsidRDefault="001B6BFC" w:rsidP="001B6BFC">
            <w:pPr>
              <w:pStyle w:val="ListParagraph"/>
              <w:numPr>
                <w:ilvl w:val="0"/>
                <w:numId w:val="13"/>
              </w:numPr>
              <w:rPr>
                <w:ins w:id="535" w:author="Sahin, Burak" w:date="2017-02-21T13:25:00Z"/>
              </w:rPr>
            </w:pPr>
            <w:ins w:id="536" w:author="Sahin, Burak" w:date="2017-02-21T13:25:00Z">
              <w:r w:rsidRPr="00E05E8C">
                <w:t>Size of photo: 2  x  2 inches</w:t>
              </w:r>
            </w:ins>
          </w:p>
          <w:p w14:paraId="5A1CE4E7" w14:textId="77777777" w:rsidR="001B6BFC" w:rsidRPr="00E05E8C" w:rsidRDefault="001B6BFC" w:rsidP="001B6BFC">
            <w:pPr>
              <w:pStyle w:val="ListParagraph"/>
              <w:numPr>
                <w:ilvl w:val="0"/>
                <w:numId w:val="13"/>
              </w:numPr>
              <w:rPr>
                <w:ins w:id="537" w:author="Sahin, Burak" w:date="2017-02-21T13:25:00Z"/>
              </w:rPr>
            </w:pPr>
            <w:ins w:id="538" w:author="Sahin, Burak" w:date="2017-02-21T13:25:00Z">
              <w:r w:rsidRPr="00E05E8C">
                <w:t>Head must be between 1 and 1 3/8 inches from the bottom of the chin to the top of the head</w:t>
              </w:r>
            </w:ins>
          </w:p>
          <w:p w14:paraId="218651DE" w14:textId="77777777" w:rsidR="001B6BFC" w:rsidRPr="00E05E8C" w:rsidRDefault="001B6BFC" w:rsidP="001B6BFC">
            <w:pPr>
              <w:pStyle w:val="ListParagraph"/>
              <w:numPr>
                <w:ilvl w:val="0"/>
                <w:numId w:val="13"/>
              </w:numPr>
              <w:rPr>
                <w:ins w:id="539" w:author="Sahin, Burak" w:date="2017-02-21T13:25:00Z"/>
              </w:rPr>
            </w:pPr>
            <w:ins w:id="540" w:author="Sahin, Burak" w:date="2017-02-21T13:25:00Z">
              <w:r w:rsidRPr="00E05E8C">
                <w:t>Matte or glossy photo quality paper</w:t>
              </w:r>
            </w:ins>
          </w:p>
          <w:p w14:paraId="38FF68A6" w14:textId="77777777" w:rsidR="001B6BFC" w:rsidRPr="00E05E8C" w:rsidRDefault="001B6BFC" w:rsidP="001B6BFC">
            <w:pPr>
              <w:pStyle w:val="ListParagraph"/>
              <w:numPr>
                <w:ilvl w:val="0"/>
                <w:numId w:val="13"/>
              </w:numPr>
              <w:rPr>
                <w:ins w:id="541" w:author="Sahin, Burak" w:date="2017-02-21T13:25:00Z"/>
              </w:rPr>
            </w:pPr>
            <w:ins w:id="542" w:author="Sahin, Burak" w:date="2017-02-21T13:25:00Z">
              <w:r w:rsidRPr="00E05E8C">
                <w:t>Plain white or off-white background</w:t>
              </w:r>
            </w:ins>
          </w:p>
          <w:p w14:paraId="395E6838" w14:textId="77777777" w:rsidR="001B6BFC" w:rsidRPr="00E05E8C" w:rsidRDefault="001B6BFC" w:rsidP="001B6BFC">
            <w:pPr>
              <w:pStyle w:val="ListParagraph"/>
              <w:numPr>
                <w:ilvl w:val="0"/>
                <w:numId w:val="13"/>
              </w:numPr>
              <w:rPr>
                <w:ins w:id="543" w:author="Sahin, Burak" w:date="2017-02-21T13:25:00Z"/>
              </w:rPr>
            </w:pPr>
            <w:ins w:id="544" w:author="Sahin, Burak" w:date="2017-02-21T13:25:00Z">
              <w:r w:rsidRPr="00E05E8C">
                <w:t>Head must face camera directly with full face in view</w:t>
              </w:r>
            </w:ins>
          </w:p>
          <w:p w14:paraId="75D103DB" w14:textId="77777777" w:rsidR="001B6BFC" w:rsidRPr="00E05E8C" w:rsidRDefault="001B6BFC" w:rsidP="001B6BFC">
            <w:pPr>
              <w:pStyle w:val="ListParagraph"/>
              <w:numPr>
                <w:ilvl w:val="0"/>
                <w:numId w:val="13"/>
              </w:numPr>
              <w:rPr>
                <w:ins w:id="545" w:author="Sahin, Burak" w:date="2017-02-21T13:25:00Z"/>
              </w:rPr>
            </w:pPr>
            <w:ins w:id="546" w:author="Sahin, Burak" w:date="2017-02-21T13:25:00Z">
              <w:r w:rsidRPr="00E05E8C">
                <w:t>Neutral expression or natural smile, both eyes open</w:t>
              </w:r>
            </w:ins>
          </w:p>
          <w:p w14:paraId="6E8DEEC1" w14:textId="77777777" w:rsidR="001B6BFC" w:rsidRPr="00E05E8C" w:rsidRDefault="001B6BFC" w:rsidP="001B6BFC">
            <w:pPr>
              <w:pStyle w:val="ListParagraph"/>
              <w:numPr>
                <w:ilvl w:val="0"/>
                <w:numId w:val="13"/>
              </w:numPr>
              <w:rPr>
                <w:ins w:id="547" w:author="Sahin, Burak" w:date="2017-02-21T13:25:00Z"/>
              </w:rPr>
            </w:pPr>
            <w:ins w:id="548" w:author="Sahin, Burak" w:date="2017-02-21T13:25:00Z">
              <w:r w:rsidRPr="00E05E8C">
                <w:t>In color</w:t>
              </w:r>
            </w:ins>
          </w:p>
          <w:p w14:paraId="560D483D" w14:textId="77777777" w:rsidR="001B6BFC" w:rsidRPr="00E05E8C" w:rsidRDefault="001B6BFC" w:rsidP="001B6BFC">
            <w:pPr>
              <w:pStyle w:val="ListParagraph"/>
              <w:numPr>
                <w:ilvl w:val="0"/>
                <w:numId w:val="13"/>
              </w:numPr>
              <w:rPr>
                <w:ins w:id="549" w:author="Sahin, Burak" w:date="2017-02-21T13:25:00Z"/>
              </w:rPr>
            </w:pPr>
            <w:ins w:id="550" w:author="Sahin, Burak" w:date="2017-02-21T13:25:00Z">
              <w:r w:rsidRPr="00E05E8C">
                <w:t>No glasses, hats, head covering, headphones</w:t>
              </w:r>
            </w:ins>
          </w:p>
          <w:p w14:paraId="56993C2D" w14:textId="77777777" w:rsidR="001B6BFC" w:rsidRPr="00E05E8C" w:rsidRDefault="001B6BFC" w:rsidP="001B6BFC">
            <w:pPr>
              <w:pStyle w:val="ListParagraph"/>
              <w:numPr>
                <w:ilvl w:val="0"/>
                <w:numId w:val="13"/>
              </w:numPr>
              <w:rPr>
                <w:ins w:id="551" w:author="Sahin, Burak" w:date="2017-02-21T13:25:00Z"/>
              </w:rPr>
            </w:pPr>
            <w:ins w:id="552" w:author="Sahin, Burak" w:date="2017-02-21T13:25:00Z">
              <w:r w:rsidRPr="00E05E8C">
                <w:t>If own photo taken:</w:t>
              </w:r>
            </w:ins>
          </w:p>
          <w:p w14:paraId="4FA67964" w14:textId="77777777" w:rsidR="001B6BFC" w:rsidRPr="00E05E8C" w:rsidRDefault="001B6BFC" w:rsidP="001B6BFC">
            <w:pPr>
              <w:pStyle w:val="ListParagraph"/>
              <w:numPr>
                <w:ilvl w:val="1"/>
                <w:numId w:val="13"/>
              </w:numPr>
              <w:rPr>
                <w:ins w:id="553" w:author="Sahin, Burak" w:date="2017-02-21T13:25:00Z"/>
              </w:rPr>
            </w:pPr>
            <w:ins w:id="554" w:author="Sahin, Burak" w:date="2017-02-21T13:25:00Z">
              <w:r w:rsidRPr="00E05E8C">
                <w:t>Square aspect ratio</w:t>
              </w:r>
            </w:ins>
          </w:p>
          <w:p w14:paraId="408BD283" w14:textId="77777777" w:rsidR="001B6BFC" w:rsidRPr="00E05E8C" w:rsidRDefault="001B6BFC" w:rsidP="001B6BFC">
            <w:pPr>
              <w:pStyle w:val="ListParagraph"/>
              <w:numPr>
                <w:ilvl w:val="1"/>
                <w:numId w:val="13"/>
              </w:numPr>
              <w:rPr>
                <w:ins w:id="555" w:author="Sahin, Burak" w:date="2017-02-21T13:25:00Z"/>
              </w:rPr>
            </w:pPr>
            <w:ins w:id="556" w:author="Sahin, Burak" w:date="2017-02-21T13:25:00Z">
              <w:r w:rsidRPr="00E05E8C">
                <w:t>Dimensions between 600 x 600 and 1200 x 1200</w:t>
              </w:r>
            </w:ins>
          </w:p>
        </w:tc>
      </w:tr>
    </w:tbl>
    <w:p w14:paraId="6802D8A5" w14:textId="3F56E48D" w:rsidR="004F3F1C" w:rsidRPr="00E05E8C" w:rsidRDefault="00C82DB9" w:rsidP="00AE493D">
      <w:ins w:id="557" w:author="Sahin, Burak" w:date="2017-02-20T15:26:00Z">
        <w:r w:rsidRPr="00E05E8C">
          <w:lastRenderedPageBreak/>
          <w:t xml:space="preserve">Some CSP’s may choose to </w:t>
        </w:r>
      </w:ins>
      <w:ins w:id="558" w:author="Sahin, Burak" w:date="2017-02-20T15:27:00Z">
        <w:r w:rsidR="001C7527" w:rsidRPr="00E05E8C">
          <w:t xml:space="preserve">enforce requirements more directly by providing mobile applications for collection –e.g. </w:t>
        </w:r>
      </w:ins>
      <w:ins w:id="559" w:author="Sahin, Burak" w:date="2017-02-20T15:28:00Z">
        <w:r w:rsidR="001C7527" w:rsidRPr="00E05E8C">
          <w:t>camera capture functions that provide an overlay and illumination check feature to ensure applicants provide pictures with correct size and bright</w:t>
        </w:r>
      </w:ins>
      <w:ins w:id="560" w:author="Sahin, Burak" w:date="2017-02-20T15:29:00Z">
        <w:r w:rsidR="001C7527" w:rsidRPr="00E05E8C">
          <w:t xml:space="preserve">ness. </w:t>
        </w:r>
      </w:ins>
      <w:ins w:id="561" w:author="Sahin, Burak" w:date="2017-02-20T15:24:00Z">
        <w:r w:rsidRPr="00E05E8C">
          <w:t>In the Department</w:t>
        </w:r>
        <w:r w:rsidR="00864C56" w:rsidRPr="00E05E8C">
          <w:t xml:space="preserve"> of State example provided</w:t>
        </w:r>
        <w:r w:rsidRPr="00E05E8C">
          <w:t xml:space="preserve">, the photograph is required to be submitted physically as a printed picture, but requirements are also provided for applicants that choose to </w:t>
        </w:r>
      </w:ins>
      <w:ins w:id="562" w:author="Sahin, Burak" w:date="2017-02-20T15:25:00Z">
        <w:r w:rsidRPr="00E05E8C">
          <w:t>collect and submit their own printed pictures after digitally creating them.</w:t>
        </w:r>
      </w:ins>
    </w:p>
    <w:p w14:paraId="2573C286" w14:textId="77777777" w:rsidR="00AE493D" w:rsidRPr="00E05E8C" w:rsidRDefault="00AE493D" w:rsidP="00AE493D">
      <w:pPr>
        <w:pStyle w:val="Heading3"/>
      </w:pPr>
      <w:bookmarkStart w:id="563" w:name="_Toc486347410"/>
      <w:r w:rsidRPr="00E05E8C">
        <w:t>In-Person</w:t>
      </w:r>
      <w:bookmarkEnd w:id="563"/>
    </w:p>
    <w:p w14:paraId="64FA508A" w14:textId="1FD5CE0B" w:rsidR="00AE493D" w:rsidRPr="00FA0880" w:rsidRDefault="00AE493D" w:rsidP="00AE493D">
      <w:r>
        <w:t xml:space="preserve">If a CSP allows in-person registration, </w:t>
      </w:r>
      <w:r w:rsidR="00DF345B">
        <w:t>it</w:t>
      </w:r>
      <w:r>
        <w:t xml:space="preserve"> may consider</w:t>
      </w:r>
      <w:r w:rsidR="00DF345B">
        <w:t>, for efficiency and convenience purposes,</w:t>
      </w:r>
      <w:r>
        <w:t xml:space="preserve"> executing additional steps in the process, such as evidence validation, at the time of registration. The CSP may provide kiosks to allow applicants to enter their information</w:t>
      </w:r>
      <w:r w:rsidR="00FA7B77">
        <w:t xml:space="preserve"> directly</w:t>
      </w:r>
      <w:r>
        <w:t>. Alternatively, users may meet with a representative of the CSP to allow them to enter the applicant’s information</w:t>
      </w:r>
      <w:r w:rsidR="00FA7B77">
        <w:t xml:space="preserve"> on their behalf</w:t>
      </w:r>
      <w:r>
        <w:t>.</w:t>
      </w:r>
      <w:r w:rsidR="00FA7B77">
        <w:t xml:space="preserve"> Note—when this is done it is important the </w:t>
      </w:r>
      <w:r w:rsidR="00E32F24">
        <w:t>process</w:t>
      </w:r>
      <w:r w:rsidR="00FA7B77">
        <w:t xml:space="preserve"> is conducted in a manner that allows the individual to verify their information has been accurately captured and input into the collection system. Training should be provided for all CSP representatives to ensure that they are aware of </w:t>
      </w:r>
      <w:r w:rsidR="00E95950">
        <w:t xml:space="preserve">organizational and federal policy concerning privacy and user experience. </w:t>
      </w:r>
    </w:p>
    <w:p w14:paraId="71F0B15F" w14:textId="684E35C4" w:rsidR="00AE493D" w:rsidRPr="0053684B" w:rsidRDefault="00AE493D" w:rsidP="00AE493D">
      <w:pPr>
        <w:pStyle w:val="Heading3"/>
      </w:pPr>
      <w:bookmarkStart w:id="564" w:name="_Toc486347411"/>
      <w:r w:rsidRPr="0053684B">
        <w:t xml:space="preserve">Paper </w:t>
      </w:r>
      <w:r w:rsidR="00FC7B22" w:rsidRPr="0053684B">
        <w:t>Form</w:t>
      </w:r>
      <w:bookmarkEnd w:id="564"/>
    </w:p>
    <w:p w14:paraId="7C699159" w14:textId="6FE7B24F" w:rsidR="008C4534" w:rsidRPr="00063964" w:rsidRDefault="00AE493D" w:rsidP="008C4534">
      <w:pPr>
        <w:rPr>
          <w:ins w:id="565" w:author="Sahin, Burak" w:date="2017-06-27T18:38:00Z"/>
          <w:rPrChange w:id="566" w:author="Sahin, Burak" w:date="2017-06-27T18:42:00Z">
            <w:rPr>
              <w:ins w:id="567" w:author="Sahin, Burak" w:date="2017-06-27T18:38:00Z"/>
              <w:rFonts w:eastAsia="Times New Roman" w:cs="Helvetica"/>
              <w:color w:val="454441"/>
              <w:szCs w:val="24"/>
            </w:rPr>
          </w:rPrChange>
        </w:rPr>
      </w:pPr>
      <w:r w:rsidRPr="0053684B">
        <w:t xml:space="preserve">In the event an applicant does not have access to a </w:t>
      </w:r>
      <w:r w:rsidR="00E95950" w:rsidRPr="0053684B">
        <w:t xml:space="preserve">connected </w:t>
      </w:r>
      <w:r w:rsidR="00FE1695" w:rsidRPr="0053684B">
        <w:t>device</w:t>
      </w:r>
      <w:r w:rsidRPr="0053684B">
        <w:t xml:space="preserve">, is unable to use a computer, or otherwise wishes to submit the biographic information </w:t>
      </w:r>
      <w:r w:rsidR="00E95950" w:rsidRPr="0053684B">
        <w:t>via a non-digital medium</w:t>
      </w:r>
      <w:r w:rsidRPr="0053684B">
        <w:t>,</w:t>
      </w:r>
      <w:r w:rsidR="00DF345B" w:rsidRPr="0053684B">
        <w:t xml:space="preserve"> they may complete</w:t>
      </w:r>
      <w:r w:rsidRPr="0053684B">
        <w:t xml:space="preserve"> a paper form </w:t>
      </w:r>
      <w:r w:rsidR="00DF345B" w:rsidRPr="0053684B">
        <w:t>instead</w:t>
      </w:r>
      <w:r w:rsidRPr="0053684B">
        <w:t xml:space="preserve">. </w:t>
      </w:r>
      <w:r w:rsidR="00DF345B" w:rsidRPr="0053684B">
        <w:t xml:space="preserve">Written entry of information should be avoided if it is possible to capture information via multiple choice selections and the </w:t>
      </w:r>
      <w:r w:rsidRPr="0053684B">
        <w:t xml:space="preserve">applicant should be instructed to print clearly to reduce inaccuracies </w:t>
      </w:r>
      <w:r w:rsidR="00DF345B" w:rsidRPr="0053684B">
        <w:t>resulting from</w:t>
      </w:r>
      <w:r w:rsidRPr="0053684B">
        <w:t xml:space="preserve"> the interpretation of handwriting</w:t>
      </w:r>
      <w:r w:rsidR="00DF345B" w:rsidRPr="0053684B">
        <w:t>.</w:t>
      </w:r>
      <w:r w:rsidR="00FC7B22" w:rsidRPr="0053684B">
        <w:t xml:space="preserve"> Some organizations require enrollment via paper form only in person while some implementations </w:t>
      </w:r>
      <w:ins w:id="568" w:author="Sahin, Burak" w:date="2017-03-29T16:34:00Z">
        <w:r w:rsidR="009376B1">
          <w:t xml:space="preserve">may </w:t>
        </w:r>
      </w:ins>
      <w:r w:rsidR="00FC7B22" w:rsidRPr="0053684B">
        <w:t xml:space="preserve">allow the applicant </w:t>
      </w:r>
      <w:r w:rsidR="00932733" w:rsidRPr="0053684B">
        <w:t>to complete the form remotely and mail it in.</w:t>
      </w:r>
      <w:r w:rsidR="00E31C06" w:rsidRPr="0053684B">
        <w:t xml:space="preserve"> It is also important to note that </w:t>
      </w:r>
      <w:ins w:id="569" w:author="Sahin, Burak" w:date="2017-03-29T16:35:00Z">
        <w:r w:rsidR="009376B1">
          <w:t xml:space="preserve">in many use cases </w:t>
        </w:r>
      </w:ins>
      <w:r w:rsidR="00E31C06" w:rsidRPr="0053684B">
        <w:t xml:space="preserve">applicants are </w:t>
      </w:r>
      <w:del w:id="570" w:author="Sahin, Burak" w:date="2017-03-29T16:35:00Z">
        <w:r w:rsidR="00E31C06" w:rsidRPr="0053684B" w:rsidDel="009376B1">
          <w:delText>frequently</w:delText>
        </w:r>
      </w:del>
      <w:ins w:id="571" w:author="Sahin, Burak" w:date="2017-03-29T16:35:00Z">
        <w:r w:rsidR="009376B1">
          <w:t>asked</w:t>
        </w:r>
      </w:ins>
      <w:r w:rsidR="00E31C06" w:rsidRPr="0053684B">
        <w:t xml:space="preserve"> to fill out a paper form with sensitive personal information and mail it to the requesting organization. Precautions should be taken</w:t>
      </w:r>
      <w:ins w:id="572" w:author="Sahin, Burak" w:date="2017-03-29T16:35:00Z">
        <w:r w:rsidR="009376B1">
          <w:t xml:space="preserve"> minimize that risk and maintain transparency </w:t>
        </w:r>
        <w:proofErr w:type="spellStart"/>
        <w:r w:rsidR="009376B1">
          <w:t>by</w:t>
        </w:r>
      </w:ins>
      <w:del w:id="573" w:author="Sahin, Burak" w:date="2017-03-29T16:35:00Z">
        <w:r w:rsidR="00E31C06" w:rsidRPr="0053684B" w:rsidDel="009376B1">
          <w:delText xml:space="preserve"> to inform</w:delText>
        </w:r>
      </w:del>
      <w:ins w:id="574" w:author="Sahin, Burak" w:date="2017-03-29T16:35:00Z">
        <w:r w:rsidR="009376B1">
          <w:t>informing</w:t>
        </w:r>
      </w:ins>
      <w:proofErr w:type="spellEnd"/>
      <w:r w:rsidR="00E31C06" w:rsidRPr="0053684B">
        <w:t xml:space="preserve"> the individual of the risks while the paper form is in transit</w:t>
      </w:r>
      <w:del w:id="575" w:author="Sahin, Burak" w:date="2017-03-29T16:36:00Z">
        <w:r w:rsidR="00E31C06" w:rsidRPr="0053684B" w:rsidDel="009376B1">
          <w:delText xml:space="preserve"> and to minimize that risk</w:delText>
        </w:r>
      </w:del>
      <w:r w:rsidR="00E31C06" w:rsidRPr="0053684B">
        <w:t>.</w:t>
      </w:r>
    </w:p>
    <w:tbl>
      <w:tblPr>
        <w:tblStyle w:val="TableGrid"/>
        <w:tblpPr w:leftFromText="180" w:rightFromText="180" w:vertAnchor="text" w:horzAnchor="margin" w:tblpXSpec="right" w:tblpY="42"/>
        <w:tblW w:w="5000" w:type="pct"/>
        <w:tblBorders>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8C4534" w:rsidRPr="008C4534" w14:paraId="29C577C3" w14:textId="77777777" w:rsidTr="00F47283">
        <w:trPr>
          <w:trHeight w:val="372"/>
          <w:ins w:id="576" w:author="Sahin, Burak" w:date="2017-06-27T18:38:00Z"/>
        </w:trPr>
        <w:tc>
          <w:tcPr>
            <w:tcW w:w="5000" w:type="pct"/>
            <w:shd w:val="clear" w:color="auto" w:fill="F2F2F2" w:themeFill="background1" w:themeFillShade="F2"/>
          </w:tcPr>
          <w:p w14:paraId="78F9FF56" w14:textId="39B5BDFC" w:rsidR="008C4534" w:rsidRPr="008C4534" w:rsidRDefault="008C4534" w:rsidP="008C4534">
            <w:pPr>
              <w:rPr>
                <w:ins w:id="577" w:author="Sahin, Burak" w:date="2017-06-27T18:38:00Z"/>
                <w:b/>
                <w:i/>
                <w:highlight w:val="yellow"/>
                <w:rPrChange w:id="578" w:author="Sahin, Burak" w:date="2017-06-27T18:39:00Z">
                  <w:rPr>
                    <w:ins w:id="579" w:author="Sahin, Burak" w:date="2017-06-27T18:38:00Z"/>
                    <w:b/>
                    <w:i/>
                  </w:rPr>
                </w:rPrChange>
              </w:rPr>
              <w:pPrChange w:id="580" w:author="Sahin, Burak" w:date="2017-06-27T18:38:00Z">
                <w:pPr>
                  <w:framePr w:hSpace="180" w:wrap="around" w:vAnchor="text" w:hAnchor="margin" w:xAlign="right" w:y="42"/>
                </w:pPr>
              </w:pPrChange>
            </w:pPr>
            <w:ins w:id="581" w:author="Sahin, Burak" w:date="2017-06-27T18:38:00Z">
              <w:r w:rsidRPr="008C4534">
                <w:rPr>
                  <w:b/>
                  <w:i/>
                  <w:highlight w:val="yellow"/>
                  <w:rPrChange w:id="582" w:author="Sahin, Burak" w:date="2017-06-27T18:39:00Z">
                    <w:rPr>
                      <w:b/>
                      <w:i/>
                    </w:rPr>
                  </w:rPrChange>
                </w:rPr>
                <w:t xml:space="preserve">Case Example: </w:t>
              </w:r>
              <w:r w:rsidRPr="008C4534">
                <w:rPr>
                  <w:b/>
                  <w:i/>
                  <w:highlight w:val="yellow"/>
                  <w:rPrChange w:id="583" w:author="Sahin, Burak" w:date="2017-06-27T18:39:00Z">
                    <w:rPr>
                      <w:b/>
                      <w:i/>
                    </w:rPr>
                  </w:rPrChange>
                </w:rPr>
                <w:t>Enrollment</w:t>
              </w:r>
              <w:r w:rsidRPr="008C4534">
                <w:rPr>
                  <w:b/>
                  <w:i/>
                  <w:highlight w:val="yellow"/>
                  <w:rPrChange w:id="584" w:author="Sahin, Burak" w:date="2017-06-27T18:39:00Z">
                    <w:rPr>
                      <w:b/>
                      <w:i/>
                    </w:rPr>
                  </w:rPrChange>
                </w:rPr>
                <w:t xml:space="preserve"> for Level 2 or 3</w:t>
              </w:r>
            </w:ins>
          </w:p>
        </w:tc>
      </w:tr>
      <w:tr w:rsidR="008C4534" w:rsidRPr="008C4534" w14:paraId="115513AF" w14:textId="77777777" w:rsidTr="00F47283">
        <w:trPr>
          <w:trHeight w:val="425"/>
          <w:ins w:id="585" w:author="Sahin, Burak" w:date="2017-06-27T18:38:00Z"/>
        </w:trPr>
        <w:tc>
          <w:tcPr>
            <w:tcW w:w="5000" w:type="pct"/>
            <w:shd w:val="clear" w:color="auto" w:fill="F2F2F2" w:themeFill="background1" w:themeFillShade="F2"/>
          </w:tcPr>
          <w:p w14:paraId="17902E83" w14:textId="77777777" w:rsidR="008C4534" w:rsidRPr="008C4534" w:rsidRDefault="008C4534" w:rsidP="00F47283">
            <w:pPr>
              <w:rPr>
                <w:ins w:id="586" w:author="Sahin, Burak" w:date="2017-06-27T18:38:00Z"/>
                <w:highlight w:val="yellow"/>
                <w:rPrChange w:id="587" w:author="Sahin, Burak" w:date="2017-06-27T18:39:00Z">
                  <w:rPr>
                    <w:ins w:id="588" w:author="Sahin, Burak" w:date="2017-06-27T18:38:00Z"/>
                  </w:rPr>
                </w:rPrChange>
              </w:rPr>
            </w:pPr>
            <w:ins w:id="589" w:author="Sahin, Burak" w:date="2017-06-27T18:38:00Z">
              <w:r w:rsidRPr="008C4534">
                <w:rPr>
                  <w:highlight w:val="yellow"/>
                  <w:rPrChange w:id="590" w:author="Sahin, Burak" w:date="2017-06-27T18:39:00Z">
                    <w:rPr/>
                  </w:rPrChange>
                </w:rPr>
                <w:t>Placeholder</w:t>
              </w:r>
            </w:ins>
          </w:p>
        </w:tc>
      </w:tr>
    </w:tbl>
    <w:p w14:paraId="08A45DB9" w14:textId="3330BDA2" w:rsidR="008C4534" w:rsidRDefault="008C4534" w:rsidP="00AE493D">
      <w:pPr>
        <w:rPr>
          <w:ins w:id="591" w:author="Sahin, Burak" w:date="2017-06-27T15:53:00Z"/>
        </w:rPr>
      </w:pPr>
      <w:ins w:id="592" w:author="Sahin, Burak" w:date="2017-06-27T18:38:00Z">
        <w:r w:rsidRPr="008C4534">
          <w:rPr>
            <w:highlight w:val="yellow"/>
            <w:rPrChange w:id="593" w:author="Sahin, Burak" w:date="2017-06-27T18:39:00Z">
              <w:rPr/>
            </w:rPrChange>
          </w:rPr>
          <w:t>Placeho</w:t>
        </w:r>
        <w:r w:rsidRPr="008C4534">
          <w:rPr>
            <w:highlight w:val="yellow"/>
            <w:rPrChange w:id="594" w:author="Sahin, Burak" w:date="2017-06-27T18:39:00Z">
              <w:rPr/>
            </w:rPrChange>
          </w:rPr>
          <w:t>lder for Diagram Showing Phase 2 (Enrollment</w:t>
        </w:r>
        <w:r w:rsidRPr="008C4534">
          <w:rPr>
            <w:highlight w:val="yellow"/>
            <w:rPrChange w:id="595" w:author="Sahin, Burak" w:date="2017-06-27T18:39:00Z">
              <w:rPr/>
            </w:rPrChange>
          </w:rPr>
          <w:t>)</w:t>
        </w:r>
      </w:ins>
    </w:p>
    <w:p w14:paraId="3ED19E0B" w14:textId="44BC46B9" w:rsidR="0017116A" w:rsidRPr="00063964" w:rsidRDefault="0017116A" w:rsidP="0017116A">
      <w:pPr>
        <w:pStyle w:val="Heading2"/>
        <w:rPr>
          <w:ins w:id="596" w:author="Sahin, Burak" w:date="2017-06-27T17:18:00Z"/>
          <w:highlight w:val="yellow"/>
          <w:rPrChange w:id="597" w:author="Sahin, Burak" w:date="2017-06-27T18:42:00Z">
            <w:rPr>
              <w:ins w:id="598" w:author="Sahin, Burak" w:date="2017-06-27T17:18:00Z"/>
            </w:rPr>
          </w:rPrChange>
        </w:rPr>
        <w:pPrChange w:id="599" w:author="Sahin, Burak" w:date="2017-06-27T15:53:00Z">
          <w:pPr/>
        </w:pPrChange>
      </w:pPr>
      <w:bookmarkStart w:id="600" w:name="_Toc486347412"/>
      <w:ins w:id="601" w:author="Sahin, Burak" w:date="2017-06-27T15:53:00Z">
        <w:r w:rsidRPr="00063964">
          <w:rPr>
            <w:highlight w:val="yellow"/>
            <w:rPrChange w:id="602" w:author="Sahin, Burak" w:date="2017-06-27T18:42:00Z">
              <w:rPr/>
            </w:rPrChange>
          </w:rPr>
          <w:t>Training for Enrollment Capabilities</w:t>
        </w:r>
      </w:ins>
      <w:bookmarkEnd w:id="600"/>
    </w:p>
    <w:p w14:paraId="1D5A0EAD" w14:textId="77777777" w:rsidR="00B22746" w:rsidRPr="00063964" w:rsidRDefault="00B22746" w:rsidP="00B22746">
      <w:pPr>
        <w:tabs>
          <w:tab w:val="left" w:pos="5990"/>
        </w:tabs>
        <w:rPr>
          <w:ins w:id="603" w:author="Sahin, Burak" w:date="2017-06-27T17:18:00Z"/>
          <w:highlight w:val="yellow"/>
          <w:rPrChange w:id="604" w:author="Sahin, Burak" w:date="2017-06-27T18:42:00Z">
            <w:rPr>
              <w:ins w:id="605" w:author="Sahin, Burak" w:date="2017-06-27T17:18:00Z"/>
            </w:rPr>
          </w:rPrChange>
        </w:rPr>
      </w:pPr>
      <w:ins w:id="606" w:author="Sahin, Burak" w:date="2017-06-27T17:18:00Z">
        <w:r w:rsidRPr="00063964">
          <w:rPr>
            <w:highlight w:val="yellow"/>
            <w:rPrChange w:id="607" w:author="Sahin, Burak" w:date="2017-06-27T18:42:00Z">
              <w:rPr/>
            </w:rPrChange>
          </w:rPr>
          <w:t>Operator training and equipment capabilities determine the CSP’s ability to meet the requirements for a given IAL. For IAL2 and 3, the following equipment requirements determine an organization’s level of awareness.</w:t>
        </w:r>
      </w:ins>
    </w:p>
    <w:tbl>
      <w:tblPr>
        <w:tblStyle w:val="GridTable41"/>
        <w:tblW w:w="0" w:type="auto"/>
        <w:tblLook w:val="04A0" w:firstRow="1" w:lastRow="0" w:firstColumn="1" w:lastColumn="0" w:noHBand="0" w:noVBand="1"/>
      </w:tblPr>
      <w:tblGrid>
        <w:gridCol w:w="1259"/>
        <w:gridCol w:w="8091"/>
      </w:tblGrid>
      <w:tr w:rsidR="00B22746" w:rsidRPr="00063964" w14:paraId="017308FD" w14:textId="77777777" w:rsidTr="00B22746">
        <w:trPr>
          <w:cnfStyle w:val="100000000000" w:firstRow="1" w:lastRow="0" w:firstColumn="0" w:lastColumn="0" w:oddVBand="0" w:evenVBand="0" w:oddHBand="0" w:evenHBand="0" w:firstRowFirstColumn="0" w:firstRowLastColumn="0" w:lastRowFirstColumn="0" w:lastRowLastColumn="0"/>
          <w:ins w:id="608"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22F1BD38" w14:textId="77777777" w:rsidR="00B22746" w:rsidRPr="00063964" w:rsidRDefault="00B22746" w:rsidP="00B22746">
            <w:pPr>
              <w:tabs>
                <w:tab w:val="left" w:pos="5990"/>
              </w:tabs>
              <w:rPr>
                <w:ins w:id="609" w:author="Sahin, Burak" w:date="2017-06-27T17:18:00Z"/>
                <w:highlight w:val="yellow"/>
                <w:rPrChange w:id="610" w:author="Sahin, Burak" w:date="2017-06-27T18:42:00Z">
                  <w:rPr>
                    <w:ins w:id="611" w:author="Sahin, Burak" w:date="2017-06-27T17:18:00Z"/>
                  </w:rPr>
                </w:rPrChange>
              </w:rPr>
            </w:pPr>
            <w:ins w:id="612" w:author="Sahin, Burak" w:date="2017-06-27T17:18:00Z">
              <w:r w:rsidRPr="00063964">
                <w:rPr>
                  <w:highlight w:val="yellow"/>
                  <w:rPrChange w:id="613" w:author="Sahin, Burak" w:date="2017-06-27T18:42:00Z">
                    <w:rPr/>
                  </w:rPrChange>
                </w:rPr>
                <w:t>Level</w:t>
              </w:r>
            </w:ins>
          </w:p>
        </w:tc>
        <w:tc>
          <w:tcPr>
            <w:tcW w:w="8091" w:type="dxa"/>
          </w:tcPr>
          <w:p w14:paraId="2EF4D3ED" w14:textId="77777777" w:rsidR="00B22746" w:rsidRPr="00063964" w:rsidRDefault="00B22746" w:rsidP="00B22746">
            <w:pPr>
              <w:tabs>
                <w:tab w:val="left" w:pos="5990"/>
              </w:tabs>
              <w:cnfStyle w:val="100000000000" w:firstRow="1" w:lastRow="0" w:firstColumn="0" w:lastColumn="0" w:oddVBand="0" w:evenVBand="0" w:oddHBand="0" w:evenHBand="0" w:firstRowFirstColumn="0" w:firstRowLastColumn="0" w:lastRowFirstColumn="0" w:lastRowLastColumn="0"/>
              <w:rPr>
                <w:ins w:id="614" w:author="Sahin, Burak" w:date="2017-06-27T17:18:00Z"/>
                <w:highlight w:val="yellow"/>
                <w:rPrChange w:id="615" w:author="Sahin, Burak" w:date="2017-06-27T18:42:00Z">
                  <w:rPr>
                    <w:ins w:id="616" w:author="Sahin, Burak" w:date="2017-06-27T17:18:00Z"/>
                  </w:rPr>
                </w:rPrChange>
              </w:rPr>
            </w:pPr>
            <w:ins w:id="617" w:author="Sahin, Burak" w:date="2017-06-27T17:18:00Z">
              <w:r w:rsidRPr="00063964">
                <w:rPr>
                  <w:highlight w:val="yellow"/>
                  <w:rPrChange w:id="618" w:author="Sahin, Burak" w:date="2017-06-27T18:42:00Z">
                    <w:rPr/>
                  </w:rPrChange>
                </w:rPr>
                <w:t xml:space="preserve"> Training Requirements</w:t>
              </w:r>
            </w:ins>
          </w:p>
        </w:tc>
      </w:tr>
      <w:tr w:rsidR="00B22746" w:rsidRPr="00063964" w14:paraId="3D30CABD" w14:textId="77777777" w:rsidTr="00B22746">
        <w:trPr>
          <w:cnfStyle w:val="000000100000" w:firstRow="0" w:lastRow="0" w:firstColumn="0" w:lastColumn="0" w:oddVBand="0" w:evenVBand="0" w:oddHBand="1" w:evenHBand="0" w:firstRowFirstColumn="0" w:firstRowLastColumn="0" w:lastRowFirstColumn="0" w:lastRowLastColumn="0"/>
          <w:ins w:id="619"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352C75E0" w14:textId="77777777" w:rsidR="00B22746" w:rsidRPr="00063964" w:rsidRDefault="00B22746" w:rsidP="00B22746">
            <w:pPr>
              <w:tabs>
                <w:tab w:val="left" w:pos="5990"/>
              </w:tabs>
              <w:rPr>
                <w:ins w:id="620" w:author="Sahin, Burak" w:date="2017-06-27T17:18:00Z"/>
                <w:highlight w:val="yellow"/>
                <w:rPrChange w:id="621" w:author="Sahin, Burak" w:date="2017-06-27T18:42:00Z">
                  <w:rPr>
                    <w:ins w:id="622" w:author="Sahin, Burak" w:date="2017-06-27T17:18:00Z"/>
                  </w:rPr>
                </w:rPrChange>
              </w:rPr>
            </w:pPr>
            <w:ins w:id="623" w:author="Sahin, Burak" w:date="2017-06-27T17:18:00Z">
              <w:r w:rsidRPr="00063964">
                <w:rPr>
                  <w:highlight w:val="yellow"/>
                  <w:rPrChange w:id="624" w:author="Sahin, Burak" w:date="2017-06-27T18:42:00Z">
                    <w:rPr/>
                  </w:rPrChange>
                </w:rPr>
                <w:t>AWARE</w:t>
              </w:r>
            </w:ins>
          </w:p>
        </w:tc>
        <w:tc>
          <w:tcPr>
            <w:tcW w:w="8091" w:type="dxa"/>
          </w:tcPr>
          <w:p w14:paraId="05B2F36A" w14:textId="77777777" w:rsidR="00B22746" w:rsidRPr="00063964" w:rsidRDefault="00B22746" w:rsidP="00B22746">
            <w:pPr>
              <w:tabs>
                <w:tab w:val="left" w:pos="5990"/>
              </w:tabs>
              <w:cnfStyle w:val="000000100000" w:firstRow="0" w:lastRow="0" w:firstColumn="0" w:lastColumn="0" w:oddVBand="0" w:evenVBand="0" w:oddHBand="1" w:evenHBand="0" w:firstRowFirstColumn="0" w:firstRowLastColumn="0" w:lastRowFirstColumn="0" w:lastRowLastColumn="0"/>
              <w:rPr>
                <w:ins w:id="625" w:author="Sahin, Burak" w:date="2017-06-27T17:18:00Z"/>
                <w:highlight w:val="yellow"/>
                <w:rPrChange w:id="626" w:author="Sahin, Burak" w:date="2017-06-27T18:42:00Z">
                  <w:rPr>
                    <w:ins w:id="627" w:author="Sahin, Burak" w:date="2017-06-27T17:18:00Z"/>
                  </w:rPr>
                </w:rPrChange>
              </w:rPr>
            </w:pPr>
            <w:ins w:id="628" w:author="Sahin, Burak" w:date="2017-06-27T17:18:00Z">
              <w:r w:rsidRPr="00063964">
                <w:rPr>
                  <w:highlight w:val="yellow"/>
                  <w:rPrChange w:id="629" w:author="Sahin, Burak" w:date="2017-06-27T18:42:00Z">
                    <w:rPr/>
                  </w:rPrChange>
                </w:rPr>
                <w:t>An ultraviolet desktop light and magnifier or equivalent</w:t>
              </w:r>
            </w:ins>
          </w:p>
        </w:tc>
      </w:tr>
      <w:tr w:rsidR="00B22746" w:rsidRPr="00063964" w14:paraId="798B1EAE" w14:textId="77777777" w:rsidTr="00B22746">
        <w:trPr>
          <w:ins w:id="630"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13DE90B6" w14:textId="77777777" w:rsidR="00B22746" w:rsidRPr="00063964" w:rsidRDefault="00B22746" w:rsidP="00B22746">
            <w:pPr>
              <w:tabs>
                <w:tab w:val="left" w:pos="5990"/>
              </w:tabs>
              <w:rPr>
                <w:ins w:id="631" w:author="Sahin, Burak" w:date="2017-06-27T17:18:00Z"/>
                <w:highlight w:val="yellow"/>
                <w:rPrChange w:id="632" w:author="Sahin, Burak" w:date="2017-06-27T18:42:00Z">
                  <w:rPr>
                    <w:ins w:id="633" w:author="Sahin, Burak" w:date="2017-06-27T17:18:00Z"/>
                  </w:rPr>
                </w:rPrChange>
              </w:rPr>
            </w:pPr>
            <w:ins w:id="634" w:author="Sahin, Burak" w:date="2017-06-27T17:18:00Z">
              <w:r w:rsidRPr="00063964">
                <w:rPr>
                  <w:highlight w:val="yellow"/>
                  <w:rPrChange w:id="635" w:author="Sahin, Burak" w:date="2017-06-27T18:42:00Z">
                    <w:rPr/>
                  </w:rPrChange>
                </w:rPr>
                <w:t>BASIC</w:t>
              </w:r>
            </w:ins>
          </w:p>
        </w:tc>
        <w:tc>
          <w:tcPr>
            <w:tcW w:w="8091" w:type="dxa"/>
          </w:tcPr>
          <w:p w14:paraId="5C626265" w14:textId="77777777" w:rsidR="00B22746" w:rsidRPr="00063964" w:rsidRDefault="00B22746" w:rsidP="00B22746">
            <w:pPr>
              <w:tabs>
                <w:tab w:val="left" w:pos="5990"/>
              </w:tabs>
              <w:cnfStyle w:val="000000000000" w:firstRow="0" w:lastRow="0" w:firstColumn="0" w:lastColumn="0" w:oddVBand="0" w:evenVBand="0" w:oddHBand="0" w:evenHBand="0" w:firstRowFirstColumn="0" w:firstRowLastColumn="0" w:lastRowFirstColumn="0" w:lastRowLastColumn="0"/>
              <w:rPr>
                <w:ins w:id="636" w:author="Sahin, Burak" w:date="2017-06-27T17:18:00Z"/>
                <w:highlight w:val="yellow"/>
                <w:rPrChange w:id="637" w:author="Sahin, Burak" w:date="2017-06-27T18:42:00Z">
                  <w:rPr>
                    <w:ins w:id="638" w:author="Sahin, Burak" w:date="2017-06-27T17:18:00Z"/>
                  </w:rPr>
                </w:rPrChange>
              </w:rPr>
            </w:pPr>
            <w:ins w:id="639" w:author="Sahin, Burak" w:date="2017-06-27T17:18:00Z">
              <w:r w:rsidRPr="00063964">
                <w:rPr>
                  <w:highlight w:val="yellow"/>
                  <w:rPrChange w:id="640" w:author="Sahin, Burak" w:date="2017-06-27T18:42:00Z">
                    <w:rPr/>
                  </w:rPrChange>
                </w:rPr>
                <w:t>An ultraviolet desktop light and magnifier or equivalent that is recognized as effective</w:t>
              </w:r>
            </w:ins>
          </w:p>
          <w:p w14:paraId="45659315" w14:textId="77777777" w:rsidR="00B22746" w:rsidRPr="00063964" w:rsidRDefault="00B22746" w:rsidP="00B22746">
            <w:pPr>
              <w:tabs>
                <w:tab w:val="left" w:pos="5990"/>
              </w:tabs>
              <w:cnfStyle w:val="000000000000" w:firstRow="0" w:lastRow="0" w:firstColumn="0" w:lastColumn="0" w:oddVBand="0" w:evenVBand="0" w:oddHBand="0" w:evenHBand="0" w:firstRowFirstColumn="0" w:firstRowLastColumn="0" w:lastRowFirstColumn="0" w:lastRowLastColumn="0"/>
              <w:rPr>
                <w:ins w:id="641" w:author="Sahin, Burak" w:date="2017-06-27T17:18:00Z"/>
                <w:highlight w:val="yellow"/>
                <w:rPrChange w:id="642" w:author="Sahin, Burak" w:date="2017-06-27T18:42:00Z">
                  <w:rPr>
                    <w:ins w:id="643" w:author="Sahin, Burak" w:date="2017-06-27T17:18:00Z"/>
                  </w:rPr>
                </w:rPrChange>
              </w:rPr>
            </w:pPr>
            <w:ins w:id="644" w:author="Sahin, Burak" w:date="2017-06-27T17:18:00Z">
              <w:r w:rsidRPr="00063964">
                <w:rPr>
                  <w:highlight w:val="yellow"/>
                  <w:rPrChange w:id="645" w:author="Sahin, Burak" w:date="2017-06-27T18:42:00Z">
                    <w:rPr/>
                  </w:rPrChange>
                </w:rPr>
                <w:t>OR</w:t>
              </w:r>
            </w:ins>
          </w:p>
          <w:p w14:paraId="64C87706" w14:textId="77777777" w:rsidR="00B22746" w:rsidRPr="00063964" w:rsidRDefault="00B22746" w:rsidP="00B22746">
            <w:pPr>
              <w:tabs>
                <w:tab w:val="left" w:pos="5990"/>
              </w:tabs>
              <w:cnfStyle w:val="000000000000" w:firstRow="0" w:lastRow="0" w:firstColumn="0" w:lastColumn="0" w:oddVBand="0" w:evenVBand="0" w:oddHBand="0" w:evenHBand="0" w:firstRowFirstColumn="0" w:firstRowLastColumn="0" w:lastRowFirstColumn="0" w:lastRowLastColumn="0"/>
              <w:rPr>
                <w:ins w:id="646" w:author="Sahin, Burak" w:date="2017-06-27T17:18:00Z"/>
                <w:highlight w:val="yellow"/>
                <w:rPrChange w:id="647" w:author="Sahin, Burak" w:date="2017-06-27T18:42:00Z">
                  <w:rPr>
                    <w:ins w:id="648" w:author="Sahin, Burak" w:date="2017-06-27T17:18:00Z"/>
                  </w:rPr>
                </w:rPrChange>
              </w:rPr>
            </w:pPr>
            <w:ins w:id="649" w:author="Sahin, Burak" w:date="2017-06-27T17:18:00Z">
              <w:r w:rsidRPr="00063964">
                <w:rPr>
                  <w:highlight w:val="yellow"/>
                  <w:rPrChange w:id="650" w:author="Sahin, Burak" w:date="2017-06-27T18:42:00Z">
                    <w:rPr/>
                  </w:rPrChange>
                </w:rPr>
                <w:t>Document inspection equipment that can assist in identification of forged and counterfeit documents or equivalent that is recognized as effective</w:t>
              </w:r>
            </w:ins>
          </w:p>
        </w:tc>
      </w:tr>
      <w:tr w:rsidR="00B22746" w:rsidRPr="00063964" w14:paraId="7A810C80" w14:textId="77777777" w:rsidTr="00B22746">
        <w:trPr>
          <w:cnfStyle w:val="000000100000" w:firstRow="0" w:lastRow="0" w:firstColumn="0" w:lastColumn="0" w:oddVBand="0" w:evenVBand="0" w:oddHBand="1" w:evenHBand="0" w:firstRowFirstColumn="0" w:firstRowLastColumn="0" w:lastRowFirstColumn="0" w:lastRowLastColumn="0"/>
          <w:ins w:id="651"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692502ED" w14:textId="77777777" w:rsidR="00B22746" w:rsidRPr="00063964" w:rsidRDefault="00B22746" w:rsidP="00B22746">
            <w:pPr>
              <w:tabs>
                <w:tab w:val="left" w:pos="5990"/>
              </w:tabs>
              <w:rPr>
                <w:ins w:id="652" w:author="Sahin, Burak" w:date="2017-06-27T17:18:00Z"/>
                <w:highlight w:val="yellow"/>
                <w:rPrChange w:id="653" w:author="Sahin, Burak" w:date="2017-06-27T18:42:00Z">
                  <w:rPr>
                    <w:ins w:id="654" w:author="Sahin, Burak" w:date="2017-06-27T17:18:00Z"/>
                  </w:rPr>
                </w:rPrChange>
              </w:rPr>
            </w:pPr>
            <w:ins w:id="655" w:author="Sahin, Burak" w:date="2017-06-27T17:18:00Z">
              <w:r w:rsidRPr="00063964">
                <w:rPr>
                  <w:highlight w:val="yellow"/>
                  <w:rPrChange w:id="656" w:author="Sahin, Burak" w:date="2017-06-27T18:42:00Z">
                    <w:rPr/>
                  </w:rPrChange>
                </w:rPr>
                <w:t>ADVANCED</w:t>
              </w:r>
            </w:ins>
          </w:p>
        </w:tc>
        <w:tc>
          <w:tcPr>
            <w:tcW w:w="8091" w:type="dxa"/>
          </w:tcPr>
          <w:p w14:paraId="4BEE38E8" w14:textId="77777777" w:rsidR="00B22746" w:rsidRPr="00063964" w:rsidRDefault="00B22746" w:rsidP="00B22746">
            <w:pPr>
              <w:tabs>
                <w:tab w:val="left" w:pos="5990"/>
              </w:tabs>
              <w:cnfStyle w:val="000000100000" w:firstRow="0" w:lastRow="0" w:firstColumn="0" w:lastColumn="0" w:oddVBand="0" w:evenVBand="0" w:oddHBand="1" w:evenHBand="0" w:firstRowFirstColumn="0" w:firstRowLastColumn="0" w:lastRowFirstColumn="0" w:lastRowLastColumn="0"/>
              <w:rPr>
                <w:ins w:id="657" w:author="Sahin, Burak" w:date="2017-06-27T17:18:00Z"/>
                <w:highlight w:val="yellow"/>
                <w:rPrChange w:id="658" w:author="Sahin, Burak" w:date="2017-06-27T18:42:00Z">
                  <w:rPr>
                    <w:ins w:id="659" w:author="Sahin, Burak" w:date="2017-06-27T17:18:00Z"/>
                  </w:rPr>
                </w:rPrChange>
              </w:rPr>
            </w:pPr>
            <w:ins w:id="660" w:author="Sahin, Burak" w:date="2017-06-27T17:18:00Z">
              <w:r w:rsidRPr="00063964">
                <w:rPr>
                  <w:highlight w:val="yellow"/>
                  <w:rPrChange w:id="661" w:author="Sahin, Burak" w:date="2017-06-27T18:42:00Z">
                    <w:rPr/>
                  </w:rPrChange>
                </w:rPr>
                <w:t>An ultraviolet desktop light and magnifier or equivalent that is recognized as effective</w:t>
              </w:r>
            </w:ins>
          </w:p>
          <w:p w14:paraId="0D09EAF6" w14:textId="77777777" w:rsidR="00B22746" w:rsidRPr="00063964" w:rsidRDefault="00B22746" w:rsidP="00B22746">
            <w:pPr>
              <w:tabs>
                <w:tab w:val="left" w:pos="5990"/>
              </w:tabs>
              <w:cnfStyle w:val="000000100000" w:firstRow="0" w:lastRow="0" w:firstColumn="0" w:lastColumn="0" w:oddVBand="0" w:evenVBand="0" w:oddHBand="1" w:evenHBand="0" w:firstRowFirstColumn="0" w:firstRowLastColumn="0" w:lastRowFirstColumn="0" w:lastRowLastColumn="0"/>
              <w:rPr>
                <w:ins w:id="662" w:author="Sahin, Burak" w:date="2017-06-27T17:18:00Z"/>
                <w:highlight w:val="yellow"/>
                <w:rPrChange w:id="663" w:author="Sahin, Burak" w:date="2017-06-27T18:42:00Z">
                  <w:rPr>
                    <w:ins w:id="664" w:author="Sahin, Burak" w:date="2017-06-27T17:18:00Z"/>
                  </w:rPr>
                </w:rPrChange>
              </w:rPr>
            </w:pPr>
            <w:ins w:id="665" w:author="Sahin, Burak" w:date="2017-06-27T17:18:00Z">
              <w:r w:rsidRPr="00063964">
                <w:rPr>
                  <w:highlight w:val="yellow"/>
                  <w:rPrChange w:id="666" w:author="Sahin, Burak" w:date="2017-06-27T18:42:00Z">
                    <w:rPr/>
                  </w:rPrChange>
                </w:rPr>
                <w:lastRenderedPageBreak/>
                <w:t>AND</w:t>
              </w:r>
            </w:ins>
          </w:p>
          <w:p w14:paraId="50878834" w14:textId="77777777" w:rsidR="00B22746" w:rsidRPr="00063964" w:rsidRDefault="00B22746" w:rsidP="00B22746">
            <w:pPr>
              <w:keepNext/>
              <w:tabs>
                <w:tab w:val="left" w:pos="5990"/>
              </w:tabs>
              <w:cnfStyle w:val="000000100000" w:firstRow="0" w:lastRow="0" w:firstColumn="0" w:lastColumn="0" w:oddVBand="0" w:evenVBand="0" w:oddHBand="1" w:evenHBand="0" w:firstRowFirstColumn="0" w:firstRowLastColumn="0" w:lastRowFirstColumn="0" w:lastRowLastColumn="0"/>
              <w:rPr>
                <w:ins w:id="667" w:author="Sahin, Burak" w:date="2017-06-27T17:18:00Z"/>
                <w:highlight w:val="yellow"/>
                <w:rPrChange w:id="668" w:author="Sahin, Burak" w:date="2017-06-27T18:42:00Z">
                  <w:rPr>
                    <w:ins w:id="669" w:author="Sahin, Burak" w:date="2017-06-27T17:18:00Z"/>
                  </w:rPr>
                </w:rPrChange>
              </w:rPr>
            </w:pPr>
            <w:ins w:id="670" w:author="Sahin, Burak" w:date="2017-06-27T17:18:00Z">
              <w:r w:rsidRPr="00063964">
                <w:rPr>
                  <w:highlight w:val="yellow"/>
                  <w:rPrChange w:id="671" w:author="Sahin, Burak" w:date="2017-06-27T18:42:00Z">
                    <w:rPr/>
                  </w:rPrChange>
                </w:rPr>
                <w:t>Document inspection equipment that can assist in identification of forged and counterfeit documents or equivalent that is recognized as effective</w:t>
              </w:r>
            </w:ins>
          </w:p>
        </w:tc>
      </w:tr>
    </w:tbl>
    <w:p w14:paraId="43C993FE" w14:textId="77777777" w:rsidR="00B22746" w:rsidRPr="00063964" w:rsidRDefault="00B22746" w:rsidP="00B22746">
      <w:pPr>
        <w:pStyle w:val="Caption"/>
        <w:jc w:val="center"/>
        <w:rPr>
          <w:ins w:id="672" w:author="Sahin, Burak" w:date="2017-06-27T17:18:00Z"/>
          <w:highlight w:val="yellow"/>
          <w:rPrChange w:id="673" w:author="Sahin, Burak" w:date="2017-06-27T18:42:00Z">
            <w:rPr>
              <w:ins w:id="674" w:author="Sahin, Burak" w:date="2017-06-27T17:18:00Z"/>
            </w:rPr>
          </w:rPrChange>
        </w:rPr>
      </w:pPr>
      <w:ins w:id="675" w:author="Sahin, Burak" w:date="2017-06-27T17:18:00Z">
        <w:r w:rsidRPr="00063964">
          <w:rPr>
            <w:highlight w:val="yellow"/>
            <w:rPrChange w:id="676" w:author="Sahin, Burak" w:date="2017-06-27T18:42:00Z">
              <w:rPr/>
            </w:rPrChange>
          </w:rPr>
          <w:lastRenderedPageBreak/>
          <w:t xml:space="preserve">Table </w:t>
        </w:r>
        <w:r w:rsidRPr="00063964">
          <w:rPr>
            <w:highlight w:val="yellow"/>
            <w:rPrChange w:id="677" w:author="Sahin, Burak" w:date="2017-06-27T18:42:00Z">
              <w:rPr/>
            </w:rPrChange>
          </w:rPr>
          <w:fldChar w:fldCharType="begin"/>
        </w:r>
        <w:r w:rsidRPr="00063964">
          <w:rPr>
            <w:highlight w:val="yellow"/>
            <w:rPrChange w:id="678" w:author="Sahin, Burak" w:date="2017-06-27T18:42:00Z">
              <w:rPr/>
            </w:rPrChange>
          </w:rPr>
          <w:instrText xml:space="preserve"> SEQ Table \* ARABIC </w:instrText>
        </w:r>
        <w:r w:rsidRPr="00063964">
          <w:rPr>
            <w:highlight w:val="yellow"/>
            <w:rPrChange w:id="679" w:author="Sahin, Burak" w:date="2017-06-27T18:42:00Z">
              <w:rPr/>
            </w:rPrChange>
          </w:rPr>
          <w:fldChar w:fldCharType="separate"/>
        </w:r>
        <w:r w:rsidRPr="00063964">
          <w:rPr>
            <w:noProof/>
            <w:highlight w:val="yellow"/>
            <w:rPrChange w:id="680" w:author="Sahin, Burak" w:date="2017-06-27T18:42:00Z">
              <w:rPr>
                <w:noProof/>
              </w:rPr>
            </w:rPrChange>
          </w:rPr>
          <w:t>8</w:t>
        </w:r>
        <w:r w:rsidRPr="00063964">
          <w:rPr>
            <w:highlight w:val="yellow"/>
            <w:rPrChange w:id="681" w:author="Sahin, Burak" w:date="2017-06-27T18:42:00Z">
              <w:rPr/>
            </w:rPrChange>
          </w:rPr>
          <w:fldChar w:fldCharType="end"/>
        </w:r>
        <w:r w:rsidRPr="00063964">
          <w:rPr>
            <w:highlight w:val="yellow"/>
            <w:rPrChange w:id="682" w:author="Sahin, Burak" w:date="2017-06-27T18:42:00Z">
              <w:rPr/>
            </w:rPrChange>
          </w:rPr>
          <w:t>: Equipment Capabilities</w:t>
        </w:r>
      </w:ins>
    </w:p>
    <w:p w14:paraId="273F5D1A" w14:textId="77777777" w:rsidR="00B22746" w:rsidRPr="00063964" w:rsidRDefault="00B22746" w:rsidP="00B22746">
      <w:pPr>
        <w:tabs>
          <w:tab w:val="left" w:pos="5990"/>
        </w:tabs>
        <w:rPr>
          <w:ins w:id="683" w:author="Sahin, Burak" w:date="2017-06-27T17:18:00Z"/>
          <w:highlight w:val="yellow"/>
          <w:rPrChange w:id="684" w:author="Sahin, Burak" w:date="2017-06-27T18:42:00Z">
            <w:rPr>
              <w:ins w:id="685" w:author="Sahin, Burak" w:date="2017-06-27T17:18:00Z"/>
            </w:rPr>
          </w:rPrChange>
        </w:rPr>
      </w:pPr>
      <w:ins w:id="686" w:author="Sahin, Burak" w:date="2017-06-27T17:18:00Z">
        <w:r w:rsidRPr="00063964">
          <w:rPr>
            <w:highlight w:val="yellow"/>
            <w:rPrChange w:id="687" w:author="Sahin, Burak" w:date="2017-06-27T18:42:00Z">
              <w:rPr/>
            </w:rPrChange>
          </w:rPr>
          <w:t>The levels in the following table may be used by CSP’s as a measure to develop their training guidelines.</w:t>
        </w:r>
      </w:ins>
    </w:p>
    <w:tbl>
      <w:tblPr>
        <w:tblStyle w:val="GridTable41"/>
        <w:tblW w:w="0" w:type="auto"/>
        <w:tblLook w:val="04A0" w:firstRow="1" w:lastRow="0" w:firstColumn="1" w:lastColumn="0" w:noHBand="0" w:noVBand="1"/>
      </w:tblPr>
      <w:tblGrid>
        <w:gridCol w:w="1259"/>
        <w:gridCol w:w="8091"/>
      </w:tblGrid>
      <w:tr w:rsidR="00B22746" w:rsidRPr="00063964" w14:paraId="5861999C" w14:textId="77777777" w:rsidTr="00B22746">
        <w:trPr>
          <w:cnfStyle w:val="100000000000" w:firstRow="1" w:lastRow="0" w:firstColumn="0" w:lastColumn="0" w:oddVBand="0" w:evenVBand="0" w:oddHBand="0" w:evenHBand="0" w:firstRowFirstColumn="0" w:firstRowLastColumn="0" w:lastRowFirstColumn="0" w:lastRowLastColumn="0"/>
          <w:ins w:id="688"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44E38284" w14:textId="77777777" w:rsidR="00B22746" w:rsidRPr="00063964" w:rsidRDefault="00B22746" w:rsidP="00B22746">
            <w:pPr>
              <w:tabs>
                <w:tab w:val="left" w:pos="5990"/>
              </w:tabs>
              <w:rPr>
                <w:ins w:id="689" w:author="Sahin, Burak" w:date="2017-06-27T17:18:00Z"/>
                <w:highlight w:val="yellow"/>
                <w:rPrChange w:id="690" w:author="Sahin, Burak" w:date="2017-06-27T18:42:00Z">
                  <w:rPr>
                    <w:ins w:id="691" w:author="Sahin, Burak" w:date="2017-06-27T17:18:00Z"/>
                  </w:rPr>
                </w:rPrChange>
              </w:rPr>
            </w:pPr>
            <w:ins w:id="692" w:author="Sahin, Burak" w:date="2017-06-27T17:18:00Z">
              <w:r w:rsidRPr="00063964">
                <w:rPr>
                  <w:highlight w:val="yellow"/>
                  <w:rPrChange w:id="693" w:author="Sahin, Burak" w:date="2017-06-27T18:42:00Z">
                    <w:rPr/>
                  </w:rPrChange>
                </w:rPr>
                <w:t>Level</w:t>
              </w:r>
            </w:ins>
          </w:p>
        </w:tc>
        <w:tc>
          <w:tcPr>
            <w:tcW w:w="8091" w:type="dxa"/>
          </w:tcPr>
          <w:p w14:paraId="6712D426" w14:textId="77777777" w:rsidR="00B22746" w:rsidRPr="00063964" w:rsidRDefault="00B22746" w:rsidP="00B22746">
            <w:pPr>
              <w:tabs>
                <w:tab w:val="left" w:pos="5990"/>
              </w:tabs>
              <w:cnfStyle w:val="100000000000" w:firstRow="1" w:lastRow="0" w:firstColumn="0" w:lastColumn="0" w:oddVBand="0" w:evenVBand="0" w:oddHBand="0" w:evenHBand="0" w:firstRowFirstColumn="0" w:firstRowLastColumn="0" w:lastRowFirstColumn="0" w:lastRowLastColumn="0"/>
              <w:rPr>
                <w:ins w:id="694" w:author="Sahin, Burak" w:date="2017-06-27T17:18:00Z"/>
                <w:highlight w:val="yellow"/>
                <w:rPrChange w:id="695" w:author="Sahin, Burak" w:date="2017-06-27T18:42:00Z">
                  <w:rPr>
                    <w:ins w:id="696" w:author="Sahin, Burak" w:date="2017-06-27T17:18:00Z"/>
                  </w:rPr>
                </w:rPrChange>
              </w:rPr>
            </w:pPr>
            <w:ins w:id="697" w:author="Sahin, Burak" w:date="2017-06-27T17:18:00Z">
              <w:r w:rsidRPr="00063964">
                <w:rPr>
                  <w:highlight w:val="yellow"/>
                  <w:rPrChange w:id="698" w:author="Sahin, Burak" w:date="2017-06-27T18:42:00Z">
                    <w:rPr/>
                  </w:rPrChange>
                </w:rPr>
                <w:t>Training Requirements</w:t>
              </w:r>
            </w:ins>
          </w:p>
        </w:tc>
      </w:tr>
      <w:tr w:rsidR="00B22746" w:rsidRPr="00063964" w14:paraId="3975DB8F" w14:textId="77777777" w:rsidTr="00B22746">
        <w:trPr>
          <w:cnfStyle w:val="000000100000" w:firstRow="0" w:lastRow="0" w:firstColumn="0" w:lastColumn="0" w:oddVBand="0" w:evenVBand="0" w:oddHBand="1" w:evenHBand="0" w:firstRowFirstColumn="0" w:firstRowLastColumn="0" w:lastRowFirstColumn="0" w:lastRowLastColumn="0"/>
          <w:ins w:id="699"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334ECD6A" w14:textId="77777777" w:rsidR="00B22746" w:rsidRPr="00063964" w:rsidRDefault="00B22746" w:rsidP="00B22746">
            <w:pPr>
              <w:tabs>
                <w:tab w:val="left" w:pos="5990"/>
              </w:tabs>
              <w:rPr>
                <w:ins w:id="700" w:author="Sahin, Burak" w:date="2017-06-27T17:18:00Z"/>
                <w:highlight w:val="yellow"/>
                <w:rPrChange w:id="701" w:author="Sahin, Burak" w:date="2017-06-27T18:42:00Z">
                  <w:rPr>
                    <w:ins w:id="702" w:author="Sahin, Burak" w:date="2017-06-27T17:18:00Z"/>
                  </w:rPr>
                </w:rPrChange>
              </w:rPr>
            </w:pPr>
            <w:ins w:id="703" w:author="Sahin, Burak" w:date="2017-06-27T17:18:00Z">
              <w:r w:rsidRPr="00063964">
                <w:rPr>
                  <w:highlight w:val="yellow"/>
                  <w:rPrChange w:id="704" w:author="Sahin, Burak" w:date="2017-06-27T18:42:00Z">
                    <w:rPr/>
                  </w:rPrChange>
                </w:rPr>
                <w:t>AWARE</w:t>
              </w:r>
            </w:ins>
          </w:p>
        </w:tc>
        <w:tc>
          <w:tcPr>
            <w:tcW w:w="8091" w:type="dxa"/>
          </w:tcPr>
          <w:p w14:paraId="712B29E1" w14:textId="77777777" w:rsidR="00B22746" w:rsidRPr="00063964" w:rsidRDefault="00B22746" w:rsidP="00B22746">
            <w:pPr>
              <w:pStyle w:val="ListParagraph"/>
              <w:numPr>
                <w:ilvl w:val="0"/>
                <w:numId w:val="30"/>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05" w:author="Sahin, Burak" w:date="2017-06-27T17:18:00Z"/>
                <w:rFonts w:ascii="Helvetica" w:eastAsiaTheme="minorHAnsi" w:hAnsi="Helvetica" w:cs="Helvetica"/>
                <w:color w:val="000000"/>
                <w:sz w:val="20"/>
                <w:szCs w:val="20"/>
                <w:highlight w:val="yellow"/>
                <w:rPrChange w:id="706" w:author="Sahin, Burak" w:date="2017-06-27T18:42:00Z">
                  <w:rPr>
                    <w:ins w:id="707" w:author="Sahin, Burak" w:date="2017-06-27T17:18:00Z"/>
                    <w:rFonts w:ascii="Helvetica" w:eastAsiaTheme="minorHAnsi" w:hAnsi="Helvetica" w:cs="Helvetica"/>
                    <w:color w:val="000000"/>
                    <w:sz w:val="20"/>
                    <w:szCs w:val="20"/>
                  </w:rPr>
                </w:rPrChange>
              </w:rPr>
            </w:pPr>
            <w:ins w:id="708" w:author="Sahin, Burak" w:date="2017-06-27T17:18:00Z">
              <w:r w:rsidRPr="00063964">
                <w:rPr>
                  <w:rFonts w:ascii="Helvetica" w:eastAsiaTheme="minorHAnsi" w:hAnsi="Helvetica" w:cs="Helvetica"/>
                  <w:color w:val="000000"/>
                  <w:sz w:val="20"/>
                  <w:szCs w:val="20"/>
                  <w:highlight w:val="yellow"/>
                  <w:rPrChange w:id="709" w:author="Sahin, Burak" w:date="2017-06-27T18:42:00Z">
                    <w:rPr>
                      <w:rFonts w:ascii="Helvetica" w:eastAsiaTheme="minorHAnsi" w:hAnsi="Helvetica" w:cs="Helvetica"/>
                      <w:color w:val="000000"/>
                      <w:sz w:val="20"/>
                      <w:szCs w:val="20"/>
                    </w:rPr>
                  </w:rPrChange>
                </w:rPr>
                <w:t>Have awareness that document fraud takes place.</w:t>
              </w:r>
            </w:ins>
          </w:p>
          <w:p w14:paraId="1FF29CCB" w14:textId="77777777" w:rsidR="00B22746" w:rsidRPr="00063964" w:rsidRDefault="00B22746" w:rsidP="00B22746">
            <w:pPr>
              <w:pStyle w:val="ListParagraph"/>
              <w:numPr>
                <w:ilvl w:val="0"/>
                <w:numId w:val="30"/>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10" w:author="Sahin, Burak" w:date="2017-06-27T17:18:00Z"/>
                <w:rFonts w:ascii="Helvetica" w:eastAsiaTheme="minorHAnsi" w:hAnsi="Helvetica" w:cs="Helvetica"/>
                <w:color w:val="000000"/>
                <w:sz w:val="20"/>
                <w:szCs w:val="20"/>
                <w:highlight w:val="yellow"/>
                <w:rPrChange w:id="711" w:author="Sahin, Burak" w:date="2017-06-27T18:42:00Z">
                  <w:rPr>
                    <w:ins w:id="712" w:author="Sahin, Burak" w:date="2017-06-27T17:18:00Z"/>
                    <w:rFonts w:ascii="Helvetica" w:eastAsiaTheme="minorHAnsi" w:hAnsi="Helvetica" w:cs="Helvetica"/>
                    <w:color w:val="000000"/>
                    <w:sz w:val="20"/>
                    <w:szCs w:val="20"/>
                  </w:rPr>
                </w:rPrChange>
              </w:rPr>
            </w:pPr>
            <w:ins w:id="713" w:author="Sahin, Burak" w:date="2017-06-27T17:18:00Z">
              <w:r w:rsidRPr="00063964">
                <w:rPr>
                  <w:rFonts w:ascii="Helvetica" w:eastAsiaTheme="minorHAnsi" w:hAnsi="Helvetica" w:cs="Helvetica"/>
                  <w:color w:val="000000"/>
                  <w:sz w:val="20"/>
                  <w:szCs w:val="20"/>
                  <w:highlight w:val="yellow"/>
                  <w:rPrChange w:id="714" w:author="Sahin, Burak" w:date="2017-06-27T18:42:00Z">
                    <w:rPr>
                      <w:rFonts w:ascii="Helvetica" w:eastAsiaTheme="minorHAnsi" w:hAnsi="Helvetica" w:cs="Helvetica"/>
                      <w:color w:val="000000"/>
                      <w:sz w:val="20"/>
                      <w:szCs w:val="20"/>
                    </w:rPr>
                  </w:rPrChange>
                </w:rPr>
                <w:t>Have the ability to accurately and consistently check documents for anomalies like spelling mistakes, differing fonts, missing pages and inconsistencies in document layout and alignment including the use of ultraviolet light and magnifiers.</w:t>
              </w:r>
            </w:ins>
          </w:p>
        </w:tc>
      </w:tr>
      <w:tr w:rsidR="00B22746" w:rsidRPr="00063964" w14:paraId="7EC9A866" w14:textId="77777777" w:rsidTr="00B22746">
        <w:trPr>
          <w:ins w:id="715"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7974BF2F" w14:textId="77777777" w:rsidR="00B22746" w:rsidRPr="00063964" w:rsidRDefault="00B22746" w:rsidP="00B22746">
            <w:pPr>
              <w:tabs>
                <w:tab w:val="left" w:pos="5990"/>
              </w:tabs>
              <w:rPr>
                <w:ins w:id="716" w:author="Sahin, Burak" w:date="2017-06-27T17:18:00Z"/>
                <w:highlight w:val="yellow"/>
                <w:rPrChange w:id="717" w:author="Sahin, Burak" w:date="2017-06-27T18:42:00Z">
                  <w:rPr>
                    <w:ins w:id="718" w:author="Sahin, Burak" w:date="2017-06-27T17:18:00Z"/>
                  </w:rPr>
                </w:rPrChange>
              </w:rPr>
            </w:pPr>
            <w:ins w:id="719" w:author="Sahin, Burak" w:date="2017-06-27T17:18:00Z">
              <w:r w:rsidRPr="00063964">
                <w:rPr>
                  <w:highlight w:val="yellow"/>
                  <w:rPrChange w:id="720" w:author="Sahin, Burak" w:date="2017-06-27T18:42:00Z">
                    <w:rPr/>
                  </w:rPrChange>
                </w:rPr>
                <w:t>BASIC</w:t>
              </w:r>
            </w:ins>
          </w:p>
        </w:tc>
        <w:tc>
          <w:tcPr>
            <w:tcW w:w="8091" w:type="dxa"/>
          </w:tcPr>
          <w:p w14:paraId="0ED75DCC" w14:textId="77777777" w:rsidR="00B22746" w:rsidRPr="00063964" w:rsidRDefault="00B22746" w:rsidP="00B22746">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721" w:author="Sahin, Burak" w:date="2017-06-27T17:18:00Z"/>
                <w:rFonts w:ascii="Helvetica-Bold" w:eastAsiaTheme="minorHAnsi" w:hAnsi="Helvetica-Bold" w:cs="Helvetica-Bold"/>
                <w:b/>
                <w:bCs/>
                <w:color w:val="000000"/>
                <w:sz w:val="20"/>
                <w:szCs w:val="20"/>
                <w:highlight w:val="yellow"/>
                <w:rPrChange w:id="722" w:author="Sahin, Burak" w:date="2017-06-27T18:42:00Z">
                  <w:rPr>
                    <w:ins w:id="723" w:author="Sahin, Burak" w:date="2017-06-27T17:18:00Z"/>
                    <w:rFonts w:ascii="Helvetica-Bold" w:eastAsiaTheme="minorHAnsi" w:hAnsi="Helvetica-Bold" w:cs="Helvetica-Bold"/>
                    <w:b/>
                    <w:bCs/>
                    <w:color w:val="000000"/>
                    <w:sz w:val="20"/>
                    <w:szCs w:val="20"/>
                  </w:rPr>
                </w:rPrChange>
              </w:rPr>
            </w:pPr>
            <w:ins w:id="724" w:author="Sahin, Burak" w:date="2017-06-27T17:18:00Z">
              <w:r w:rsidRPr="00063964">
                <w:rPr>
                  <w:rFonts w:ascii="Helvetica-Bold" w:eastAsiaTheme="minorHAnsi" w:hAnsi="Helvetica-Bold" w:cs="Helvetica-Bold"/>
                  <w:b/>
                  <w:bCs/>
                  <w:color w:val="000000"/>
                  <w:sz w:val="20"/>
                  <w:szCs w:val="20"/>
                  <w:highlight w:val="yellow"/>
                  <w:rPrChange w:id="725" w:author="Sahin, Burak" w:date="2017-06-27T18:42:00Z">
                    <w:rPr>
                      <w:rFonts w:ascii="Helvetica-Bold" w:eastAsiaTheme="minorHAnsi" w:hAnsi="Helvetica-Bold" w:cs="Helvetica-Bold"/>
                      <w:b/>
                      <w:bCs/>
                      <w:color w:val="000000"/>
                      <w:sz w:val="20"/>
                      <w:szCs w:val="20"/>
                    </w:rPr>
                  </w:rPrChange>
                </w:rPr>
                <w:t>Requirements for AWARE plus the following:</w:t>
              </w:r>
            </w:ins>
          </w:p>
          <w:p w14:paraId="773607FD"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726" w:author="Sahin, Burak" w:date="2017-06-27T17:18:00Z"/>
                <w:rFonts w:ascii="Helvetica" w:eastAsiaTheme="minorHAnsi" w:hAnsi="Helvetica" w:cs="Helvetica"/>
                <w:color w:val="000000"/>
                <w:sz w:val="20"/>
                <w:szCs w:val="20"/>
                <w:highlight w:val="yellow"/>
                <w:rPrChange w:id="727" w:author="Sahin, Burak" w:date="2017-06-27T18:42:00Z">
                  <w:rPr>
                    <w:ins w:id="728" w:author="Sahin, Burak" w:date="2017-06-27T17:18:00Z"/>
                    <w:rFonts w:ascii="Helvetica" w:eastAsiaTheme="minorHAnsi" w:hAnsi="Helvetica" w:cs="Helvetica"/>
                    <w:color w:val="000000"/>
                    <w:sz w:val="20"/>
                    <w:szCs w:val="20"/>
                  </w:rPr>
                </w:rPrChange>
              </w:rPr>
            </w:pPr>
            <w:ins w:id="729" w:author="Sahin, Burak" w:date="2017-06-27T17:18:00Z">
              <w:r w:rsidRPr="00063964">
                <w:rPr>
                  <w:rFonts w:ascii="Helvetica" w:eastAsiaTheme="minorHAnsi" w:hAnsi="Helvetica" w:cs="Helvetica"/>
                  <w:color w:val="000000"/>
                  <w:sz w:val="20"/>
                  <w:szCs w:val="20"/>
                  <w:highlight w:val="yellow"/>
                  <w:rPrChange w:id="730" w:author="Sahin, Burak" w:date="2017-06-27T18:42:00Z">
                    <w:rPr>
                      <w:rFonts w:ascii="Helvetica" w:eastAsiaTheme="minorHAnsi" w:hAnsi="Helvetica" w:cs="Helvetica"/>
                      <w:color w:val="000000"/>
                      <w:sz w:val="20"/>
                      <w:szCs w:val="20"/>
                    </w:rPr>
                  </w:rPrChange>
                </w:rPr>
                <w:t>Be able to identify basic printing techniques.</w:t>
              </w:r>
            </w:ins>
          </w:p>
          <w:p w14:paraId="6EDD6D8B"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731" w:author="Sahin, Burak" w:date="2017-06-27T17:18:00Z"/>
                <w:rFonts w:ascii="Helvetica" w:eastAsiaTheme="minorHAnsi" w:hAnsi="Helvetica" w:cs="Helvetica"/>
                <w:color w:val="000000"/>
                <w:sz w:val="20"/>
                <w:szCs w:val="20"/>
                <w:highlight w:val="yellow"/>
                <w:rPrChange w:id="732" w:author="Sahin, Burak" w:date="2017-06-27T18:42:00Z">
                  <w:rPr>
                    <w:ins w:id="733" w:author="Sahin, Burak" w:date="2017-06-27T17:18:00Z"/>
                    <w:rFonts w:ascii="Helvetica" w:eastAsiaTheme="minorHAnsi" w:hAnsi="Helvetica" w:cs="Helvetica"/>
                    <w:color w:val="000000"/>
                    <w:sz w:val="20"/>
                    <w:szCs w:val="20"/>
                  </w:rPr>
                </w:rPrChange>
              </w:rPr>
            </w:pPr>
            <w:ins w:id="734" w:author="Sahin, Burak" w:date="2017-06-27T17:18:00Z">
              <w:r w:rsidRPr="00063964">
                <w:rPr>
                  <w:rFonts w:ascii="Helvetica" w:eastAsiaTheme="minorHAnsi" w:hAnsi="Helvetica" w:cs="Helvetica"/>
                  <w:color w:val="000000"/>
                  <w:sz w:val="20"/>
                  <w:szCs w:val="20"/>
                  <w:highlight w:val="yellow"/>
                  <w:rPrChange w:id="735" w:author="Sahin, Burak" w:date="2017-06-27T18:42:00Z">
                    <w:rPr>
                      <w:rFonts w:ascii="Helvetica" w:eastAsiaTheme="minorHAnsi" w:hAnsi="Helvetica" w:cs="Helvetica"/>
                      <w:color w:val="000000"/>
                      <w:sz w:val="20"/>
                      <w:szCs w:val="20"/>
                    </w:rPr>
                  </w:rPrChange>
                </w:rPr>
                <w:t>Have received training in the detection of false documentation.</w:t>
              </w:r>
            </w:ins>
          </w:p>
          <w:p w14:paraId="3FC0586B"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736" w:author="Sahin, Burak" w:date="2017-06-27T17:18:00Z"/>
                <w:rFonts w:ascii="Helvetica" w:eastAsiaTheme="minorHAnsi" w:hAnsi="Helvetica" w:cs="Helvetica"/>
                <w:color w:val="000000"/>
                <w:sz w:val="20"/>
                <w:szCs w:val="20"/>
                <w:highlight w:val="yellow"/>
                <w:rPrChange w:id="737" w:author="Sahin, Burak" w:date="2017-06-27T18:42:00Z">
                  <w:rPr>
                    <w:ins w:id="738" w:author="Sahin, Burak" w:date="2017-06-27T17:18:00Z"/>
                    <w:rFonts w:ascii="Helvetica" w:eastAsiaTheme="minorHAnsi" w:hAnsi="Helvetica" w:cs="Helvetica"/>
                    <w:color w:val="000000"/>
                    <w:sz w:val="20"/>
                    <w:szCs w:val="20"/>
                  </w:rPr>
                </w:rPrChange>
              </w:rPr>
            </w:pPr>
            <w:ins w:id="739" w:author="Sahin, Burak" w:date="2017-06-27T17:18:00Z">
              <w:r w:rsidRPr="00063964">
                <w:rPr>
                  <w:rFonts w:ascii="Helvetica" w:eastAsiaTheme="minorHAnsi" w:hAnsi="Helvetica" w:cs="Helvetica"/>
                  <w:color w:val="000000"/>
                  <w:sz w:val="20"/>
                  <w:szCs w:val="20"/>
                  <w:highlight w:val="yellow"/>
                  <w:rPrChange w:id="740" w:author="Sahin, Burak" w:date="2017-06-27T18:42:00Z">
                    <w:rPr>
                      <w:rFonts w:ascii="Helvetica" w:eastAsiaTheme="minorHAnsi" w:hAnsi="Helvetica" w:cs="Helvetica"/>
                      <w:color w:val="000000"/>
                      <w:sz w:val="20"/>
                      <w:szCs w:val="20"/>
                    </w:rPr>
                  </w:rPrChange>
                </w:rPr>
                <w:t>Be able to identify tampered documents/ laminate.</w:t>
              </w:r>
            </w:ins>
          </w:p>
          <w:p w14:paraId="510CE280"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741" w:author="Sahin, Burak" w:date="2017-06-27T17:18:00Z"/>
                <w:rFonts w:ascii="Helvetica" w:eastAsiaTheme="minorHAnsi" w:hAnsi="Helvetica" w:cs="Helvetica"/>
                <w:color w:val="000000"/>
                <w:sz w:val="20"/>
                <w:szCs w:val="20"/>
                <w:highlight w:val="yellow"/>
                <w:rPrChange w:id="742" w:author="Sahin, Burak" w:date="2017-06-27T18:42:00Z">
                  <w:rPr>
                    <w:ins w:id="743" w:author="Sahin, Burak" w:date="2017-06-27T17:18:00Z"/>
                    <w:rFonts w:ascii="Helvetica" w:eastAsiaTheme="minorHAnsi" w:hAnsi="Helvetica" w:cs="Helvetica"/>
                    <w:color w:val="000000"/>
                    <w:sz w:val="20"/>
                    <w:szCs w:val="20"/>
                  </w:rPr>
                </w:rPrChange>
              </w:rPr>
            </w:pPr>
            <w:ins w:id="744" w:author="Sahin, Burak" w:date="2017-06-27T17:18:00Z">
              <w:r w:rsidRPr="00063964">
                <w:rPr>
                  <w:rFonts w:ascii="Helvetica" w:eastAsiaTheme="minorHAnsi" w:hAnsi="Helvetica" w:cs="Helvetica"/>
                  <w:color w:val="000000"/>
                  <w:sz w:val="20"/>
                  <w:szCs w:val="20"/>
                  <w:highlight w:val="yellow"/>
                  <w:rPrChange w:id="745" w:author="Sahin, Burak" w:date="2017-06-27T18:42:00Z">
                    <w:rPr>
                      <w:rFonts w:ascii="Helvetica" w:eastAsiaTheme="minorHAnsi" w:hAnsi="Helvetica" w:cs="Helvetica"/>
                      <w:color w:val="000000"/>
                      <w:sz w:val="20"/>
                      <w:szCs w:val="20"/>
                    </w:rPr>
                  </w:rPrChange>
                </w:rPr>
                <w:t>Training should be refreshed at least every 3 years.</w:t>
              </w:r>
            </w:ins>
          </w:p>
          <w:p w14:paraId="765A3C56"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746" w:author="Sahin, Burak" w:date="2017-06-27T17:18:00Z"/>
                <w:rFonts w:ascii="Helvetica" w:eastAsiaTheme="minorHAnsi" w:hAnsi="Helvetica" w:cs="Helvetica"/>
                <w:color w:val="000000"/>
                <w:sz w:val="20"/>
                <w:szCs w:val="20"/>
                <w:highlight w:val="yellow"/>
                <w:rPrChange w:id="747" w:author="Sahin, Burak" w:date="2017-06-27T18:42:00Z">
                  <w:rPr>
                    <w:ins w:id="748" w:author="Sahin, Burak" w:date="2017-06-27T17:18:00Z"/>
                    <w:rFonts w:ascii="Helvetica" w:eastAsiaTheme="minorHAnsi" w:hAnsi="Helvetica" w:cs="Helvetica"/>
                    <w:color w:val="000000"/>
                    <w:sz w:val="20"/>
                    <w:szCs w:val="20"/>
                  </w:rPr>
                </w:rPrChange>
              </w:rPr>
            </w:pPr>
            <w:ins w:id="749" w:author="Sahin, Burak" w:date="2017-06-27T17:18:00Z">
              <w:r w:rsidRPr="00063964">
                <w:rPr>
                  <w:rFonts w:ascii="Helvetica" w:eastAsiaTheme="minorHAnsi" w:hAnsi="Helvetica" w:cs="Helvetica"/>
                  <w:color w:val="000000"/>
                  <w:sz w:val="20"/>
                  <w:szCs w:val="20"/>
                  <w:highlight w:val="yellow"/>
                  <w:rPrChange w:id="750" w:author="Sahin, Burak" w:date="2017-06-27T18:42:00Z">
                    <w:rPr>
                      <w:rFonts w:ascii="Helvetica" w:eastAsiaTheme="minorHAnsi" w:hAnsi="Helvetica" w:cs="Helvetica"/>
                      <w:color w:val="000000"/>
                      <w:sz w:val="20"/>
                      <w:szCs w:val="20"/>
                    </w:rPr>
                  </w:rPrChange>
                </w:rPr>
                <w:t xml:space="preserve">Have the ability to use various light sources to identify </w:t>
              </w:r>
              <w:proofErr w:type="spellStart"/>
              <w:r w:rsidRPr="00063964">
                <w:rPr>
                  <w:rFonts w:ascii="Helvetica" w:eastAsiaTheme="minorHAnsi" w:hAnsi="Helvetica" w:cs="Helvetica"/>
                  <w:color w:val="000000"/>
                  <w:sz w:val="20"/>
                  <w:szCs w:val="20"/>
                  <w:highlight w:val="yellow"/>
                  <w:rPrChange w:id="751" w:author="Sahin, Burak" w:date="2017-06-27T18:42:00Z">
                    <w:rPr>
                      <w:rFonts w:ascii="Helvetica" w:eastAsiaTheme="minorHAnsi" w:hAnsi="Helvetica" w:cs="Helvetica"/>
                      <w:color w:val="000000"/>
                      <w:sz w:val="20"/>
                      <w:szCs w:val="20"/>
                    </w:rPr>
                  </w:rPrChange>
                </w:rPr>
                <w:t>nonsecure</w:t>
              </w:r>
              <w:proofErr w:type="spellEnd"/>
              <w:r w:rsidRPr="00063964">
                <w:rPr>
                  <w:rFonts w:ascii="Helvetica" w:eastAsiaTheme="minorHAnsi" w:hAnsi="Helvetica" w:cs="Helvetica"/>
                  <w:color w:val="000000"/>
                  <w:sz w:val="20"/>
                  <w:szCs w:val="20"/>
                  <w:highlight w:val="yellow"/>
                  <w:rPrChange w:id="752" w:author="Sahin, Burak" w:date="2017-06-27T18:42:00Z">
                    <w:rPr>
                      <w:rFonts w:ascii="Helvetica" w:eastAsiaTheme="minorHAnsi" w:hAnsi="Helvetica" w:cs="Helvetica"/>
                      <w:color w:val="000000"/>
                      <w:sz w:val="20"/>
                      <w:szCs w:val="20"/>
                    </w:rPr>
                  </w:rPrChange>
                </w:rPr>
                <w:t xml:space="preserve"> paper and/or have received training in the use of document inspection equipment.</w:t>
              </w:r>
            </w:ins>
          </w:p>
        </w:tc>
      </w:tr>
      <w:tr w:rsidR="00B22746" w:rsidRPr="00063964" w14:paraId="129B6986" w14:textId="77777777" w:rsidTr="00B22746">
        <w:trPr>
          <w:cnfStyle w:val="000000100000" w:firstRow="0" w:lastRow="0" w:firstColumn="0" w:lastColumn="0" w:oddVBand="0" w:evenVBand="0" w:oddHBand="1" w:evenHBand="0" w:firstRowFirstColumn="0" w:firstRowLastColumn="0" w:lastRowFirstColumn="0" w:lastRowLastColumn="0"/>
          <w:ins w:id="753"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194E4652" w14:textId="77777777" w:rsidR="00B22746" w:rsidRPr="00063964" w:rsidRDefault="00B22746" w:rsidP="00B22746">
            <w:pPr>
              <w:tabs>
                <w:tab w:val="left" w:pos="5990"/>
              </w:tabs>
              <w:rPr>
                <w:ins w:id="754" w:author="Sahin, Burak" w:date="2017-06-27T17:18:00Z"/>
                <w:highlight w:val="yellow"/>
                <w:rPrChange w:id="755" w:author="Sahin, Burak" w:date="2017-06-27T18:42:00Z">
                  <w:rPr>
                    <w:ins w:id="756" w:author="Sahin, Burak" w:date="2017-06-27T17:18:00Z"/>
                  </w:rPr>
                </w:rPrChange>
              </w:rPr>
            </w:pPr>
            <w:ins w:id="757" w:author="Sahin, Burak" w:date="2017-06-27T17:18:00Z">
              <w:r w:rsidRPr="00063964">
                <w:rPr>
                  <w:highlight w:val="yellow"/>
                  <w:rPrChange w:id="758" w:author="Sahin, Burak" w:date="2017-06-27T18:42:00Z">
                    <w:rPr/>
                  </w:rPrChange>
                </w:rPr>
                <w:t>ADVANCED</w:t>
              </w:r>
            </w:ins>
          </w:p>
        </w:tc>
        <w:tc>
          <w:tcPr>
            <w:tcW w:w="8091" w:type="dxa"/>
          </w:tcPr>
          <w:p w14:paraId="6AEC759A" w14:textId="77777777" w:rsidR="00B22746" w:rsidRPr="00063964" w:rsidRDefault="00B22746" w:rsidP="00B22746">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59" w:author="Sahin, Burak" w:date="2017-06-27T17:18:00Z"/>
                <w:rFonts w:ascii="Helvetica-Bold" w:eastAsiaTheme="minorHAnsi" w:hAnsi="Helvetica-Bold" w:cs="Helvetica-Bold"/>
                <w:b/>
                <w:bCs/>
                <w:color w:val="000000"/>
                <w:sz w:val="20"/>
                <w:szCs w:val="20"/>
                <w:highlight w:val="yellow"/>
                <w:rPrChange w:id="760" w:author="Sahin, Burak" w:date="2017-06-27T18:42:00Z">
                  <w:rPr>
                    <w:ins w:id="761" w:author="Sahin, Burak" w:date="2017-06-27T17:18:00Z"/>
                    <w:rFonts w:ascii="Helvetica-Bold" w:eastAsiaTheme="minorHAnsi" w:hAnsi="Helvetica-Bold" w:cs="Helvetica-Bold"/>
                    <w:b/>
                    <w:bCs/>
                    <w:color w:val="000000"/>
                    <w:sz w:val="20"/>
                    <w:szCs w:val="20"/>
                  </w:rPr>
                </w:rPrChange>
              </w:rPr>
            </w:pPr>
            <w:ins w:id="762" w:author="Sahin, Burak" w:date="2017-06-27T17:18:00Z">
              <w:r w:rsidRPr="00063964">
                <w:rPr>
                  <w:rFonts w:ascii="Helvetica-Bold" w:eastAsiaTheme="minorHAnsi" w:hAnsi="Helvetica-Bold" w:cs="Helvetica-Bold"/>
                  <w:b/>
                  <w:bCs/>
                  <w:color w:val="000000"/>
                  <w:sz w:val="20"/>
                  <w:szCs w:val="20"/>
                  <w:highlight w:val="yellow"/>
                  <w:rPrChange w:id="763" w:author="Sahin, Burak" w:date="2017-06-27T18:42:00Z">
                    <w:rPr>
                      <w:rFonts w:ascii="Helvetica-Bold" w:eastAsiaTheme="minorHAnsi" w:hAnsi="Helvetica-Bold" w:cs="Helvetica-Bold"/>
                      <w:b/>
                      <w:bCs/>
                      <w:color w:val="000000"/>
                      <w:sz w:val="20"/>
                      <w:szCs w:val="20"/>
                    </w:rPr>
                  </w:rPrChange>
                </w:rPr>
                <w:t>Requirements for BASIC plus the following:</w:t>
              </w:r>
            </w:ins>
          </w:p>
          <w:p w14:paraId="0C688F88"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64" w:author="Sahin, Burak" w:date="2017-06-27T17:18:00Z"/>
                <w:rFonts w:ascii="Helvetica" w:eastAsiaTheme="minorHAnsi" w:hAnsi="Helvetica" w:cs="Helvetica"/>
                <w:color w:val="000000"/>
                <w:sz w:val="20"/>
                <w:szCs w:val="20"/>
                <w:highlight w:val="yellow"/>
                <w:rPrChange w:id="765" w:author="Sahin, Burak" w:date="2017-06-27T18:42:00Z">
                  <w:rPr>
                    <w:ins w:id="766" w:author="Sahin, Burak" w:date="2017-06-27T17:18:00Z"/>
                    <w:rFonts w:ascii="Helvetica" w:eastAsiaTheme="minorHAnsi" w:hAnsi="Helvetica" w:cs="Helvetica"/>
                    <w:color w:val="000000"/>
                    <w:sz w:val="20"/>
                    <w:szCs w:val="20"/>
                  </w:rPr>
                </w:rPrChange>
              </w:rPr>
            </w:pPr>
            <w:ins w:id="767" w:author="Sahin, Burak" w:date="2017-06-27T17:18:00Z">
              <w:r w:rsidRPr="00063964">
                <w:rPr>
                  <w:rFonts w:ascii="Helvetica" w:eastAsiaTheme="minorHAnsi" w:hAnsi="Helvetica" w:cs="Helvetica"/>
                  <w:color w:val="000000"/>
                  <w:sz w:val="20"/>
                  <w:szCs w:val="20"/>
                  <w:highlight w:val="yellow"/>
                  <w:rPrChange w:id="768" w:author="Sahin, Burak" w:date="2017-06-27T18:42:00Z">
                    <w:rPr>
                      <w:rFonts w:ascii="Helvetica" w:eastAsiaTheme="minorHAnsi" w:hAnsi="Helvetica" w:cs="Helvetica"/>
                      <w:color w:val="000000"/>
                      <w:sz w:val="20"/>
                      <w:szCs w:val="20"/>
                    </w:rPr>
                  </w:rPrChange>
                </w:rPr>
                <w:t>Possess good working knowledge of document design and their security features.</w:t>
              </w:r>
            </w:ins>
          </w:p>
          <w:p w14:paraId="22570E2E"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69" w:author="Sahin, Burak" w:date="2017-06-27T17:18:00Z"/>
                <w:rFonts w:ascii="Helvetica" w:eastAsiaTheme="minorHAnsi" w:hAnsi="Helvetica" w:cs="Helvetica"/>
                <w:color w:val="000000"/>
                <w:sz w:val="20"/>
                <w:szCs w:val="20"/>
                <w:highlight w:val="yellow"/>
                <w:rPrChange w:id="770" w:author="Sahin, Burak" w:date="2017-06-27T18:42:00Z">
                  <w:rPr>
                    <w:ins w:id="771" w:author="Sahin, Burak" w:date="2017-06-27T17:18:00Z"/>
                    <w:rFonts w:ascii="Helvetica" w:eastAsiaTheme="minorHAnsi" w:hAnsi="Helvetica" w:cs="Helvetica"/>
                    <w:color w:val="000000"/>
                    <w:sz w:val="20"/>
                    <w:szCs w:val="20"/>
                  </w:rPr>
                </w:rPrChange>
              </w:rPr>
            </w:pPr>
            <w:ins w:id="772" w:author="Sahin, Burak" w:date="2017-06-27T17:18:00Z">
              <w:r w:rsidRPr="00063964">
                <w:rPr>
                  <w:rFonts w:ascii="Helvetica" w:eastAsiaTheme="minorHAnsi" w:hAnsi="Helvetica" w:cs="Helvetica"/>
                  <w:color w:val="000000"/>
                  <w:sz w:val="20"/>
                  <w:szCs w:val="20"/>
                  <w:highlight w:val="yellow"/>
                  <w:rPrChange w:id="773" w:author="Sahin, Burak" w:date="2017-06-27T18:42:00Z">
                    <w:rPr>
                      <w:rFonts w:ascii="Helvetica" w:eastAsiaTheme="minorHAnsi" w:hAnsi="Helvetica" w:cs="Helvetica"/>
                      <w:color w:val="000000"/>
                      <w:sz w:val="20"/>
                      <w:szCs w:val="20"/>
                    </w:rPr>
                  </w:rPrChange>
                </w:rPr>
                <w:t>Possess knowledge through appropriate training of the various types of watermarks, security fibers and printing techniques.</w:t>
              </w:r>
            </w:ins>
          </w:p>
          <w:p w14:paraId="00C7AFEA"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74" w:author="Sahin, Burak" w:date="2017-06-27T17:18:00Z"/>
                <w:rFonts w:ascii="Helvetica" w:eastAsiaTheme="minorHAnsi" w:hAnsi="Helvetica" w:cs="Helvetica"/>
                <w:color w:val="000000"/>
                <w:sz w:val="20"/>
                <w:szCs w:val="20"/>
                <w:highlight w:val="yellow"/>
                <w:rPrChange w:id="775" w:author="Sahin, Burak" w:date="2017-06-27T18:42:00Z">
                  <w:rPr>
                    <w:ins w:id="776" w:author="Sahin, Burak" w:date="2017-06-27T17:18:00Z"/>
                    <w:rFonts w:ascii="Helvetica" w:eastAsiaTheme="minorHAnsi" w:hAnsi="Helvetica" w:cs="Helvetica"/>
                    <w:color w:val="000000"/>
                    <w:sz w:val="20"/>
                    <w:szCs w:val="20"/>
                  </w:rPr>
                </w:rPrChange>
              </w:rPr>
            </w:pPr>
            <w:ins w:id="777" w:author="Sahin, Burak" w:date="2017-06-27T17:18:00Z">
              <w:r w:rsidRPr="00063964">
                <w:rPr>
                  <w:rFonts w:ascii="Helvetica" w:eastAsiaTheme="minorHAnsi" w:hAnsi="Helvetica" w:cs="Helvetica"/>
                  <w:color w:val="000000"/>
                  <w:sz w:val="20"/>
                  <w:szCs w:val="20"/>
                  <w:highlight w:val="yellow"/>
                  <w:rPrChange w:id="778" w:author="Sahin, Burak" w:date="2017-06-27T18:42:00Z">
                    <w:rPr>
                      <w:rFonts w:ascii="Helvetica" w:eastAsiaTheme="minorHAnsi" w:hAnsi="Helvetica" w:cs="Helvetica"/>
                      <w:color w:val="000000"/>
                      <w:sz w:val="20"/>
                      <w:szCs w:val="20"/>
                    </w:rPr>
                  </w:rPrChange>
                </w:rPr>
                <w:t>Have received hands-on training in the detection of false documentation from a specialist trainer.</w:t>
              </w:r>
            </w:ins>
          </w:p>
          <w:p w14:paraId="07B45623"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79" w:author="Sahin, Burak" w:date="2017-06-27T17:18:00Z"/>
                <w:rFonts w:ascii="Helvetica" w:eastAsiaTheme="minorHAnsi" w:hAnsi="Helvetica" w:cs="Helvetica"/>
                <w:color w:val="000000"/>
                <w:sz w:val="20"/>
                <w:szCs w:val="20"/>
                <w:highlight w:val="yellow"/>
                <w:rPrChange w:id="780" w:author="Sahin, Burak" w:date="2017-06-27T18:42:00Z">
                  <w:rPr>
                    <w:ins w:id="781" w:author="Sahin, Burak" w:date="2017-06-27T17:18:00Z"/>
                    <w:rFonts w:ascii="Helvetica" w:eastAsiaTheme="minorHAnsi" w:hAnsi="Helvetica" w:cs="Helvetica"/>
                    <w:color w:val="000000"/>
                    <w:sz w:val="20"/>
                    <w:szCs w:val="20"/>
                  </w:rPr>
                </w:rPrChange>
              </w:rPr>
            </w:pPr>
            <w:ins w:id="782" w:author="Sahin, Burak" w:date="2017-06-27T17:18:00Z">
              <w:r w:rsidRPr="00063964">
                <w:rPr>
                  <w:rFonts w:ascii="Helvetica" w:eastAsiaTheme="minorHAnsi" w:hAnsi="Helvetica" w:cs="Helvetica"/>
                  <w:color w:val="000000"/>
                  <w:sz w:val="20"/>
                  <w:szCs w:val="20"/>
                  <w:highlight w:val="yellow"/>
                  <w:rPrChange w:id="783" w:author="Sahin, Burak" w:date="2017-06-27T18:42:00Z">
                    <w:rPr>
                      <w:rFonts w:ascii="Helvetica" w:eastAsiaTheme="minorHAnsi" w:hAnsi="Helvetica" w:cs="Helvetica"/>
                      <w:color w:val="000000"/>
                      <w:sz w:val="20"/>
                      <w:szCs w:val="20"/>
                    </w:rPr>
                  </w:rPrChange>
                </w:rPr>
                <w:t>Be able to identify forged and counterfeit documents through examination.</w:t>
              </w:r>
            </w:ins>
          </w:p>
          <w:p w14:paraId="2C59440D"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84" w:author="Sahin, Burak" w:date="2017-06-27T17:18:00Z"/>
                <w:rFonts w:ascii="Helvetica" w:eastAsiaTheme="minorHAnsi" w:hAnsi="Helvetica" w:cs="Helvetica"/>
                <w:color w:val="000000"/>
                <w:sz w:val="20"/>
                <w:szCs w:val="20"/>
                <w:highlight w:val="yellow"/>
                <w:rPrChange w:id="785" w:author="Sahin, Burak" w:date="2017-06-27T18:42:00Z">
                  <w:rPr>
                    <w:ins w:id="786" w:author="Sahin, Burak" w:date="2017-06-27T17:18:00Z"/>
                    <w:rFonts w:ascii="Helvetica" w:eastAsiaTheme="minorHAnsi" w:hAnsi="Helvetica" w:cs="Helvetica"/>
                    <w:color w:val="000000"/>
                    <w:sz w:val="20"/>
                    <w:szCs w:val="20"/>
                  </w:rPr>
                </w:rPrChange>
              </w:rPr>
            </w:pPr>
            <w:ins w:id="787" w:author="Sahin, Burak" w:date="2017-06-27T17:18:00Z">
              <w:r w:rsidRPr="00063964">
                <w:rPr>
                  <w:rFonts w:ascii="Helvetica" w:eastAsiaTheme="minorHAnsi" w:hAnsi="Helvetica" w:cs="Helvetica"/>
                  <w:color w:val="000000"/>
                  <w:sz w:val="20"/>
                  <w:szCs w:val="20"/>
                  <w:highlight w:val="yellow"/>
                  <w:rPrChange w:id="788" w:author="Sahin, Burak" w:date="2017-06-27T18:42:00Z">
                    <w:rPr>
                      <w:rFonts w:ascii="Helvetica" w:eastAsiaTheme="minorHAnsi" w:hAnsi="Helvetica" w:cs="Helvetica"/>
                      <w:color w:val="000000"/>
                      <w:sz w:val="20"/>
                      <w:szCs w:val="20"/>
                    </w:rPr>
                  </w:rPrChange>
                </w:rPr>
                <w:t>Have the ability to make effective use of reference material.</w:t>
              </w:r>
            </w:ins>
          </w:p>
          <w:p w14:paraId="779462B3" w14:textId="77777777" w:rsidR="00B22746" w:rsidRPr="00063964" w:rsidRDefault="00B22746" w:rsidP="00B22746">
            <w:pPr>
              <w:pStyle w:val="ListParagraph"/>
              <w:keepNext/>
              <w:numPr>
                <w:ilvl w:val="0"/>
                <w:numId w:val="32"/>
              </w:numPr>
              <w:tabs>
                <w:tab w:val="left" w:pos="5990"/>
              </w:tabs>
              <w:cnfStyle w:val="000000100000" w:firstRow="0" w:lastRow="0" w:firstColumn="0" w:lastColumn="0" w:oddVBand="0" w:evenVBand="0" w:oddHBand="1" w:evenHBand="0" w:firstRowFirstColumn="0" w:firstRowLastColumn="0" w:lastRowFirstColumn="0" w:lastRowLastColumn="0"/>
              <w:rPr>
                <w:ins w:id="789" w:author="Sahin, Burak" w:date="2017-06-27T17:18:00Z"/>
                <w:highlight w:val="yellow"/>
                <w:rPrChange w:id="790" w:author="Sahin, Burak" w:date="2017-06-27T18:42:00Z">
                  <w:rPr>
                    <w:ins w:id="791" w:author="Sahin, Burak" w:date="2017-06-27T17:18:00Z"/>
                  </w:rPr>
                </w:rPrChange>
              </w:rPr>
            </w:pPr>
            <w:ins w:id="792" w:author="Sahin, Burak" w:date="2017-06-27T17:18:00Z">
              <w:r w:rsidRPr="00063964">
                <w:rPr>
                  <w:rFonts w:ascii="Helvetica" w:eastAsiaTheme="minorHAnsi" w:hAnsi="Helvetica" w:cs="Helvetica"/>
                  <w:color w:val="000000"/>
                  <w:sz w:val="20"/>
                  <w:szCs w:val="20"/>
                  <w:highlight w:val="yellow"/>
                  <w:rPrChange w:id="793" w:author="Sahin, Burak" w:date="2017-06-27T18:42:00Z">
                    <w:rPr>
                      <w:rFonts w:ascii="Helvetica" w:eastAsiaTheme="minorHAnsi" w:hAnsi="Helvetica" w:cs="Helvetica"/>
                      <w:color w:val="000000"/>
                      <w:sz w:val="20"/>
                      <w:szCs w:val="20"/>
                    </w:rPr>
                  </w:rPrChange>
                </w:rPr>
                <w:t>Training SHALL be assessed or refreshed at least annually.</w:t>
              </w:r>
            </w:ins>
          </w:p>
        </w:tc>
      </w:tr>
    </w:tbl>
    <w:p w14:paraId="74A29C7B" w14:textId="6F2BF88B" w:rsidR="00B22746" w:rsidRPr="00B22746" w:rsidRDefault="00B22746" w:rsidP="00B22746">
      <w:pPr>
        <w:rPr>
          <w:rPrChange w:id="794" w:author="Sahin, Burak" w:date="2017-06-27T17:18:00Z">
            <w:rPr/>
          </w:rPrChange>
        </w:rPr>
        <w:pPrChange w:id="795" w:author="Sahin, Burak" w:date="2017-06-27T17:18:00Z">
          <w:pPr/>
        </w:pPrChange>
      </w:pPr>
      <w:ins w:id="796" w:author="Sahin, Burak" w:date="2017-06-27T17:18:00Z">
        <w:r w:rsidRPr="00063964">
          <w:rPr>
            <w:highlight w:val="yellow"/>
            <w:rPrChange w:id="797" w:author="Sahin, Burak" w:date="2017-06-27T18:42:00Z">
              <w:rPr/>
            </w:rPrChange>
          </w:rPr>
          <w:t xml:space="preserve">Table </w:t>
        </w:r>
        <w:r w:rsidRPr="00063964">
          <w:rPr>
            <w:color w:val="44546A" w:themeColor="text2"/>
            <w:sz w:val="18"/>
            <w:szCs w:val="18"/>
            <w:highlight w:val="yellow"/>
            <w:rPrChange w:id="798" w:author="Sahin, Burak" w:date="2017-06-27T18:42:00Z">
              <w:rPr>
                <w:color w:val="44546A" w:themeColor="text2"/>
                <w:sz w:val="18"/>
                <w:szCs w:val="18"/>
              </w:rPr>
            </w:rPrChange>
          </w:rPr>
          <w:fldChar w:fldCharType="begin"/>
        </w:r>
        <w:r w:rsidRPr="00063964">
          <w:rPr>
            <w:highlight w:val="yellow"/>
            <w:rPrChange w:id="799" w:author="Sahin, Burak" w:date="2017-06-27T18:42:00Z">
              <w:rPr/>
            </w:rPrChange>
          </w:rPr>
          <w:instrText xml:space="preserve"> SEQ Table \* ARABIC </w:instrText>
        </w:r>
        <w:r w:rsidRPr="00063964">
          <w:rPr>
            <w:color w:val="44546A" w:themeColor="text2"/>
            <w:sz w:val="18"/>
            <w:szCs w:val="18"/>
            <w:highlight w:val="yellow"/>
            <w:rPrChange w:id="800" w:author="Sahin, Burak" w:date="2017-06-27T18:42:00Z">
              <w:rPr>
                <w:color w:val="44546A" w:themeColor="text2"/>
                <w:sz w:val="18"/>
                <w:szCs w:val="18"/>
              </w:rPr>
            </w:rPrChange>
          </w:rPr>
          <w:fldChar w:fldCharType="separate"/>
        </w:r>
        <w:r w:rsidRPr="00063964">
          <w:rPr>
            <w:noProof/>
            <w:highlight w:val="yellow"/>
            <w:rPrChange w:id="801" w:author="Sahin, Burak" w:date="2017-06-27T18:42:00Z">
              <w:rPr>
                <w:noProof/>
              </w:rPr>
            </w:rPrChange>
          </w:rPr>
          <w:t>9</w:t>
        </w:r>
        <w:r w:rsidRPr="00063964">
          <w:rPr>
            <w:color w:val="44546A" w:themeColor="text2"/>
            <w:sz w:val="18"/>
            <w:szCs w:val="18"/>
            <w:highlight w:val="yellow"/>
            <w:rPrChange w:id="802" w:author="Sahin, Burak" w:date="2017-06-27T18:42:00Z">
              <w:rPr>
                <w:color w:val="44546A" w:themeColor="text2"/>
                <w:sz w:val="18"/>
                <w:szCs w:val="18"/>
              </w:rPr>
            </w:rPrChange>
          </w:rPr>
          <w:fldChar w:fldCharType="end"/>
        </w:r>
        <w:r w:rsidRPr="00063964">
          <w:rPr>
            <w:highlight w:val="yellow"/>
            <w:rPrChange w:id="803" w:author="Sahin, Burak" w:date="2017-06-27T18:42:00Z">
              <w:rPr/>
            </w:rPrChange>
          </w:rPr>
          <w:t>: Training Requirements</w:t>
        </w:r>
      </w:ins>
    </w:p>
    <w:p w14:paraId="7BD899CE" w14:textId="4F2874DD" w:rsidR="00830C62" w:rsidDel="00630E4F" w:rsidRDefault="00E95950" w:rsidP="0053684B">
      <w:pPr>
        <w:pStyle w:val="Heading3"/>
        <w:rPr>
          <w:del w:id="804" w:author="Sahin, Burak" w:date="2017-02-15T13:18:00Z"/>
        </w:rPr>
      </w:pPr>
      <w:commentRangeStart w:id="805"/>
      <w:del w:id="806" w:author="Sahin, Burak" w:date="2017-02-15T13:18:00Z">
        <w:r w:rsidDel="00630E4F">
          <w:delText>UX Considerations</w:delText>
        </w:r>
        <w:commentRangeEnd w:id="805"/>
        <w:r w:rsidR="00883049" w:rsidDel="00630E4F">
          <w:rPr>
            <w:rStyle w:val="CommentReference"/>
            <w:rFonts w:asciiTheme="minorHAnsi" w:eastAsiaTheme="minorEastAsia" w:hAnsiTheme="minorHAnsi" w:cstheme="minorBidi"/>
            <w:b w:val="0"/>
            <w:bCs w:val="0"/>
            <w:color w:val="auto"/>
          </w:rPr>
          <w:commentReference w:id="805"/>
        </w:r>
        <w:bookmarkStart w:id="807" w:name="_Toc478656810"/>
        <w:bookmarkStart w:id="808" w:name="_Toc478656911"/>
        <w:bookmarkStart w:id="809" w:name="_Toc478657097"/>
        <w:bookmarkStart w:id="810" w:name="_Toc478730106"/>
        <w:bookmarkStart w:id="811" w:name="_Toc478730216"/>
        <w:bookmarkStart w:id="812" w:name="_Toc478730326"/>
        <w:bookmarkStart w:id="813" w:name="_Toc478730438"/>
        <w:bookmarkStart w:id="814" w:name="_Toc478731035"/>
        <w:bookmarkStart w:id="815" w:name="_Toc478731160"/>
        <w:bookmarkStart w:id="816" w:name="_Toc478731520"/>
        <w:bookmarkStart w:id="817" w:name="_Toc478731629"/>
        <w:bookmarkStart w:id="818" w:name="_Toc478731738"/>
        <w:bookmarkStart w:id="819" w:name="_Toc478731847"/>
        <w:bookmarkStart w:id="820" w:name="_Toc478734518"/>
        <w:bookmarkStart w:id="821" w:name="_Toc486347413"/>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del>
    </w:p>
    <w:p w14:paraId="0269B90E" w14:textId="62E7B49C" w:rsidR="00220811" w:rsidRPr="008950C9" w:rsidDel="00630E4F" w:rsidRDefault="00EC35C5" w:rsidP="00EC35C5">
      <w:pPr>
        <w:rPr>
          <w:del w:id="822" w:author="Sahin, Burak" w:date="2017-02-15T13:18:00Z"/>
        </w:rPr>
      </w:pPr>
      <w:del w:id="823" w:author="Sahin, Burak" w:date="2017-02-15T13:18:00Z">
        <w:r w:rsidRPr="0053684B" w:rsidDel="00630E4F">
          <w:delText>A key consideration in an authentication system</w:delText>
        </w:r>
        <w:r w:rsidR="002775F3" w:rsidDel="00630E4F">
          <w:delText xml:space="preserve">, not only with respect to enrollment but overall, </w:delText>
        </w:r>
        <w:r w:rsidRPr="0053684B" w:rsidDel="00630E4F">
          <w:delText xml:space="preserve"> is the trade-off between security and convenience in its design.</w:delText>
        </w:r>
        <w:r w:rsidR="008A62ED" w:rsidRPr="0053684B" w:rsidDel="00630E4F">
          <w:delText xml:space="preserve"> </w:delText>
        </w:r>
        <w:r w:rsidR="00784DE1" w:rsidRPr="0053684B" w:rsidDel="00630E4F">
          <w:delText>Organiz</w:delText>
        </w:r>
        <w:r w:rsidR="00FE2B61" w:rsidRPr="0053684B" w:rsidDel="00630E4F">
          <w:delText>ations seek to strike a balance between policy compliance, security requirements and privacy requirements on the one hand and performance requirements, user experience and convenience expectations on the other.</w:delText>
        </w:r>
        <w:r w:rsidR="00FC7B22" w:rsidRPr="0053684B" w:rsidDel="00630E4F">
          <w:delText xml:space="preserve"> </w:delText>
        </w:r>
        <w:r w:rsidR="00932733" w:rsidRPr="0053684B" w:rsidDel="00630E4F">
          <w:delText>G</w:delText>
        </w:r>
        <w:r w:rsidR="00FC7B22" w:rsidRPr="0053684B" w:rsidDel="00630E4F">
          <w:delText>overnment and public sector organizations</w:delText>
        </w:r>
        <w:r w:rsidR="00932733" w:rsidRPr="0053684B" w:rsidDel="00630E4F">
          <w:delText xml:space="preserve"> often</w:delText>
        </w:r>
        <w:r w:rsidR="00FC7B22" w:rsidRPr="0053684B" w:rsidDel="00630E4F">
          <w:delText xml:space="preserve"> </w:delText>
        </w:r>
        <w:r w:rsidR="00BC408D" w:rsidRPr="0053684B" w:rsidDel="00630E4F">
          <w:delText>focus on</w:delText>
        </w:r>
        <w:r w:rsidR="00FC7B22" w:rsidRPr="0053684B" w:rsidDel="00630E4F">
          <w:delText xml:space="preserve"> compliance </w:delText>
        </w:r>
        <w:r w:rsidR="00BC408D" w:rsidRPr="0053684B" w:rsidDel="00630E4F">
          <w:delText>instead of</w:delText>
        </w:r>
        <w:r w:rsidR="00FC7B22" w:rsidRPr="0053684B" w:rsidDel="00630E4F">
          <w:delText xml:space="preserve"> better user experience whereas </w:delText>
        </w:r>
        <w:r w:rsidR="00932733" w:rsidRPr="0053684B" w:rsidDel="00630E4F">
          <w:delText xml:space="preserve">it is common for </w:delText>
        </w:r>
        <w:r w:rsidR="00187D38" w:rsidRPr="0053684B" w:rsidDel="00630E4F">
          <w:delText>competition</w:delText>
        </w:r>
        <w:r w:rsidR="00932733" w:rsidRPr="0053684B" w:rsidDel="00630E4F">
          <w:delText xml:space="preserve"> to</w:delText>
        </w:r>
        <w:r w:rsidR="00FC7B22" w:rsidRPr="0053684B" w:rsidDel="00630E4F">
          <w:delText xml:space="preserve"> cause </w:delText>
        </w:r>
        <w:r w:rsidR="00932733" w:rsidRPr="0053684B" w:rsidDel="00630E4F">
          <w:delText>private firms to favor convenience and a smooth user experience over higher security.</w:delText>
        </w:r>
        <w:r w:rsidR="00932733" w:rsidDel="00630E4F">
          <w:delText xml:space="preserve"> </w:delText>
        </w:r>
        <w:bookmarkStart w:id="824" w:name="_Toc478656811"/>
        <w:bookmarkStart w:id="825" w:name="_Toc478656912"/>
        <w:bookmarkStart w:id="826" w:name="_Toc478657098"/>
        <w:bookmarkStart w:id="827" w:name="_Toc478730107"/>
        <w:bookmarkStart w:id="828" w:name="_Toc478730217"/>
        <w:bookmarkStart w:id="829" w:name="_Toc478730327"/>
        <w:bookmarkStart w:id="830" w:name="_Toc478730439"/>
        <w:bookmarkStart w:id="831" w:name="_Toc478731036"/>
        <w:bookmarkStart w:id="832" w:name="_Toc478731161"/>
        <w:bookmarkStart w:id="833" w:name="_Toc478731521"/>
        <w:bookmarkStart w:id="834" w:name="_Toc478731630"/>
        <w:bookmarkStart w:id="835" w:name="_Toc478731739"/>
        <w:bookmarkStart w:id="836" w:name="_Toc478731848"/>
        <w:bookmarkStart w:id="837" w:name="_Toc478734519"/>
        <w:bookmarkStart w:id="838" w:name="_Toc486347414"/>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del>
    </w:p>
    <w:tbl>
      <w:tblPr>
        <w:tblStyle w:val="TableGrid"/>
        <w:tblW w:w="0" w:type="auto"/>
        <w:tblBorders>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220811" w:rsidDel="00630E4F" w14:paraId="19BE15DF" w14:textId="6F94F0A4" w:rsidTr="00E31C06">
        <w:trPr>
          <w:del w:id="839" w:author="Sahin, Burak" w:date="2017-02-15T13:18:00Z"/>
        </w:trPr>
        <w:tc>
          <w:tcPr>
            <w:tcW w:w="9350" w:type="dxa"/>
            <w:shd w:val="clear" w:color="auto" w:fill="F2F2F2" w:themeFill="background1" w:themeFillShade="F2"/>
          </w:tcPr>
          <w:p w14:paraId="2CECF6A0" w14:textId="5FD7A9AB" w:rsidR="00220811" w:rsidRPr="00237094" w:rsidDel="00630E4F" w:rsidRDefault="00220811" w:rsidP="00E31C06">
            <w:pPr>
              <w:rPr>
                <w:del w:id="840" w:author="Sahin, Burak" w:date="2017-02-15T13:18:00Z"/>
                <w:b/>
                <w:i/>
              </w:rPr>
            </w:pPr>
            <w:del w:id="841" w:author="Sahin, Burak" w:date="2017-02-15T13:18:00Z">
              <w:r w:rsidDel="00630E4F">
                <w:rPr>
                  <w:b/>
                  <w:i/>
                </w:rPr>
                <w:delText>Case Example</w:delText>
              </w:r>
              <w:bookmarkStart w:id="842" w:name="_Toc478656812"/>
              <w:bookmarkStart w:id="843" w:name="_Toc478656913"/>
              <w:bookmarkStart w:id="844" w:name="_Toc478657099"/>
              <w:bookmarkStart w:id="845" w:name="_Toc478730108"/>
              <w:bookmarkStart w:id="846" w:name="_Toc478730218"/>
              <w:bookmarkStart w:id="847" w:name="_Toc478730328"/>
              <w:bookmarkStart w:id="848" w:name="_Toc478730440"/>
              <w:bookmarkStart w:id="849" w:name="_Toc478731037"/>
              <w:bookmarkStart w:id="850" w:name="_Toc478731162"/>
              <w:bookmarkStart w:id="851" w:name="_Toc478731522"/>
              <w:bookmarkStart w:id="852" w:name="_Toc478731631"/>
              <w:bookmarkStart w:id="853" w:name="_Toc478731740"/>
              <w:bookmarkStart w:id="854" w:name="_Toc478731849"/>
              <w:bookmarkStart w:id="855" w:name="_Toc478734520"/>
              <w:bookmarkStart w:id="856" w:name="_Toc486347415"/>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del>
          </w:p>
        </w:tc>
        <w:bookmarkStart w:id="857" w:name="_Toc478656813"/>
        <w:bookmarkStart w:id="858" w:name="_Toc478656914"/>
        <w:bookmarkStart w:id="859" w:name="_Toc478657100"/>
        <w:bookmarkStart w:id="860" w:name="_Toc478730109"/>
        <w:bookmarkStart w:id="861" w:name="_Toc478730219"/>
        <w:bookmarkStart w:id="862" w:name="_Toc478730329"/>
        <w:bookmarkStart w:id="863" w:name="_Toc478730441"/>
        <w:bookmarkStart w:id="864" w:name="_Toc478731038"/>
        <w:bookmarkStart w:id="865" w:name="_Toc478731163"/>
        <w:bookmarkStart w:id="866" w:name="_Toc478731523"/>
        <w:bookmarkStart w:id="867" w:name="_Toc478731632"/>
        <w:bookmarkStart w:id="868" w:name="_Toc478731741"/>
        <w:bookmarkStart w:id="869" w:name="_Toc478731850"/>
        <w:bookmarkStart w:id="870" w:name="_Toc478734521"/>
        <w:bookmarkStart w:id="871" w:name="_Toc48634741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tr>
      <w:tr w:rsidR="00220811" w:rsidDel="00630E4F" w14:paraId="0BA37E1C" w14:textId="0126AE67" w:rsidTr="00E31C06">
        <w:trPr>
          <w:del w:id="872" w:author="Sahin, Burak" w:date="2017-02-15T13:18:00Z"/>
        </w:trPr>
        <w:tc>
          <w:tcPr>
            <w:tcW w:w="9350" w:type="dxa"/>
            <w:shd w:val="clear" w:color="auto" w:fill="F2F2F2" w:themeFill="background1" w:themeFillShade="F2"/>
          </w:tcPr>
          <w:p w14:paraId="2C59C9E7" w14:textId="29677600" w:rsidR="00220811" w:rsidDel="00630E4F" w:rsidRDefault="00220811" w:rsidP="00E31C06">
            <w:pPr>
              <w:tabs>
                <w:tab w:val="left" w:pos="3086"/>
              </w:tabs>
              <w:rPr>
                <w:del w:id="873" w:author="Sahin, Burak" w:date="2017-02-15T13:18:00Z"/>
              </w:rPr>
            </w:pPr>
            <w:del w:id="874" w:author="Sahin, Burak" w:date="2017-02-15T13:18:00Z">
              <w:r w:rsidDel="00630E4F">
                <w:delText>In late 2014, smartphones carrying fingerprint scanners started to enjoy widespread use around the time mobile identity integrators were racing to offer face and voice verification solutions with spoofing detection features. Competitive pressures led many of these integrators to adopt manufacturers’ security policies and prioritize the convenience of device-based authentication over server-side verification.</w:delText>
              </w:r>
              <w:bookmarkStart w:id="875" w:name="_Toc478656814"/>
              <w:bookmarkStart w:id="876" w:name="_Toc478656915"/>
              <w:bookmarkStart w:id="877" w:name="_Toc478657101"/>
              <w:bookmarkStart w:id="878" w:name="_Toc478730110"/>
              <w:bookmarkStart w:id="879" w:name="_Toc478730220"/>
              <w:bookmarkStart w:id="880" w:name="_Toc478730330"/>
              <w:bookmarkStart w:id="881" w:name="_Toc478730442"/>
              <w:bookmarkStart w:id="882" w:name="_Toc478731039"/>
              <w:bookmarkStart w:id="883" w:name="_Toc478731164"/>
              <w:bookmarkStart w:id="884" w:name="_Toc478731524"/>
              <w:bookmarkStart w:id="885" w:name="_Toc478731633"/>
              <w:bookmarkStart w:id="886" w:name="_Toc478731742"/>
              <w:bookmarkStart w:id="887" w:name="_Toc478731851"/>
              <w:bookmarkStart w:id="888" w:name="_Toc478734522"/>
              <w:bookmarkStart w:id="889" w:name="_Toc486347417"/>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del>
          </w:p>
        </w:tc>
        <w:bookmarkStart w:id="890" w:name="_Toc478656815"/>
        <w:bookmarkStart w:id="891" w:name="_Toc478656916"/>
        <w:bookmarkStart w:id="892" w:name="_Toc478657102"/>
        <w:bookmarkStart w:id="893" w:name="_Toc478730111"/>
        <w:bookmarkStart w:id="894" w:name="_Toc478730221"/>
        <w:bookmarkStart w:id="895" w:name="_Toc478730331"/>
        <w:bookmarkStart w:id="896" w:name="_Toc478730443"/>
        <w:bookmarkStart w:id="897" w:name="_Toc478731040"/>
        <w:bookmarkStart w:id="898" w:name="_Toc478731165"/>
        <w:bookmarkStart w:id="899" w:name="_Toc478731525"/>
        <w:bookmarkStart w:id="900" w:name="_Toc478731634"/>
        <w:bookmarkStart w:id="901" w:name="_Toc478731743"/>
        <w:bookmarkStart w:id="902" w:name="_Toc478731852"/>
        <w:bookmarkStart w:id="903" w:name="_Toc478734523"/>
        <w:bookmarkStart w:id="904" w:name="_Toc486347418"/>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tr>
    </w:tbl>
    <w:p w14:paraId="32F3ED63" w14:textId="77777777" w:rsidR="00AE493D" w:rsidRDefault="00AE493D" w:rsidP="00AE493D">
      <w:pPr>
        <w:pStyle w:val="Heading1"/>
      </w:pPr>
      <w:bookmarkStart w:id="905" w:name="_Toc486347419"/>
      <w:commentRangeStart w:id="906"/>
      <w:r>
        <w:t>Resolution</w:t>
      </w:r>
      <w:commentRangeEnd w:id="906"/>
      <w:r w:rsidR="007A6419">
        <w:rPr>
          <w:rStyle w:val="CommentReference"/>
          <w:rFonts w:asciiTheme="minorHAnsi" w:eastAsiaTheme="minorEastAsia" w:hAnsiTheme="minorHAnsi" w:cstheme="minorBidi"/>
          <w:b w:val="0"/>
          <w:bCs w:val="0"/>
          <w:smallCaps w:val="0"/>
          <w:color w:val="auto"/>
        </w:rPr>
        <w:commentReference w:id="906"/>
      </w:r>
      <w:bookmarkEnd w:id="905"/>
    </w:p>
    <w:p w14:paraId="52E6D012" w14:textId="05836EB5" w:rsidR="00AE493D" w:rsidRDefault="00AE493D" w:rsidP="00AE493D">
      <w:pPr>
        <w:rPr>
          <w:ins w:id="907" w:author="Sahin, Burak" w:date="2017-03-31T14:27:00Z"/>
        </w:rPr>
      </w:pPr>
      <w:r>
        <w:t xml:space="preserve">The goal of this step is to use the information provided by the applicant to resolve them to a unique, claimed identity. Considerations should be taken for individuals with common names, originating from populous areas, and geographies outside of the United States. This process may be started automatically upon submission of biographic information during the enrollment process. </w:t>
      </w:r>
      <w:r w:rsidR="00E95950">
        <w:t xml:space="preserve">Unlike validation and verification, the resolution process is </w:t>
      </w:r>
      <w:del w:id="908" w:author="Sahin, Burak" w:date="2017-03-29T16:38:00Z">
        <w:r w:rsidR="00E95950" w:rsidDel="00D05405">
          <w:delText xml:space="preserve">primarily </w:delText>
        </w:r>
      </w:del>
      <w:r w:rsidR="00520014">
        <w:t>focused on ensuring</w:t>
      </w:r>
      <w:r w:rsidR="00E95950">
        <w:t xml:space="preserve"> that the information being provided is representative of </w:t>
      </w:r>
      <w:r w:rsidR="008D1066">
        <w:t xml:space="preserve">a </w:t>
      </w:r>
      <w:r w:rsidR="00E95950">
        <w:t>real unique individual that can be distinguished from other records to enable the verification of</w:t>
      </w:r>
      <w:r w:rsidR="00520014">
        <w:t xml:space="preserve"> associated</w:t>
      </w:r>
      <w:r w:rsidR="00E95950">
        <w:t xml:space="preserve"> attributes and identity evidence. It, in and of itself, is not intended to provide confidence that the individual presenting the information is who they claim to be. </w:t>
      </w:r>
    </w:p>
    <w:p w14:paraId="23AD2769" w14:textId="0BCE0B48" w:rsidR="009058B8" w:rsidRPr="00AB19AF" w:rsidRDefault="009058B8" w:rsidP="009058B8">
      <w:pPr>
        <w:rPr>
          <w:ins w:id="909" w:author="Sahin, Burak" w:date="2017-03-31T14:27:00Z"/>
        </w:rPr>
      </w:pPr>
      <w:ins w:id="910" w:author="Sahin, Burak" w:date="2017-03-31T14:27:00Z">
        <w:r>
          <w:t xml:space="preserve">The overall resolution process provided by FIPS PUB 201, </w:t>
        </w:r>
        <w:r w:rsidRPr="003F2F9D">
          <w:rPr>
            <w:i/>
          </w:rPr>
          <w:t>Personal Identity Verification of Federal Employees and Contractors</w:t>
        </w:r>
        <w:r>
          <w:rPr>
            <w:i/>
          </w:rPr>
          <w:t>,</w:t>
        </w:r>
        <w:r>
          <w:t xml:space="preserve"> can be used as a guideline at the IAL3 level. IAL2 applications have less stringent identity proofing requirements (such as the relaxed IAL3 requirement of in-person presentation) and CSP’s should design their identity proofing process accordingly using the requirements in 800-63A.</w:t>
        </w:r>
      </w:ins>
    </w:p>
    <w:p w14:paraId="5C221C86" w14:textId="7A9387A5" w:rsidR="009058B8" w:rsidRDefault="009058B8" w:rsidP="00AE493D">
      <w:ins w:id="911" w:author="Sahin, Burak" w:date="2017-03-31T14:27:00Z">
        <w:r>
          <w:lastRenderedPageBreak/>
          <w:t>Agencies and CSPs should take into account factors specific to the populations that they serve, or intend to serve, to help design enrollment and proofing processes to allow for the collection of necessary information to uniquely distinguish between individual users—without collecting unnecessary sensitive information.  As SP800-63A emphasizes, effective identity resolution uses the smallest set of attributes necessary to resolve to a unique individual. Where possible non-sensitive information should be added to collection if additional attributes are needed to help differentiate users. For example, a population of former military personnel will provide different details and require different resolution data sources than foreign nationals.</w:t>
        </w:r>
      </w:ins>
    </w:p>
    <w:tbl>
      <w:tblPr>
        <w:tblStyle w:val="TableGrid"/>
        <w:tblpPr w:leftFromText="180" w:rightFromText="180" w:vertAnchor="text" w:horzAnchor="margin" w:tblpY="101"/>
        <w:tblW w:w="5000" w:type="pct"/>
        <w:tblBorders>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DE44C4" w14:paraId="25DB1B90" w14:textId="77777777" w:rsidTr="005122EA">
        <w:trPr>
          <w:trHeight w:val="302"/>
        </w:trPr>
        <w:tc>
          <w:tcPr>
            <w:tcW w:w="5000" w:type="pct"/>
            <w:shd w:val="clear" w:color="auto" w:fill="F2F2F2" w:themeFill="background1" w:themeFillShade="F2"/>
          </w:tcPr>
          <w:p w14:paraId="2FF00420" w14:textId="73D450E8" w:rsidR="00DE44C4" w:rsidRPr="0053684B" w:rsidRDefault="00DE44C4" w:rsidP="00DE44C4">
            <w:pPr>
              <w:rPr>
                <w:b/>
                <w:i/>
              </w:rPr>
            </w:pPr>
            <w:del w:id="912" w:author="Sahin, Burak" w:date="2017-06-27T18:42:00Z">
              <w:r w:rsidDel="00063964">
                <w:rPr>
                  <w:b/>
                  <w:i/>
                </w:rPr>
                <w:delText xml:space="preserve">Case </w:delText>
              </w:r>
            </w:del>
            <w:r>
              <w:rPr>
                <w:b/>
                <w:i/>
              </w:rPr>
              <w:t>Example</w:t>
            </w:r>
            <w:ins w:id="913" w:author="Sahin, Burak" w:date="2017-03-30T16:29:00Z">
              <w:r w:rsidR="0089540F">
                <w:rPr>
                  <w:b/>
                  <w:i/>
                </w:rPr>
                <w:t>: Name Changes</w:t>
              </w:r>
            </w:ins>
          </w:p>
        </w:tc>
      </w:tr>
      <w:tr w:rsidR="00DE44C4" w:rsidRPr="00AF1934" w14:paraId="3324FB3F" w14:textId="77777777" w:rsidTr="005122EA">
        <w:trPr>
          <w:trHeight w:val="2208"/>
        </w:trPr>
        <w:tc>
          <w:tcPr>
            <w:tcW w:w="5000" w:type="pct"/>
            <w:shd w:val="clear" w:color="auto" w:fill="F2F2F2" w:themeFill="background1" w:themeFillShade="F2"/>
          </w:tcPr>
          <w:p w14:paraId="61BD3848" w14:textId="77777777" w:rsidR="00DE44C4" w:rsidRPr="00AF1934" w:rsidRDefault="00DE44C4" w:rsidP="00DE44C4">
            <w:ins w:id="914" w:author="Sahin, Burak" w:date="2017-02-20T15:50:00Z">
              <w:r w:rsidRPr="00AF1934">
                <w:t>It should also be pointed out that not all individuals continue carrying the same legal name throughout their lifetime. Marriage is but one way the name of a person can change legally; another event that may result in a name change is a sex change, which may also result in a change in the self-identification of the individual’s gender, from male to female, or female to male, or female or male, to unknown or undefined.</w:t>
              </w:r>
              <w:r>
                <w:t xml:space="preserve"> </w:t>
              </w:r>
              <w:r w:rsidRPr="00AF1934">
                <w:t>CSP</w:t>
              </w:r>
              <w:r>
                <w:t>’s</w:t>
              </w:r>
              <w:r w:rsidRPr="00AF1934">
                <w:t xml:space="preserve"> should </w:t>
              </w:r>
              <w:r>
                <w:t xml:space="preserve">be aware of the possible complications that could be introduced in the proofing process due to these changes and </w:t>
              </w:r>
              <w:r w:rsidRPr="00AF1934">
                <w:t>take explicit steps to utilize the evidence documenting the name or gender change to ensure that the provided information resolves into a unique identity</w:t>
              </w:r>
              <w:r>
                <w:t>.</w:t>
              </w:r>
            </w:ins>
          </w:p>
        </w:tc>
      </w:tr>
    </w:tbl>
    <w:p w14:paraId="23A17971" w14:textId="4250C9CD" w:rsidR="003F07CD" w:rsidRDefault="00D05405" w:rsidP="003F2F9D">
      <w:pPr>
        <w:rPr>
          <w:ins w:id="915" w:author="Sahin, Burak" w:date="2017-03-29T16:51:00Z"/>
        </w:rPr>
      </w:pPr>
      <w:ins w:id="916" w:author="Sahin, Burak" w:date="2017-03-29T16:45:00Z">
        <w:r>
          <w:t>N</w:t>
        </w:r>
      </w:ins>
      <w:ins w:id="917" w:author="Sahin, Burak" w:date="2017-03-21T15:04:00Z">
        <w:r w:rsidR="003F2F9D" w:rsidRPr="003F2F9D">
          <w:t xml:space="preserve">ame changes frequently take place due to marriage, divorce or personal preference. When an applicant states that their name has changed and presents formal evidence of such change, the CSP should resolve the identity accordingly. </w:t>
        </w:r>
      </w:ins>
      <w:ins w:id="918" w:author="Sahin, Burak" w:date="2017-03-29T16:44:00Z">
        <w:r>
          <w:t xml:space="preserve">The </w:t>
        </w:r>
      </w:ins>
      <w:ins w:id="919" w:author="Sahin, Burak" w:date="2017-03-29T16:51:00Z">
        <w:r w:rsidR="003F07CD">
          <w:t>requirements and procedural</w:t>
        </w:r>
      </w:ins>
      <w:ins w:id="920" w:author="Sahin, Burak" w:date="2017-03-29T16:44:00Z">
        <w:r>
          <w:t xml:space="preserve"> guidelines in </w:t>
        </w:r>
      </w:ins>
      <w:ins w:id="921" w:author="Sahin, Burak" w:date="2017-03-21T15:04:00Z">
        <w:r w:rsidR="003F2F9D" w:rsidRPr="003F2F9D">
          <w:t>FIPS PUB 201</w:t>
        </w:r>
      </w:ins>
      <w:ins w:id="922" w:author="Sahin, Burak" w:date="2017-03-29T16:45:00Z">
        <w:r w:rsidR="009058B8">
          <w:t xml:space="preserve"> </w:t>
        </w:r>
      </w:ins>
      <w:ins w:id="923" w:author="Sahin, Burak" w:date="2017-03-29T16:47:00Z">
        <w:r w:rsidR="003F07CD">
          <w:t xml:space="preserve">can be followed by CSP’s to issue a new credential in the event of a name change. </w:t>
        </w:r>
      </w:ins>
    </w:p>
    <w:p w14:paraId="42709C86" w14:textId="37058E4F" w:rsidR="003F2F9D" w:rsidRDefault="003F07CD" w:rsidP="003F2F9D">
      <w:pPr>
        <w:rPr>
          <w:ins w:id="924" w:author="Sahin, Burak" w:date="2017-03-30T12:30:00Z"/>
        </w:rPr>
      </w:pPr>
      <w:ins w:id="925" w:author="Sahin, Burak" w:date="2017-03-29T16:53:00Z">
        <w:r>
          <w:t>A new credential can be issued</w:t>
        </w:r>
      </w:ins>
      <w:ins w:id="926" w:author="Sahin, Burak" w:date="2017-03-29T17:02:00Z">
        <w:r w:rsidR="00BD6973">
          <w:t xml:space="preserve"> by the CSP</w:t>
        </w:r>
      </w:ins>
      <w:ins w:id="927" w:author="Sahin, Burak" w:date="2017-03-29T16:53:00Z">
        <w:r>
          <w:t xml:space="preserve"> i</w:t>
        </w:r>
      </w:ins>
      <w:ins w:id="928" w:author="Sahin, Burak" w:date="2017-03-21T15:04:00Z">
        <w:r w:rsidR="003F2F9D" w:rsidRPr="003F2F9D">
          <w:t xml:space="preserve">f the applicant presents evidence of name change in the form of a marriage certificate, divorce decree, judicial recognition or other mechanism as permitted by State law or regulation. </w:t>
        </w:r>
      </w:ins>
      <w:ins w:id="929" w:author="Sahin, Burak" w:date="2017-03-29T17:03:00Z">
        <w:r w:rsidR="00BD6973">
          <w:t xml:space="preserve">The identity proofing process needs to be repeated </w:t>
        </w:r>
      </w:ins>
      <w:ins w:id="930" w:author="Sahin, Burak" w:date="2017-03-29T17:04:00Z">
        <w:r w:rsidR="00BD6973">
          <w:t xml:space="preserve">if the CSP does not maintain a chain-of-trust </w:t>
        </w:r>
      </w:ins>
      <w:ins w:id="931" w:author="Sahin, Burak" w:date="2017-03-29T17:05:00Z">
        <w:r w:rsidR="00BD6973">
          <w:t xml:space="preserve">record for the individual or if the reissuance process was not started before the expiration of the old </w:t>
        </w:r>
      </w:ins>
      <w:ins w:id="932" w:author="Sahin, Burak" w:date="2017-03-29T17:07:00Z">
        <w:r w:rsidR="00BD6973">
          <w:t>credential.</w:t>
        </w:r>
      </w:ins>
      <w:ins w:id="933" w:author="Sahin, Burak" w:date="2017-03-29T17:08:00Z">
        <w:r w:rsidR="00BD6973">
          <w:t xml:space="preserve"> If biometrics have been collected to enroll the individual, </w:t>
        </w:r>
      </w:ins>
      <w:ins w:id="934" w:author="Sahin, Burak" w:date="2017-03-21T15:04:00Z">
        <w:r w:rsidR="003F2F9D" w:rsidRPr="003F2F9D">
          <w:t>a 1:1 biometric comparison of the applicant</w:t>
        </w:r>
      </w:ins>
      <w:ins w:id="935" w:author="Sahin, Burak" w:date="2017-03-29T17:08:00Z">
        <w:r w:rsidR="00BD6973">
          <w:t xml:space="preserve"> can be used</w:t>
        </w:r>
      </w:ins>
      <w:ins w:id="936" w:author="Sahin, Burak" w:date="2017-03-21T15:04:00Z">
        <w:r w:rsidR="003F2F9D" w:rsidRPr="003F2F9D">
          <w:t xml:space="preserve"> to reconnect them to the chain of trust, </w:t>
        </w:r>
      </w:ins>
      <w:ins w:id="937" w:author="Sahin, Burak" w:date="2017-03-29T17:08:00Z">
        <w:r w:rsidR="00BD6973">
          <w:t>following</w:t>
        </w:r>
      </w:ins>
      <w:ins w:id="938" w:author="Sahin, Burak" w:date="2017-03-21T15:04:00Z">
        <w:r w:rsidR="003F2F9D" w:rsidRPr="003F2F9D">
          <w:t xml:space="preserve"> minimum accuracy requirements specified in NIST SP800-76, </w:t>
        </w:r>
        <w:r w:rsidR="003F2F9D" w:rsidRPr="003F2F9D">
          <w:rPr>
            <w:i/>
          </w:rPr>
          <w:t>Biometric Specifications for Personal Identity Verification</w:t>
        </w:r>
        <w:r w:rsidR="003F2F9D" w:rsidRPr="003F2F9D">
          <w:t xml:space="preserve">. </w:t>
        </w:r>
      </w:ins>
      <w:ins w:id="939" w:author="Sahin, Burak" w:date="2017-03-29T17:09:00Z">
        <w:r w:rsidR="00BD6973">
          <w:t>In this case, w</w:t>
        </w:r>
      </w:ins>
      <w:ins w:id="940" w:author="Sahin, Burak" w:date="2017-03-21T15:04:00Z">
        <w:r w:rsidR="003F2F9D" w:rsidRPr="003F2F9D">
          <w:t xml:space="preserve">hile a successful match </w:t>
        </w:r>
      </w:ins>
      <w:ins w:id="941" w:author="Sahin, Burak" w:date="2017-03-29T17:09:00Z">
        <w:r w:rsidR="00BD6973">
          <w:t xml:space="preserve">should </w:t>
        </w:r>
      </w:ins>
      <w:ins w:id="942" w:author="Sahin, Burak" w:date="2017-03-21T15:04:00Z">
        <w:r w:rsidR="003F2F9D" w:rsidRPr="003F2F9D">
          <w:t xml:space="preserve">in the release of a new </w:t>
        </w:r>
      </w:ins>
      <w:ins w:id="943" w:author="Sahin, Burak" w:date="2017-03-29T17:09:00Z">
        <w:r w:rsidR="00BD6973">
          <w:t xml:space="preserve">credential </w:t>
        </w:r>
      </w:ins>
      <w:ins w:id="944" w:author="Sahin, Burak" w:date="2017-03-21T15:04:00Z">
        <w:r w:rsidR="003F2F9D" w:rsidRPr="003F2F9D">
          <w:t xml:space="preserve">to the applicant, an unsuccessful match or unavailability of data for a biometric comparison </w:t>
        </w:r>
      </w:ins>
      <w:ins w:id="945" w:author="Sahin, Burak" w:date="2017-03-29T17:09:00Z">
        <w:r w:rsidR="00BD6973">
          <w:t>should require that</w:t>
        </w:r>
      </w:ins>
      <w:ins w:id="946" w:author="Sahin, Burak" w:date="2017-03-21T15:04:00Z">
        <w:r w:rsidR="00BD6973">
          <w:t xml:space="preserve"> applicant </w:t>
        </w:r>
        <w:r w:rsidR="003F2F9D" w:rsidRPr="003F2F9D">
          <w:t xml:space="preserve">provide </w:t>
        </w:r>
      </w:ins>
      <w:ins w:id="947" w:author="Sahin, Burak" w:date="2017-03-29T17:09:00Z">
        <w:r w:rsidR="00BD6973">
          <w:t xml:space="preserve">identity source documents as determined by the IAL level of the process </w:t>
        </w:r>
      </w:ins>
      <w:ins w:id="948" w:author="Sahin, Burak" w:date="2017-03-21T15:04:00Z">
        <w:r w:rsidR="003F2F9D" w:rsidRPr="003F2F9D">
          <w:t xml:space="preserve">and </w:t>
        </w:r>
      </w:ins>
      <w:ins w:id="949" w:author="Sahin, Burak" w:date="2017-03-29T17:10:00Z">
        <w:r w:rsidR="00BD6973">
          <w:t xml:space="preserve">that </w:t>
        </w:r>
      </w:ins>
      <w:ins w:id="950" w:author="Sahin, Burak" w:date="2017-03-21T15:04:00Z">
        <w:r w:rsidR="003F2F9D" w:rsidRPr="003F2F9D">
          <w:t>the attending operator inspect them and verify the applicant against the face image on record.</w:t>
        </w:r>
        <w:r w:rsidR="003F2F9D">
          <w:t xml:space="preserve"> </w:t>
        </w:r>
      </w:ins>
    </w:p>
    <w:p w14:paraId="231BC307" w14:textId="15C25ACD" w:rsidR="00166B43" w:rsidRDefault="00AE493D" w:rsidP="00AE493D">
      <w:pPr>
        <w:rPr>
          <w:ins w:id="951" w:author="Sahin, Burak" w:date="2017-03-30T12:41:00Z"/>
        </w:rPr>
      </w:pPr>
      <w:del w:id="952" w:author="Sahin, Burak" w:date="2017-03-31T14:27:00Z">
        <w:r w:rsidDel="009058B8">
          <w:delText xml:space="preserve">Agencies </w:delText>
        </w:r>
        <w:r w:rsidR="00787E64" w:rsidDel="009058B8">
          <w:delText xml:space="preserve">and CSPs </w:delText>
        </w:r>
        <w:r w:rsidDel="009058B8">
          <w:delText>should take into</w:delText>
        </w:r>
        <w:r w:rsidR="00787E64" w:rsidDel="009058B8">
          <w:delText xml:space="preserve"> account factors specific to the populations that they serve, or intend to serve, to help design enrollment and proofing process to allow for the collection of necessary information to uniquely distinguish between individual users—without collecting unnecessary sensitive information.  </w:delText>
        </w:r>
        <w:r w:rsidR="00D81AD1" w:rsidDel="009058B8">
          <w:delText>As SP800-63A emphasizes, effectiv</w:delText>
        </w:r>
        <w:r w:rsidR="001C02E5" w:rsidDel="009058B8">
          <w:delText>e</w:delText>
        </w:r>
        <w:r w:rsidR="00D81AD1" w:rsidDel="009058B8">
          <w:delText xml:space="preserve"> identity resolution uses the smallest set of attributes necessary to resolve to a unique individual. </w:delText>
        </w:r>
        <w:r w:rsidR="00787E64" w:rsidDel="009058B8">
          <w:delText xml:space="preserve">Where possible non-sensitive information should </w:delText>
        </w:r>
      </w:del>
      <w:del w:id="953" w:author="Sahin, Burak" w:date="2017-02-15T13:59:00Z">
        <w:r w:rsidR="00787E64" w:rsidDel="00FC68B4">
          <w:delText xml:space="preserve">he </w:delText>
        </w:r>
      </w:del>
      <w:del w:id="954" w:author="Sahin, Burak" w:date="2017-03-31T14:27:00Z">
        <w:r w:rsidR="00787E64" w:rsidDel="009058B8">
          <w:delText>added to collection if additional attributes are needed to help differentiate users. For example, a</w:delText>
        </w:r>
        <w:r w:rsidDel="009058B8">
          <w:delText xml:space="preserve"> population of former military personnel will provide different details and require different resolution data sources than foreign nationals.</w:delText>
        </w:r>
      </w:del>
      <w:ins w:id="955" w:author="Sahin, Burak" w:date="2017-02-20T15:52:00Z">
        <w:r w:rsidR="00AF1934" w:rsidRPr="003F2F9D">
          <w:t xml:space="preserve">Sets and combinations of core and supplemental attributes </w:t>
        </w:r>
      </w:ins>
      <w:ins w:id="956" w:author="Sahin, Burak" w:date="2017-02-20T15:56:00Z">
        <w:r w:rsidR="00AF1934" w:rsidRPr="003F2F9D">
          <w:t>provide varying l</w:t>
        </w:r>
        <w:r w:rsidR="007F1CC0" w:rsidRPr="003F2F9D">
          <w:t xml:space="preserve">evels of effectiveness, sensitivity, </w:t>
        </w:r>
      </w:ins>
      <w:ins w:id="957" w:author="Sahin, Burak" w:date="2017-03-21T15:04:00Z">
        <w:r w:rsidR="003F2F9D">
          <w:t>availability</w:t>
        </w:r>
      </w:ins>
      <w:ins w:id="958" w:author="Sahin, Burak" w:date="2017-02-20T15:56:00Z">
        <w:r w:rsidR="007F1CC0" w:rsidRPr="003F2F9D">
          <w:t xml:space="preserve"> and </w:t>
        </w:r>
        <w:r w:rsidR="00AF1934" w:rsidRPr="003F2F9D">
          <w:t>reliability</w:t>
        </w:r>
      </w:ins>
      <w:ins w:id="959" w:author="Sahin, Burak" w:date="2017-02-20T16:16:00Z">
        <w:r w:rsidR="002828F3" w:rsidRPr="003F2F9D">
          <w:t>.</w:t>
        </w:r>
      </w:ins>
      <w:ins w:id="960" w:author="Sahin, Burak" w:date="2017-02-20T15:56:00Z">
        <w:r w:rsidR="00AF1934" w:rsidRPr="003F2F9D">
          <w:t xml:space="preserve"> </w:t>
        </w:r>
      </w:ins>
      <w:ins w:id="961" w:author="Sahin, Burak" w:date="2017-02-20T16:17:00Z">
        <w:r w:rsidR="00166B43" w:rsidRPr="003F2F9D">
          <w:t>An assessment of</w:t>
        </w:r>
      </w:ins>
      <w:ins w:id="962" w:author="Sahin, Burak" w:date="2017-02-20T16:14:00Z">
        <w:r w:rsidR="002828F3" w:rsidRPr="003F2F9D">
          <w:t xml:space="preserve"> </w:t>
        </w:r>
      </w:ins>
      <w:ins w:id="963" w:author="Sahin, Burak" w:date="2017-02-20T16:13:00Z">
        <w:r w:rsidR="002828F3" w:rsidRPr="003F2F9D">
          <w:t xml:space="preserve">such metrics for </w:t>
        </w:r>
      </w:ins>
      <w:ins w:id="964" w:author="Sahin, Burak" w:date="2017-02-20T16:12:00Z">
        <w:r w:rsidR="002828F3" w:rsidRPr="003F2F9D">
          <w:t>core and supplemental identity attributes</w:t>
        </w:r>
      </w:ins>
      <w:ins w:id="965" w:author="Sahin, Burak" w:date="2017-02-20T16:14:00Z">
        <w:r w:rsidR="002828F3" w:rsidRPr="003F2F9D">
          <w:t>, e.g.</w:t>
        </w:r>
      </w:ins>
      <w:ins w:id="966" w:author="Sahin, Burak" w:date="2017-02-20T16:12:00Z">
        <w:r w:rsidR="002828F3" w:rsidRPr="003F2F9D">
          <w:t xml:space="preserve"> name, ad</w:t>
        </w:r>
      </w:ins>
      <w:ins w:id="967" w:author="Sahin, Burak" w:date="2017-02-20T16:13:00Z">
        <w:r w:rsidR="002828F3" w:rsidRPr="003F2F9D">
          <w:t>dress, date and place of birth, mother’s maiden name and gender</w:t>
        </w:r>
      </w:ins>
      <w:ins w:id="968" w:author="Sahin, Burak" w:date="2017-02-20T16:16:00Z">
        <w:r w:rsidR="002828F3" w:rsidRPr="003F2F9D">
          <w:t>,</w:t>
        </w:r>
      </w:ins>
      <w:ins w:id="969" w:author="Sahin, Burak" w:date="2017-02-20T16:15:00Z">
        <w:r w:rsidR="002828F3" w:rsidRPr="003F2F9D">
          <w:t xml:space="preserve"> can be</w:t>
        </w:r>
      </w:ins>
      <w:ins w:id="970" w:author="Sahin, Burak" w:date="2017-02-20T16:18:00Z">
        <w:r w:rsidR="00166B43" w:rsidRPr="003F2F9D">
          <w:t xml:space="preserve"> found</w:t>
        </w:r>
      </w:ins>
      <w:r w:rsidR="00DC09C7" w:rsidRPr="003F2F9D">
        <w:t xml:space="preserve"> </w:t>
      </w:r>
      <w:ins w:id="971" w:author="Sahin, Burak" w:date="2017-02-20T16:18:00Z">
        <w:r w:rsidR="00166B43" w:rsidRPr="003F2F9D">
          <w:t xml:space="preserve">in NASPO-IDPV-60 by the </w:t>
        </w:r>
      </w:ins>
      <w:ins w:id="972" w:author="Sahin, Burak" w:date="2017-02-20T15:56:00Z">
        <w:r w:rsidR="007F1CC0" w:rsidRPr="003F2F9D">
          <w:t>American Security Products Organization</w:t>
        </w:r>
      </w:ins>
      <w:ins w:id="973" w:author="Sahin, Burak" w:date="2017-02-20T15:58:00Z">
        <w:r w:rsidR="007F1CC0" w:rsidRPr="003F2F9D">
          <w:t>’s Identity Proofing and Ve</w:t>
        </w:r>
        <w:r w:rsidR="00166B43" w:rsidRPr="003F2F9D">
          <w:t>rification (IDPV) working group</w:t>
        </w:r>
      </w:ins>
      <w:ins w:id="974" w:author="Sahin, Burak" w:date="2017-02-20T16:19:00Z">
        <w:r w:rsidR="00166B43" w:rsidRPr="003F2F9D">
          <w:rPr>
            <w:rStyle w:val="FootnoteReference"/>
          </w:rPr>
          <w:footnoteReference w:id="2"/>
        </w:r>
      </w:ins>
      <w:ins w:id="976" w:author="Sahin, Burak" w:date="2017-02-20T15:58:00Z">
        <w:r w:rsidR="00166B43" w:rsidRPr="003F2F9D">
          <w:t>.</w:t>
        </w:r>
      </w:ins>
      <w:ins w:id="977" w:author="Sahin, Burak" w:date="2017-03-29T17:13:00Z">
        <w:r w:rsidR="001C02E5">
          <w:t xml:space="preserve"> </w:t>
        </w:r>
        <w:r w:rsidR="001C02E5" w:rsidRPr="003F2F9D">
          <w:t xml:space="preserve">Organizations </w:t>
        </w:r>
      </w:ins>
      <w:ins w:id="978" w:author="Sahin, Burak" w:date="2017-03-29T17:15:00Z">
        <w:r w:rsidR="001C02E5">
          <w:t>that</w:t>
        </w:r>
      </w:ins>
      <w:ins w:id="979" w:author="Sahin, Burak" w:date="2017-03-29T17:13:00Z">
        <w:r w:rsidR="001C02E5" w:rsidRPr="003F2F9D">
          <w:t xml:space="preserve"> seek a balance between these metrics and the necessity of the attributes in their selection process in order for their identity proofing design to adhere to the</w:t>
        </w:r>
        <w:r w:rsidR="001C02E5">
          <w:t>ir assurance level requirements may use such guidelines.</w:t>
        </w:r>
      </w:ins>
    </w:p>
    <w:p w14:paraId="709BF696" w14:textId="1E54755D" w:rsidR="00674868" w:rsidRDefault="00674868" w:rsidP="00AE493D">
      <w:pPr>
        <w:rPr>
          <w:ins w:id="980" w:author="Sahin, Burak" w:date="2017-02-20T16:20:00Z"/>
        </w:rPr>
      </w:pPr>
      <w:ins w:id="981" w:author="Sahin, Burak" w:date="2017-03-30T12:41:00Z">
        <w:r>
          <w:lastRenderedPageBreak/>
          <w:t>Additional attributes may also exist in special data sets that are proprietary or private</w:t>
        </w:r>
      </w:ins>
      <w:ins w:id="982" w:author="Sahin, Burak" w:date="2017-03-30T12:44:00Z">
        <w:r>
          <w:t>, requiring the collection of more than biographic information.</w:t>
        </w:r>
      </w:ins>
    </w:p>
    <w:p w14:paraId="76EBF511" w14:textId="7B15B044" w:rsidR="00D81AD1" w:rsidRDefault="00D81AD1" w:rsidP="00AE493D">
      <w:r>
        <w:t>To reduce inaccuracies and increase efficiency of the resolution process, CSPs have historically employed knowledge based verification (KBV) or matching algorithms. We will examine the two in the following subsections.</w:t>
      </w:r>
    </w:p>
    <w:p w14:paraId="7D407B7C" w14:textId="77777777" w:rsidR="00AE493D" w:rsidRDefault="00AE493D" w:rsidP="00AE493D">
      <w:pPr>
        <w:pStyle w:val="Heading2"/>
      </w:pPr>
      <w:bookmarkStart w:id="983" w:name="_Toc486347420"/>
      <w:commentRangeStart w:id="984"/>
      <w:r>
        <w:t>Matching Algorithms</w:t>
      </w:r>
      <w:commentRangeEnd w:id="984"/>
      <w:r w:rsidR="005B4B56">
        <w:rPr>
          <w:rStyle w:val="CommentReference"/>
          <w:rFonts w:asciiTheme="minorHAnsi" w:eastAsiaTheme="minorEastAsia" w:hAnsiTheme="minorHAnsi" w:cstheme="minorBidi"/>
          <w:b w:val="0"/>
          <w:bCs w:val="0"/>
          <w:smallCaps w:val="0"/>
          <w:color w:val="auto"/>
        </w:rPr>
        <w:commentReference w:id="984"/>
      </w:r>
      <w:bookmarkEnd w:id="983"/>
    </w:p>
    <w:p w14:paraId="5AB33607" w14:textId="1E911B69" w:rsidR="00166B43" w:rsidRPr="00E05E8C" w:rsidRDefault="00166B43" w:rsidP="00AE493D">
      <w:pPr>
        <w:rPr>
          <w:ins w:id="985" w:author="Sahin, Burak" w:date="2017-02-20T16:26:00Z"/>
        </w:rPr>
      </w:pPr>
      <w:ins w:id="986" w:author="Sahin, Burak" w:date="2017-02-20T16:22:00Z">
        <w:r w:rsidRPr="00E05E8C">
          <w:t xml:space="preserve">Matching algorithms produce a match outcome based on a comparison of personal information and </w:t>
        </w:r>
      </w:ins>
      <w:ins w:id="987" w:author="Sahin, Burak" w:date="2017-02-20T16:24:00Z">
        <w:r w:rsidRPr="00E05E8C">
          <w:t xml:space="preserve">proofing data and </w:t>
        </w:r>
      </w:ins>
      <w:ins w:id="988" w:author="Sahin, Burak" w:date="2017-02-20T16:25:00Z">
        <w:r w:rsidRPr="00E05E8C">
          <w:t xml:space="preserve">provide </w:t>
        </w:r>
      </w:ins>
      <w:ins w:id="989" w:author="Sahin, Burak" w:date="2017-02-20T16:24:00Z">
        <w:r w:rsidRPr="00E05E8C">
          <w:t xml:space="preserve">a degree or level of confidence </w:t>
        </w:r>
      </w:ins>
      <w:ins w:id="990" w:author="Sahin, Burak" w:date="2017-02-20T16:25:00Z">
        <w:r w:rsidRPr="00E05E8C">
          <w:t>for the match outcome which needs to be taken into account by the CSP when relying on the match algorithm</w:t>
        </w:r>
      </w:ins>
      <w:ins w:id="991" w:author="Sahin, Burak" w:date="2017-02-20T16:26:00Z">
        <w:r w:rsidRPr="00E05E8C">
          <w:t>’s certainty for identity proofing decisions.</w:t>
        </w:r>
      </w:ins>
      <w:ins w:id="992" w:author="Sahin, Burak" w:date="2017-02-20T16:29:00Z">
        <w:r w:rsidR="00242BF3" w:rsidRPr="00E05E8C">
          <w:t xml:space="preserve"> Fuzzy matching algorithms perform contextual comparisons between fields of identity records </w:t>
        </w:r>
      </w:ins>
      <w:ins w:id="993" w:author="Sahin, Burak" w:date="2017-02-20T16:30:00Z">
        <w:r w:rsidR="00242BF3" w:rsidRPr="00E05E8C">
          <w:t xml:space="preserve">and take into account factors such as name changes, misspellings, typographical errors, nicknames, variants, phonetic similarities and special characters </w:t>
        </w:r>
      </w:ins>
      <w:ins w:id="994" w:author="Sahin, Burak" w:date="2017-02-20T16:31:00Z">
        <w:r w:rsidR="00242BF3" w:rsidRPr="00E05E8C">
          <w:t>and produce match outcomes that would otherwise not be captured in an exact comparison.</w:t>
        </w:r>
      </w:ins>
      <w:ins w:id="995" w:author="Sahin, Burak" w:date="2017-02-20T16:32:00Z">
        <w:r w:rsidR="00242BF3" w:rsidRPr="00E05E8C">
          <w:t xml:space="preserve"> </w:t>
        </w:r>
      </w:ins>
    </w:p>
    <w:tbl>
      <w:tblPr>
        <w:tblStyle w:val="TableGrid"/>
        <w:tblpPr w:leftFromText="180" w:rightFromText="180" w:vertAnchor="text" w:horzAnchor="margin" w:tblpY="1044"/>
        <w:tblW w:w="5000" w:type="pct"/>
        <w:tblBorders>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5122EA" w14:paraId="6E171081" w14:textId="77777777" w:rsidTr="005122EA">
        <w:trPr>
          <w:trHeight w:val="302"/>
          <w:ins w:id="996" w:author="Sahin, Burak" w:date="2017-03-29T17:24:00Z"/>
        </w:trPr>
        <w:tc>
          <w:tcPr>
            <w:tcW w:w="5000" w:type="pct"/>
            <w:shd w:val="clear" w:color="auto" w:fill="F2F2F2" w:themeFill="background1" w:themeFillShade="F2"/>
          </w:tcPr>
          <w:p w14:paraId="5AF7C395" w14:textId="59E20AE0" w:rsidR="005122EA" w:rsidRPr="003F2F9D" w:rsidRDefault="005122EA" w:rsidP="0089540F">
            <w:pPr>
              <w:rPr>
                <w:ins w:id="997" w:author="Sahin, Burak" w:date="2017-03-29T17:24:00Z"/>
                <w:b/>
                <w:i/>
              </w:rPr>
            </w:pPr>
            <w:ins w:id="998" w:author="Sahin, Burak" w:date="2017-03-29T17:24:00Z">
              <w:r w:rsidRPr="003F2F9D">
                <w:rPr>
                  <w:b/>
                  <w:i/>
                </w:rPr>
                <w:t>Example</w:t>
              </w:r>
            </w:ins>
            <w:ins w:id="999" w:author="Sahin, Burak" w:date="2017-03-30T16:29:00Z">
              <w:r w:rsidR="0089540F">
                <w:rPr>
                  <w:b/>
                  <w:i/>
                </w:rPr>
                <w:t xml:space="preserve">: Fuzzy </w:t>
              </w:r>
            </w:ins>
            <w:ins w:id="1000" w:author="Sahin, Burak" w:date="2017-03-30T16:30:00Z">
              <w:r w:rsidR="0089540F">
                <w:rPr>
                  <w:b/>
                  <w:i/>
                </w:rPr>
                <w:t>Matching of Names</w:t>
              </w:r>
            </w:ins>
          </w:p>
        </w:tc>
      </w:tr>
      <w:tr w:rsidR="005122EA" w:rsidRPr="00AF1934" w14:paraId="27F63EC2" w14:textId="77777777" w:rsidTr="005122EA">
        <w:trPr>
          <w:trHeight w:val="322"/>
          <w:ins w:id="1001" w:author="Sahin, Burak" w:date="2017-03-29T17:24:00Z"/>
        </w:trPr>
        <w:tc>
          <w:tcPr>
            <w:tcW w:w="5000" w:type="pct"/>
            <w:shd w:val="clear" w:color="auto" w:fill="F2F2F2" w:themeFill="background1" w:themeFillShade="F2"/>
          </w:tcPr>
          <w:p w14:paraId="05E11BDA" w14:textId="77777777" w:rsidR="005122EA" w:rsidRPr="003F2F9D" w:rsidRDefault="005122EA" w:rsidP="005122EA">
            <w:pPr>
              <w:rPr>
                <w:ins w:id="1002" w:author="Sahin, Burak" w:date="2017-03-29T17:24:00Z"/>
              </w:rPr>
            </w:pPr>
            <w:ins w:id="1003" w:author="Sahin, Burak" w:date="2017-03-29T17:24:00Z">
              <w:r w:rsidRPr="003F2F9D">
                <w:t xml:space="preserve">A fuzzy matching algorithm may help the resolution of an identity record belonging to James A. Aldrin and data belonging to Jim Alvin </w:t>
              </w:r>
              <w:proofErr w:type="spellStart"/>
              <w:r w:rsidRPr="003F2F9D">
                <w:t>Aldren</w:t>
              </w:r>
              <w:proofErr w:type="spellEnd"/>
              <w:r w:rsidRPr="003F2F9D">
                <w:t xml:space="preserve"> to the same individual with a certain degree of confidence by taking into account that “Jim” is a variant of “James”, “A” is the first initial of “Alvin” and “Aldrin” could possibly have been misspelled as “</w:t>
              </w:r>
              <w:proofErr w:type="spellStart"/>
              <w:r w:rsidRPr="003F2F9D">
                <w:t>Aldren</w:t>
              </w:r>
              <w:proofErr w:type="spellEnd"/>
              <w:r w:rsidRPr="003F2F9D">
                <w:t>,” if other data such as address, date of birth and place of birth all match.</w:t>
              </w:r>
            </w:ins>
          </w:p>
        </w:tc>
      </w:tr>
    </w:tbl>
    <w:p w14:paraId="114D3FFD" w14:textId="30174AB9" w:rsidR="002A132E" w:rsidRPr="00242BF3" w:rsidRDefault="00AE493D" w:rsidP="00AE493D">
      <w:r w:rsidRPr="00E05E8C">
        <w:t xml:space="preserve">The uniqueness of the individual and the information presented impact the complexity of the resolution process. Statistically common names may require uniqueness beyond even </w:t>
      </w:r>
      <w:r w:rsidR="001C7573" w:rsidRPr="00E05E8C">
        <w:t xml:space="preserve">Date of Birth, </w:t>
      </w:r>
      <w:r w:rsidRPr="00E05E8C">
        <w:t>given the commonality of the name.</w:t>
      </w:r>
      <w:r>
        <w:t xml:space="preserve"> </w:t>
      </w:r>
    </w:p>
    <w:p w14:paraId="0F643FFF" w14:textId="77777777" w:rsidR="001B6BFC" w:rsidRDefault="002A132E" w:rsidP="00AE493D">
      <w:pPr>
        <w:rPr>
          <w:ins w:id="1004" w:author="Sahin, Burak" w:date="2017-02-21T13:28:00Z"/>
        </w:rPr>
      </w:pPr>
      <w:ins w:id="1005" w:author="Sahin, Burak" w:date="2017-02-21T09:37:00Z">
        <w:r>
          <w:t xml:space="preserve">Another issue which requires close attention is the varying </w:t>
        </w:r>
      </w:ins>
      <w:ins w:id="1006" w:author="Sahin, Burak" w:date="2017-02-20T16:33:00Z">
        <w:r w:rsidR="00242BF3" w:rsidRPr="00242BF3">
          <w:t>frequency of names across different languages and cultures. Compounding this complexity is the phonetic transformation of names from alphabets like Hangul (Korea), Hiragana (Japan), the Cyrillic and Arabic alphabets into English, which can frequently result in individuals with different names in their countries of origin having their names “translated” into identical names in English.</w:t>
        </w:r>
      </w:ins>
      <w:ins w:id="1007" w:author="Sahin, Burak" w:date="2017-02-20T16:34:00Z">
        <w:r w:rsidR="00242BF3">
          <w:t xml:space="preserve"> </w:t>
        </w:r>
      </w:ins>
    </w:p>
    <w:tbl>
      <w:tblPr>
        <w:tblStyle w:val="TableGrid"/>
        <w:tblpPr w:leftFromText="180" w:rightFromText="180" w:vertAnchor="text" w:horzAnchor="margin" w:tblpY="33"/>
        <w:tblW w:w="5000" w:type="pct"/>
        <w:tblBorders>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5122EA" w14:paraId="660C7526" w14:textId="77777777" w:rsidTr="005122EA">
        <w:trPr>
          <w:trHeight w:val="302"/>
          <w:ins w:id="1008" w:author="Sahin, Burak" w:date="2017-03-29T17:25:00Z"/>
        </w:trPr>
        <w:tc>
          <w:tcPr>
            <w:tcW w:w="5000" w:type="pct"/>
            <w:shd w:val="clear" w:color="auto" w:fill="F2F2F2" w:themeFill="background1" w:themeFillShade="F2"/>
          </w:tcPr>
          <w:p w14:paraId="479CD10B" w14:textId="4FC82916" w:rsidR="005122EA" w:rsidRPr="0053684B" w:rsidRDefault="005122EA" w:rsidP="005122EA">
            <w:pPr>
              <w:rPr>
                <w:ins w:id="1009" w:author="Sahin, Burak" w:date="2017-03-29T17:25:00Z"/>
                <w:b/>
                <w:i/>
              </w:rPr>
            </w:pPr>
            <w:ins w:id="1010" w:author="Sahin, Burak" w:date="2017-03-29T17:25:00Z">
              <w:r>
                <w:rPr>
                  <w:b/>
                  <w:i/>
                </w:rPr>
                <w:t>Example</w:t>
              </w:r>
            </w:ins>
            <w:ins w:id="1011" w:author="Sahin, Burak" w:date="2017-03-30T16:30:00Z">
              <w:r w:rsidR="0089540F">
                <w:rPr>
                  <w:b/>
                  <w:i/>
                </w:rPr>
                <w:t>: Common Last Names</w:t>
              </w:r>
            </w:ins>
          </w:p>
        </w:tc>
      </w:tr>
      <w:tr w:rsidR="005122EA" w:rsidRPr="00AF1934" w14:paraId="5421E8C3" w14:textId="77777777" w:rsidTr="005122EA">
        <w:trPr>
          <w:trHeight w:val="322"/>
          <w:ins w:id="1012" w:author="Sahin, Burak" w:date="2017-03-29T17:25:00Z"/>
        </w:trPr>
        <w:tc>
          <w:tcPr>
            <w:tcW w:w="5000" w:type="pct"/>
            <w:shd w:val="clear" w:color="auto" w:fill="F2F2F2" w:themeFill="background1" w:themeFillShade="F2"/>
          </w:tcPr>
          <w:p w14:paraId="06F73110" w14:textId="77777777" w:rsidR="005122EA" w:rsidRPr="00AF1934" w:rsidRDefault="005122EA" w:rsidP="005122EA">
            <w:pPr>
              <w:rPr>
                <w:ins w:id="1013" w:author="Sahin, Burak" w:date="2017-03-29T17:25:00Z"/>
              </w:rPr>
            </w:pPr>
            <w:ins w:id="1014" w:author="Sahin, Burak" w:date="2017-03-29T17:25:00Z">
              <w:r>
                <w:t xml:space="preserve">South Korea is a nation of approximately 50 million (2013). As </w:t>
              </w:r>
              <w:proofErr w:type="gramStart"/>
              <w:r>
                <w:t xml:space="preserve">of </w:t>
              </w:r>
              <w:r w:rsidRPr="00242BF3">
                <w:t xml:space="preserve"> the</w:t>
              </w:r>
              <w:proofErr w:type="gramEnd"/>
              <w:r w:rsidRPr="00242BF3">
                <w:t xml:space="preserve"> year 2000, a total of roughly 300 family names were in use</w:t>
              </w:r>
              <w:r>
                <w:t xml:space="preserve"> in Korea</w:t>
              </w:r>
              <w:r w:rsidRPr="00242BF3">
                <w:t xml:space="preserve"> and 54 percent of the population</w:t>
              </w:r>
              <w:r>
                <w:t xml:space="preserve"> had one of the top five most commonly used family names</w:t>
              </w:r>
              <w:r w:rsidRPr="00242BF3">
                <w:rPr>
                  <w:rStyle w:val="FootnoteReference"/>
                </w:rPr>
                <w:t xml:space="preserve"> </w:t>
              </w:r>
              <w:r w:rsidRPr="00242BF3">
                <w:rPr>
                  <w:rStyle w:val="FootnoteReference"/>
                </w:rPr>
                <w:footnoteReference w:id="3"/>
              </w:r>
              <w:r>
                <w:t>.</w:t>
              </w:r>
            </w:ins>
          </w:p>
        </w:tc>
      </w:tr>
    </w:tbl>
    <w:p w14:paraId="56241927" w14:textId="70686CB1" w:rsidR="001C7573" w:rsidRDefault="001C7573" w:rsidP="00AE493D">
      <w:r w:rsidRPr="00BF34CE">
        <w:t>It is also important to note that measures should be taken to prevent applicants from intention</w:t>
      </w:r>
      <w:r w:rsidR="00BF34CE">
        <w:t>ally or accidentally undergoing</w:t>
      </w:r>
      <w:r w:rsidR="00AE493D" w:rsidRPr="00BF34CE">
        <w:t xml:space="preserve"> the proofing process to obtain multiple credentials.</w:t>
      </w:r>
    </w:p>
    <w:p w14:paraId="4E162E94" w14:textId="63122503" w:rsidR="003F2F9D" w:rsidRDefault="0070351F" w:rsidP="00AE493D">
      <w:pPr>
        <w:rPr>
          <w:ins w:id="1017" w:author="Sahin, Burak" w:date="2017-03-21T15:05:00Z"/>
        </w:rPr>
      </w:pPr>
      <w:r>
        <w:t xml:space="preserve">CSP’s should take care to check for uniqueness during registration. Fuzzy matching of attributes, if employed, also needs to be carefully assessed. </w:t>
      </w:r>
      <w:ins w:id="1018" w:author="Sahin, Burak" w:date="2017-02-20T16:34:00Z">
        <w:r>
          <w:t>Considerations should be made by the CSP as to the confidence level associated with the outcome of a fuzzy match in terms of its applicability to the requirements of the specific level of assurance of the proces</w:t>
        </w:r>
        <w:r w:rsidRPr="00BF34CE">
          <w:t>s</w:t>
        </w:r>
      </w:ins>
      <w:r w:rsidRPr="00BF34CE">
        <w:t xml:space="preserve">. </w:t>
      </w:r>
    </w:p>
    <w:p w14:paraId="3715C8FF" w14:textId="77777777" w:rsidR="003F2F9D" w:rsidRPr="003F2F9D" w:rsidRDefault="003F2F9D" w:rsidP="003F2F9D">
      <w:pPr>
        <w:rPr>
          <w:ins w:id="1019" w:author="Sahin, Burak" w:date="2017-03-21T15:05:00Z"/>
        </w:rPr>
      </w:pPr>
      <w:ins w:id="1020" w:author="Sahin, Burak" w:date="2017-03-21T15:05:00Z">
        <w:r w:rsidRPr="003F2F9D">
          <w:lastRenderedPageBreak/>
          <w:t>Fuzzy matching is effective only when the degree of confidence in the inexact match of a single attribute can be supported by the matching of additional attributes that belong to the same identity. The following table can be used as a guideline for CSP’s to consider when using fuzzy matching to resolve identities. As an example if two of the attributes listed below have a confidence score of 95% and the third is at 100%, the total confidence level is just over 90%; if all three are at 95% overall confidence falls to 86% and if all three are above 98.5% overall confidence exceeds 95.5%.</w:t>
        </w:r>
      </w:ins>
    </w:p>
    <w:tbl>
      <w:tblPr>
        <w:tblStyle w:val="TableGrid"/>
        <w:tblW w:w="0" w:type="auto"/>
        <w:tblLook w:val="04A0" w:firstRow="1" w:lastRow="0" w:firstColumn="1" w:lastColumn="0" w:noHBand="0" w:noVBand="1"/>
      </w:tblPr>
      <w:tblGrid>
        <w:gridCol w:w="1255"/>
        <w:gridCol w:w="5940"/>
        <w:gridCol w:w="2155"/>
      </w:tblGrid>
      <w:tr w:rsidR="003F2F9D" w:rsidRPr="003F2F9D" w14:paraId="0A8419D7" w14:textId="77777777" w:rsidTr="00F11EC1">
        <w:trPr>
          <w:ins w:id="1021" w:author="Sahin, Burak" w:date="2017-03-21T15:05:00Z"/>
        </w:trPr>
        <w:tc>
          <w:tcPr>
            <w:tcW w:w="1255" w:type="dxa"/>
          </w:tcPr>
          <w:p w14:paraId="59CCB9E6" w14:textId="77777777" w:rsidR="003F2F9D" w:rsidRPr="003F2F9D" w:rsidRDefault="003F2F9D" w:rsidP="00F11EC1">
            <w:pPr>
              <w:jc w:val="center"/>
              <w:rPr>
                <w:ins w:id="1022" w:author="Sahin, Burak" w:date="2017-03-21T15:05:00Z"/>
                <w:b/>
              </w:rPr>
            </w:pPr>
            <w:ins w:id="1023" w:author="Sahin, Burak" w:date="2017-03-21T15:05:00Z">
              <w:r w:rsidRPr="003F2F9D">
                <w:rPr>
                  <w:b/>
                </w:rPr>
                <w:t>Attribute</w:t>
              </w:r>
            </w:ins>
          </w:p>
        </w:tc>
        <w:tc>
          <w:tcPr>
            <w:tcW w:w="5940" w:type="dxa"/>
          </w:tcPr>
          <w:p w14:paraId="1E048F8A" w14:textId="77777777" w:rsidR="003F2F9D" w:rsidRPr="003F2F9D" w:rsidRDefault="003F2F9D" w:rsidP="00F11EC1">
            <w:pPr>
              <w:jc w:val="center"/>
              <w:rPr>
                <w:ins w:id="1024" w:author="Sahin, Burak" w:date="2017-03-21T15:05:00Z"/>
                <w:b/>
              </w:rPr>
            </w:pPr>
            <w:ins w:id="1025" w:author="Sahin, Burak" w:date="2017-03-21T15:05:00Z">
              <w:r w:rsidRPr="003F2F9D">
                <w:rPr>
                  <w:b/>
                </w:rPr>
                <w:t>Check</w:t>
              </w:r>
            </w:ins>
          </w:p>
        </w:tc>
        <w:tc>
          <w:tcPr>
            <w:tcW w:w="2155" w:type="dxa"/>
          </w:tcPr>
          <w:p w14:paraId="30035296" w14:textId="77777777" w:rsidR="003F2F9D" w:rsidRPr="003F2F9D" w:rsidRDefault="003F2F9D" w:rsidP="00F11EC1">
            <w:pPr>
              <w:jc w:val="center"/>
              <w:rPr>
                <w:ins w:id="1026" w:author="Sahin, Burak" w:date="2017-03-21T15:05:00Z"/>
                <w:b/>
              </w:rPr>
            </w:pPr>
            <w:ins w:id="1027" w:author="Sahin, Burak" w:date="2017-03-21T15:05:00Z">
              <w:r w:rsidRPr="003F2F9D">
                <w:rPr>
                  <w:b/>
                </w:rPr>
                <w:t>Rule</w:t>
              </w:r>
            </w:ins>
          </w:p>
        </w:tc>
      </w:tr>
      <w:tr w:rsidR="003F2F9D" w:rsidRPr="003F2F9D" w14:paraId="30ADE527" w14:textId="77777777" w:rsidTr="00F11EC1">
        <w:trPr>
          <w:ins w:id="1028" w:author="Sahin, Burak" w:date="2017-03-21T15:05:00Z"/>
        </w:trPr>
        <w:tc>
          <w:tcPr>
            <w:tcW w:w="1255" w:type="dxa"/>
          </w:tcPr>
          <w:p w14:paraId="08DFFC50" w14:textId="77777777" w:rsidR="003F2F9D" w:rsidRPr="003F2F9D" w:rsidRDefault="003F2F9D" w:rsidP="00F11EC1">
            <w:pPr>
              <w:rPr>
                <w:ins w:id="1029" w:author="Sahin, Burak" w:date="2017-03-21T15:05:00Z"/>
              </w:rPr>
            </w:pPr>
            <w:ins w:id="1030" w:author="Sahin, Burak" w:date="2017-03-21T15:05:00Z">
              <w:r w:rsidRPr="003F2F9D">
                <w:t>Name</w:t>
              </w:r>
            </w:ins>
          </w:p>
        </w:tc>
        <w:tc>
          <w:tcPr>
            <w:tcW w:w="5940" w:type="dxa"/>
          </w:tcPr>
          <w:p w14:paraId="13DF4D2D" w14:textId="77777777" w:rsidR="003F2F9D" w:rsidRPr="003F2F9D" w:rsidRDefault="003F2F9D" w:rsidP="00F11EC1">
            <w:pPr>
              <w:pStyle w:val="ListParagraph"/>
              <w:numPr>
                <w:ilvl w:val="0"/>
                <w:numId w:val="15"/>
              </w:numPr>
              <w:rPr>
                <w:ins w:id="1031" w:author="Sahin, Burak" w:date="2017-03-21T15:05:00Z"/>
              </w:rPr>
            </w:pPr>
            <w:ins w:id="1032" w:author="Sahin, Burak" w:date="2017-03-21T15:05:00Z">
              <w:r w:rsidRPr="003F2F9D">
                <w:t>Align all fields.</w:t>
              </w:r>
            </w:ins>
          </w:p>
          <w:p w14:paraId="78A06F17" w14:textId="77777777" w:rsidR="003F2F9D" w:rsidRPr="003F2F9D" w:rsidRDefault="003F2F9D" w:rsidP="00F11EC1">
            <w:pPr>
              <w:pStyle w:val="ListParagraph"/>
              <w:numPr>
                <w:ilvl w:val="0"/>
                <w:numId w:val="15"/>
              </w:numPr>
              <w:rPr>
                <w:ins w:id="1033" w:author="Sahin, Burak" w:date="2017-03-21T15:05:00Z"/>
              </w:rPr>
            </w:pPr>
            <w:ins w:id="1034" w:author="Sahin, Burak" w:date="2017-03-21T15:05:00Z">
              <w:r w:rsidRPr="003F2F9D">
                <w:t>Match with replacements, abbreviations.</w:t>
              </w:r>
            </w:ins>
          </w:p>
          <w:p w14:paraId="3DD2CAF4" w14:textId="77777777" w:rsidR="003F2F9D" w:rsidRPr="003F2F9D" w:rsidRDefault="003F2F9D" w:rsidP="00F11EC1">
            <w:pPr>
              <w:pStyle w:val="ListParagraph"/>
              <w:numPr>
                <w:ilvl w:val="0"/>
                <w:numId w:val="15"/>
              </w:numPr>
              <w:rPr>
                <w:ins w:id="1035" w:author="Sahin, Burak" w:date="2017-03-21T15:05:00Z"/>
              </w:rPr>
            </w:pPr>
            <w:ins w:id="1036" w:author="Sahin, Burak" w:date="2017-03-21T15:05:00Z">
              <w:r w:rsidRPr="003F2F9D">
                <w:t>Produce overall score as %.</w:t>
              </w:r>
            </w:ins>
          </w:p>
        </w:tc>
        <w:tc>
          <w:tcPr>
            <w:tcW w:w="2155" w:type="dxa"/>
            <w:vMerge w:val="restart"/>
            <w:vAlign w:val="center"/>
          </w:tcPr>
          <w:p w14:paraId="5AC0C762" w14:textId="77777777" w:rsidR="003F2F9D" w:rsidRPr="003F2F9D" w:rsidRDefault="003F2F9D" w:rsidP="00F11EC1">
            <w:pPr>
              <w:jc w:val="center"/>
              <w:rPr>
                <w:ins w:id="1037" w:author="Sahin, Burak" w:date="2017-03-21T15:05:00Z"/>
              </w:rPr>
            </w:pPr>
            <w:ins w:id="1038" w:author="Sahin, Burak" w:date="2017-03-21T15:05:00Z">
              <w:r w:rsidRPr="003F2F9D">
                <w:t>Multiply scores, compare to 90%.</w:t>
              </w:r>
            </w:ins>
          </w:p>
        </w:tc>
      </w:tr>
      <w:tr w:rsidR="003F2F9D" w:rsidRPr="003F2F9D" w14:paraId="4B30F9CD" w14:textId="77777777" w:rsidTr="00F11EC1">
        <w:trPr>
          <w:ins w:id="1039" w:author="Sahin, Burak" w:date="2017-03-21T15:05:00Z"/>
        </w:trPr>
        <w:tc>
          <w:tcPr>
            <w:tcW w:w="1255" w:type="dxa"/>
          </w:tcPr>
          <w:p w14:paraId="1A3CC7E3" w14:textId="77777777" w:rsidR="003F2F9D" w:rsidRPr="003F2F9D" w:rsidRDefault="003F2F9D" w:rsidP="00F11EC1">
            <w:pPr>
              <w:rPr>
                <w:ins w:id="1040" w:author="Sahin, Burak" w:date="2017-03-21T15:05:00Z"/>
              </w:rPr>
            </w:pPr>
            <w:ins w:id="1041" w:author="Sahin, Burak" w:date="2017-03-21T15:05:00Z">
              <w:r w:rsidRPr="003F2F9D">
                <w:t>Date of Birth</w:t>
              </w:r>
            </w:ins>
          </w:p>
        </w:tc>
        <w:tc>
          <w:tcPr>
            <w:tcW w:w="5940" w:type="dxa"/>
          </w:tcPr>
          <w:p w14:paraId="28CD0437" w14:textId="77777777" w:rsidR="003F2F9D" w:rsidRPr="003F2F9D" w:rsidRDefault="003F2F9D" w:rsidP="00F11EC1">
            <w:pPr>
              <w:pStyle w:val="ListParagraph"/>
              <w:numPr>
                <w:ilvl w:val="0"/>
                <w:numId w:val="16"/>
              </w:numPr>
              <w:rPr>
                <w:ins w:id="1042" w:author="Sahin, Burak" w:date="2017-03-21T15:05:00Z"/>
              </w:rPr>
            </w:pPr>
            <w:ins w:id="1043" w:author="Sahin, Burak" w:date="2017-03-21T15:05:00Z">
              <w:r w:rsidRPr="003F2F9D">
                <w:t>Check using correct order.</w:t>
              </w:r>
            </w:ins>
          </w:p>
          <w:p w14:paraId="5C278706" w14:textId="77777777" w:rsidR="003F2F9D" w:rsidRPr="003F2F9D" w:rsidRDefault="003F2F9D" w:rsidP="00F11EC1">
            <w:pPr>
              <w:pStyle w:val="ListParagraph"/>
              <w:numPr>
                <w:ilvl w:val="0"/>
                <w:numId w:val="16"/>
              </w:numPr>
              <w:rPr>
                <w:ins w:id="1044" w:author="Sahin, Burak" w:date="2017-03-21T15:05:00Z"/>
              </w:rPr>
            </w:pPr>
            <w:ins w:id="1045" w:author="Sahin, Burak" w:date="2017-03-21T15:05:00Z">
              <w:r w:rsidRPr="003F2F9D">
                <w:t>Check using wrong order.</w:t>
              </w:r>
            </w:ins>
          </w:p>
          <w:p w14:paraId="7373D13C" w14:textId="77777777" w:rsidR="003F2F9D" w:rsidRPr="003F2F9D" w:rsidRDefault="003F2F9D" w:rsidP="00F11EC1">
            <w:pPr>
              <w:pStyle w:val="ListParagraph"/>
              <w:numPr>
                <w:ilvl w:val="0"/>
                <w:numId w:val="16"/>
              </w:numPr>
              <w:rPr>
                <w:ins w:id="1046" w:author="Sahin, Burak" w:date="2017-03-21T15:05:00Z"/>
              </w:rPr>
            </w:pPr>
            <w:ins w:id="1047" w:author="Sahin, Burak" w:date="2017-03-21T15:05:00Z">
              <w:r w:rsidRPr="003F2F9D">
                <w:t>Produce overall score as %.</w:t>
              </w:r>
            </w:ins>
          </w:p>
        </w:tc>
        <w:tc>
          <w:tcPr>
            <w:tcW w:w="2155" w:type="dxa"/>
            <w:vMerge/>
          </w:tcPr>
          <w:p w14:paraId="3D2EE5C1" w14:textId="77777777" w:rsidR="003F2F9D" w:rsidRPr="003F2F9D" w:rsidRDefault="003F2F9D" w:rsidP="00F11EC1">
            <w:pPr>
              <w:rPr>
                <w:ins w:id="1048" w:author="Sahin, Burak" w:date="2017-03-21T15:05:00Z"/>
              </w:rPr>
            </w:pPr>
          </w:p>
        </w:tc>
      </w:tr>
      <w:tr w:rsidR="003F2F9D" w:rsidRPr="003F2F9D" w14:paraId="4E19EBF1" w14:textId="77777777" w:rsidTr="00F11EC1">
        <w:trPr>
          <w:ins w:id="1049" w:author="Sahin, Burak" w:date="2017-03-21T15:05:00Z"/>
        </w:trPr>
        <w:tc>
          <w:tcPr>
            <w:tcW w:w="1255" w:type="dxa"/>
          </w:tcPr>
          <w:p w14:paraId="30EBFB66" w14:textId="77777777" w:rsidR="003F2F9D" w:rsidRPr="003F2F9D" w:rsidRDefault="003F2F9D" w:rsidP="00F11EC1">
            <w:pPr>
              <w:rPr>
                <w:ins w:id="1050" w:author="Sahin, Burak" w:date="2017-03-21T15:05:00Z"/>
              </w:rPr>
            </w:pPr>
            <w:ins w:id="1051" w:author="Sahin, Burak" w:date="2017-03-21T15:05:00Z">
              <w:r w:rsidRPr="003F2F9D">
                <w:t>Current Address</w:t>
              </w:r>
            </w:ins>
          </w:p>
        </w:tc>
        <w:tc>
          <w:tcPr>
            <w:tcW w:w="5940" w:type="dxa"/>
          </w:tcPr>
          <w:p w14:paraId="68184E4C" w14:textId="77777777" w:rsidR="003F2F9D" w:rsidRPr="003F2F9D" w:rsidRDefault="003F2F9D" w:rsidP="00F11EC1">
            <w:pPr>
              <w:pStyle w:val="ListParagraph"/>
              <w:numPr>
                <w:ilvl w:val="0"/>
                <w:numId w:val="17"/>
              </w:numPr>
              <w:rPr>
                <w:ins w:id="1052" w:author="Sahin, Burak" w:date="2017-03-21T15:05:00Z"/>
              </w:rPr>
            </w:pPr>
            <w:ins w:id="1053" w:author="Sahin, Burak" w:date="2017-03-21T15:05:00Z">
              <w:r w:rsidRPr="003F2F9D">
                <w:t>Standardize address.</w:t>
              </w:r>
            </w:ins>
          </w:p>
          <w:p w14:paraId="07809613" w14:textId="77777777" w:rsidR="003F2F9D" w:rsidRPr="003F2F9D" w:rsidRDefault="003F2F9D" w:rsidP="00F11EC1">
            <w:pPr>
              <w:pStyle w:val="ListParagraph"/>
              <w:numPr>
                <w:ilvl w:val="0"/>
                <w:numId w:val="17"/>
              </w:numPr>
              <w:rPr>
                <w:ins w:id="1054" w:author="Sahin, Burak" w:date="2017-03-21T15:05:00Z"/>
              </w:rPr>
            </w:pPr>
            <w:ins w:id="1055" w:author="Sahin, Burak" w:date="2017-03-21T15:05:00Z">
              <w:r w:rsidRPr="003F2F9D">
                <w:t>Match.</w:t>
              </w:r>
            </w:ins>
          </w:p>
          <w:p w14:paraId="6B0A0FEC" w14:textId="77777777" w:rsidR="003F2F9D" w:rsidRPr="003F2F9D" w:rsidRDefault="003F2F9D" w:rsidP="00F11EC1">
            <w:pPr>
              <w:pStyle w:val="ListParagraph"/>
              <w:numPr>
                <w:ilvl w:val="0"/>
                <w:numId w:val="17"/>
              </w:numPr>
              <w:rPr>
                <w:ins w:id="1056" w:author="Sahin, Burak" w:date="2017-03-21T15:05:00Z"/>
              </w:rPr>
            </w:pPr>
            <w:ins w:id="1057" w:author="Sahin, Burak" w:date="2017-03-21T15:05:00Z">
              <w:r w:rsidRPr="003F2F9D">
                <w:t>Produce scores as %.</w:t>
              </w:r>
            </w:ins>
          </w:p>
        </w:tc>
        <w:tc>
          <w:tcPr>
            <w:tcW w:w="2155" w:type="dxa"/>
            <w:vMerge/>
          </w:tcPr>
          <w:p w14:paraId="7C11B356" w14:textId="77777777" w:rsidR="003F2F9D" w:rsidRPr="003F2F9D" w:rsidRDefault="003F2F9D" w:rsidP="00F11EC1">
            <w:pPr>
              <w:keepNext/>
              <w:rPr>
                <w:ins w:id="1058" w:author="Sahin, Burak" w:date="2017-03-21T15:05:00Z"/>
              </w:rPr>
            </w:pPr>
          </w:p>
        </w:tc>
      </w:tr>
    </w:tbl>
    <w:p w14:paraId="4A22E0C5" w14:textId="6B416237" w:rsidR="003F2F9D" w:rsidRPr="001A448E" w:rsidRDefault="007A291A">
      <w:pPr>
        <w:pStyle w:val="Caption"/>
        <w:tabs>
          <w:tab w:val="center" w:pos="4680"/>
          <w:tab w:val="left" w:pos="8446"/>
        </w:tabs>
        <w:rPr>
          <w:ins w:id="1059" w:author="Sahin, Burak" w:date="2017-03-30T14:01:00Z"/>
        </w:rPr>
        <w:pPrChange w:id="1060" w:author="Sahin, Burak" w:date="2017-03-30T14:01:00Z">
          <w:pPr/>
        </w:pPrChange>
      </w:pPr>
      <w:ins w:id="1061" w:author="Sahin, Burak" w:date="2017-03-30T14:01:00Z">
        <w:r>
          <w:rPr>
            <w:i w:val="0"/>
            <w:sz w:val="22"/>
          </w:rPr>
          <w:tab/>
        </w:r>
      </w:ins>
      <w:bookmarkStart w:id="1062" w:name="_Toc478731261"/>
      <w:ins w:id="1063" w:author="Sahin, Burak" w:date="2017-03-21T15:05:00Z">
        <w:r w:rsidR="003F2F9D" w:rsidRPr="001A448E">
          <w:rPr>
            <w:sz w:val="20"/>
            <w:rPrChange w:id="1064" w:author="Sahin, Burak" w:date="2017-03-31T13:53:00Z">
              <w:rPr>
                <w:i/>
              </w:rPr>
            </w:rPrChange>
          </w:rPr>
          <w:t xml:space="preserve">Table </w:t>
        </w:r>
        <w:r w:rsidR="003F2F9D" w:rsidRPr="001A448E">
          <w:rPr>
            <w:sz w:val="20"/>
            <w:rPrChange w:id="1065" w:author="Sahin, Burak" w:date="2017-03-31T13:53:00Z">
              <w:rPr>
                <w:i/>
              </w:rPr>
            </w:rPrChange>
          </w:rPr>
          <w:fldChar w:fldCharType="begin"/>
        </w:r>
        <w:r w:rsidR="003F2F9D" w:rsidRPr="001A448E">
          <w:rPr>
            <w:sz w:val="20"/>
            <w:rPrChange w:id="1066" w:author="Sahin, Burak" w:date="2017-03-31T13:53:00Z">
              <w:rPr>
                <w:i/>
              </w:rPr>
            </w:rPrChange>
          </w:rPr>
          <w:instrText xml:space="preserve"> SEQ Table \* ARABIC </w:instrText>
        </w:r>
        <w:r w:rsidR="003F2F9D" w:rsidRPr="001A448E">
          <w:rPr>
            <w:sz w:val="20"/>
            <w:rPrChange w:id="1067" w:author="Sahin, Burak" w:date="2017-03-31T13:53:00Z">
              <w:rPr>
                <w:i/>
              </w:rPr>
            </w:rPrChange>
          </w:rPr>
          <w:fldChar w:fldCharType="separate"/>
        </w:r>
      </w:ins>
      <w:ins w:id="1068" w:author="Sahin, Burak" w:date="2017-03-31T13:48:00Z">
        <w:r w:rsidR="00513F08" w:rsidRPr="001A448E">
          <w:rPr>
            <w:noProof/>
            <w:sz w:val="20"/>
            <w:rPrChange w:id="1069" w:author="Sahin, Burak" w:date="2017-03-31T13:53:00Z">
              <w:rPr>
                <w:i/>
                <w:noProof/>
              </w:rPr>
            </w:rPrChange>
          </w:rPr>
          <w:t>3</w:t>
        </w:r>
      </w:ins>
      <w:ins w:id="1070" w:author="Sahin, Burak" w:date="2017-03-21T15:05:00Z">
        <w:r w:rsidR="003F2F9D" w:rsidRPr="001A448E">
          <w:rPr>
            <w:sz w:val="20"/>
            <w:rPrChange w:id="1071" w:author="Sahin, Burak" w:date="2017-03-31T13:53:00Z">
              <w:rPr>
                <w:i/>
              </w:rPr>
            </w:rPrChange>
          </w:rPr>
          <w:fldChar w:fldCharType="end"/>
        </w:r>
        <w:r w:rsidR="003F2F9D" w:rsidRPr="001A448E">
          <w:rPr>
            <w:sz w:val="20"/>
            <w:rPrChange w:id="1072" w:author="Sahin, Burak" w:date="2017-03-31T13:53:00Z">
              <w:rPr>
                <w:i/>
              </w:rPr>
            </w:rPrChange>
          </w:rPr>
          <w:t>: Fuzzy Matching of Attributes using Name, DOB and Address</w:t>
        </w:r>
      </w:ins>
      <w:bookmarkEnd w:id="1062"/>
      <w:ins w:id="1073" w:author="Sahin, Burak" w:date="2017-03-30T14:01:00Z">
        <w:r w:rsidRPr="001A448E">
          <w:rPr>
            <w:sz w:val="22"/>
            <w:rPrChange w:id="1074" w:author="Sahin, Burak" w:date="2017-03-31T13:53:00Z">
              <w:rPr>
                <w:i/>
              </w:rPr>
            </w:rPrChange>
          </w:rPr>
          <w:tab/>
        </w:r>
      </w:ins>
    </w:p>
    <w:p w14:paraId="1B0FA054" w14:textId="2808F56D" w:rsidR="007A291A" w:rsidRDefault="009A3863" w:rsidP="007A291A">
      <w:pPr>
        <w:rPr>
          <w:ins w:id="1075" w:author="Sahin, Burak" w:date="2017-03-30T14:14:00Z"/>
        </w:rPr>
      </w:pPr>
      <w:ins w:id="1076" w:author="Sahin, Burak" w:date="2017-03-30T14:06:00Z">
        <w:r>
          <w:t xml:space="preserve">Accurate matching of </w:t>
        </w:r>
      </w:ins>
      <w:ins w:id="1077" w:author="Sahin, Burak" w:date="2017-03-30T14:08:00Z">
        <w:r>
          <w:t>attributes</w:t>
        </w:r>
      </w:ins>
      <w:ins w:id="1078" w:author="Sahin, Burak" w:date="2017-03-30T14:06:00Z">
        <w:r>
          <w:t xml:space="preserve"> can be a </w:t>
        </w:r>
      </w:ins>
      <w:ins w:id="1079" w:author="Sahin, Burak" w:date="2017-03-30T14:07:00Z">
        <w:r>
          <w:t>requirement with immediate life-and-death consequences</w:t>
        </w:r>
      </w:ins>
      <w:ins w:id="1080" w:author="Sahin, Burak" w:date="2017-03-30T14:08:00Z">
        <w:r>
          <w:t>;</w:t>
        </w:r>
      </w:ins>
      <w:ins w:id="1081" w:author="Sahin, Burak" w:date="2017-03-30T14:07:00Z">
        <w:r>
          <w:t xml:space="preserve"> </w:t>
        </w:r>
      </w:ins>
      <w:ins w:id="1082" w:author="Sahin, Burak" w:date="2017-03-30T14:08:00Z">
        <w:r>
          <w:t>t</w:t>
        </w:r>
      </w:ins>
      <w:ins w:id="1083" w:author="Sahin, Burak" w:date="2017-03-30T14:04:00Z">
        <w:r w:rsidR="007A291A">
          <w:t xml:space="preserve">he U.S. Department of Veterans’ Affairs and many </w:t>
        </w:r>
      </w:ins>
      <w:ins w:id="1084" w:author="Sahin, Burak" w:date="2017-03-30T14:05:00Z">
        <w:r w:rsidR="007A291A">
          <w:t>large health care organizations use attribute matching systems to perform patient identity matching</w:t>
        </w:r>
      </w:ins>
      <w:ins w:id="1085" w:author="Sahin, Burak" w:date="2017-03-30T14:08:00Z">
        <w:r>
          <w:t>. These systems vary in costs and complexity</w:t>
        </w:r>
      </w:ins>
      <w:ins w:id="1086" w:author="Sahin, Burak" w:date="2017-03-30T14:09:00Z">
        <w:r>
          <w:t xml:space="preserve"> and </w:t>
        </w:r>
      </w:ins>
      <w:ins w:id="1087" w:author="Sahin, Burak" w:date="2017-03-30T14:11:00Z">
        <w:r>
          <w:t>f</w:t>
        </w:r>
      </w:ins>
      <w:ins w:id="1088" w:author="Sahin, Burak" w:date="2017-03-30T14:10:00Z">
        <w:r>
          <w:t xml:space="preserve">uzzy matching algorithms consider demographic attributes such as </w:t>
        </w:r>
      </w:ins>
      <w:ins w:id="1089" w:author="Sahin, Burak" w:date="2017-03-30T14:11:00Z">
        <w:r>
          <w:t xml:space="preserve">name, date of birth, address and phone number. When comparisons indicate a high statistical likelihood that the records are related, </w:t>
        </w:r>
      </w:ins>
      <w:ins w:id="1090" w:author="Sahin, Burak" w:date="2017-03-30T14:12:00Z">
        <w:r>
          <w:t>the algorithm declares a match between the two records based on thresholds established by the assurance requirements of the use case. In deterministic cases (such as the algorithm used by the Veterans Health Administration)</w:t>
        </w:r>
      </w:ins>
      <w:ins w:id="1091" w:author="Sahin, Burak" w:date="2017-03-30T14:14:00Z">
        <w:r>
          <w:t xml:space="preserve"> exact matching of identity and demographic data is performed. In general all fuzzy matching tools involve a similar sequence of steps:</w:t>
        </w:r>
      </w:ins>
    </w:p>
    <w:p w14:paraId="7ABC1CF4" w14:textId="7765B963" w:rsidR="009A3863" w:rsidRDefault="009A3863">
      <w:pPr>
        <w:pStyle w:val="ListParagraph"/>
        <w:numPr>
          <w:ilvl w:val="0"/>
          <w:numId w:val="29"/>
        </w:numPr>
        <w:rPr>
          <w:ins w:id="1092" w:author="Sahin, Burak" w:date="2017-03-30T14:14:00Z"/>
        </w:rPr>
        <w:pPrChange w:id="1093" w:author="Sahin, Burak" w:date="2017-03-30T14:17:00Z">
          <w:pPr/>
        </w:pPrChange>
      </w:pPr>
      <w:ins w:id="1094" w:author="Sahin, Burak" w:date="2017-03-30T14:14:00Z">
        <w:r>
          <w:t>Import the data</w:t>
        </w:r>
      </w:ins>
    </w:p>
    <w:p w14:paraId="1DAFABFD" w14:textId="72A70220" w:rsidR="009A3863" w:rsidRDefault="009A3863">
      <w:pPr>
        <w:pStyle w:val="ListParagraph"/>
        <w:numPr>
          <w:ilvl w:val="0"/>
          <w:numId w:val="29"/>
        </w:numPr>
        <w:rPr>
          <w:ins w:id="1095" w:author="Sahin, Burak" w:date="2017-03-30T14:15:00Z"/>
        </w:rPr>
        <w:pPrChange w:id="1096" w:author="Sahin, Burak" w:date="2017-03-30T14:17:00Z">
          <w:pPr/>
        </w:pPrChange>
      </w:pPr>
      <w:ins w:id="1097" w:author="Sahin, Burak" w:date="2017-03-30T14:15:00Z">
        <w:r>
          <w:t>Align the data fields for proper matching of attributes</w:t>
        </w:r>
      </w:ins>
    </w:p>
    <w:p w14:paraId="1485F8D0" w14:textId="0C4C24E7" w:rsidR="009A3863" w:rsidRDefault="009A3863">
      <w:pPr>
        <w:pStyle w:val="ListParagraph"/>
        <w:numPr>
          <w:ilvl w:val="0"/>
          <w:numId w:val="29"/>
        </w:numPr>
        <w:rPr>
          <w:ins w:id="1098" w:author="Sahin, Burak" w:date="2017-03-30T14:15:00Z"/>
        </w:rPr>
        <w:pPrChange w:id="1099" w:author="Sahin, Burak" w:date="2017-03-30T14:17:00Z">
          <w:pPr/>
        </w:pPrChange>
      </w:pPr>
      <w:ins w:id="1100" w:author="Sahin, Burak" w:date="2017-03-30T14:15:00Z">
        <w:r>
          <w:t>Specify match weights for fields</w:t>
        </w:r>
      </w:ins>
    </w:p>
    <w:p w14:paraId="73DD4FD2" w14:textId="12FB6A48" w:rsidR="009A3863" w:rsidRDefault="009A3863">
      <w:pPr>
        <w:pStyle w:val="ListParagraph"/>
        <w:numPr>
          <w:ilvl w:val="0"/>
          <w:numId w:val="29"/>
        </w:numPr>
        <w:rPr>
          <w:ins w:id="1101" w:author="Sahin, Burak" w:date="2017-03-30T14:16:00Z"/>
        </w:rPr>
        <w:pPrChange w:id="1102" w:author="Sahin, Burak" w:date="2017-03-30T14:17:00Z">
          <w:pPr/>
        </w:pPrChange>
      </w:pPr>
      <w:ins w:id="1103" w:author="Sahin, Burak" w:date="2017-03-30T14:15:00Z">
        <w:r>
          <w:t xml:space="preserve">Run match algorithm to generate scores for each </w:t>
        </w:r>
      </w:ins>
      <w:ins w:id="1104" w:author="Sahin, Burak" w:date="2017-03-30T14:16:00Z">
        <w:r w:rsidR="00BA2D27">
          <w:t>record pair</w:t>
        </w:r>
      </w:ins>
    </w:p>
    <w:p w14:paraId="5E9B9DA3" w14:textId="3D0DEFAC" w:rsidR="00BA2D27" w:rsidRDefault="00BA2D27">
      <w:pPr>
        <w:pStyle w:val="ListParagraph"/>
        <w:numPr>
          <w:ilvl w:val="0"/>
          <w:numId w:val="29"/>
        </w:numPr>
        <w:rPr>
          <w:ins w:id="1105" w:author="Sahin, Burak" w:date="2017-03-30T14:16:00Z"/>
        </w:rPr>
        <w:pPrChange w:id="1106" w:author="Sahin, Burak" w:date="2017-03-30T14:17:00Z">
          <w:pPr/>
        </w:pPrChange>
      </w:pPr>
      <w:ins w:id="1107" w:author="Sahin, Burak" w:date="2017-03-30T14:16:00Z">
        <w:r>
          <w:t>Calculate overall score using weights, compare to a threshold and generate list of candidates</w:t>
        </w:r>
      </w:ins>
    </w:p>
    <w:p w14:paraId="7222D338" w14:textId="5AB07BB7" w:rsidR="00BA2D27" w:rsidRPr="007A291A" w:rsidRDefault="00BA2D27">
      <w:pPr>
        <w:pStyle w:val="ListParagraph"/>
        <w:numPr>
          <w:ilvl w:val="0"/>
          <w:numId w:val="29"/>
        </w:numPr>
        <w:pPrChange w:id="1108" w:author="Sahin, Burak" w:date="2017-03-30T14:17:00Z">
          <w:pPr/>
        </w:pPrChange>
      </w:pPr>
      <w:ins w:id="1109" w:author="Sahin, Burak" w:date="2017-03-30T14:17:00Z">
        <w:r>
          <w:t>List match candidates for editing and review</w:t>
        </w:r>
      </w:ins>
    </w:p>
    <w:p w14:paraId="59B2DCDE" w14:textId="77777777" w:rsidR="00AE493D" w:rsidRDefault="00AE493D" w:rsidP="00AE493D">
      <w:pPr>
        <w:pStyle w:val="Heading2"/>
      </w:pPr>
      <w:bookmarkStart w:id="1110" w:name="_Ref478571342"/>
      <w:bookmarkStart w:id="1111" w:name="_Toc486347421"/>
      <w:commentRangeStart w:id="1112"/>
      <w:r>
        <w:t>KBV</w:t>
      </w:r>
      <w:commentRangeEnd w:id="1112"/>
      <w:r w:rsidR="00151856">
        <w:rPr>
          <w:rStyle w:val="CommentReference"/>
          <w:rFonts w:asciiTheme="minorHAnsi" w:eastAsiaTheme="minorEastAsia" w:hAnsiTheme="minorHAnsi" w:cstheme="minorBidi"/>
          <w:b w:val="0"/>
          <w:bCs w:val="0"/>
          <w:smallCaps w:val="0"/>
          <w:color w:val="auto"/>
        </w:rPr>
        <w:commentReference w:id="1112"/>
      </w:r>
      <w:bookmarkEnd w:id="1110"/>
      <w:bookmarkEnd w:id="1111"/>
    </w:p>
    <w:p w14:paraId="3DD0132E" w14:textId="4B571F6D" w:rsidR="00AE493D" w:rsidRDefault="00E573FF" w:rsidP="00AE493D">
      <w:pPr>
        <w:rPr>
          <w:ins w:id="1113" w:author="Sahin, Burak" w:date="2017-02-21T11:17:00Z"/>
        </w:rPr>
      </w:pPr>
      <w:ins w:id="1114" w:author="Sahin, Burak" w:date="2017-02-21T09:42:00Z">
        <w:r w:rsidRPr="00E573FF">
          <w:t>If a CSP chooses to start the identity proofing process with higher confidence, or</w:t>
        </w:r>
        <w:r>
          <w:t xml:space="preserve"> </w:t>
        </w:r>
      </w:ins>
      <w:del w:id="1115" w:author="Sahin, Burak" w:date="2017-02-17T11:38:00Z">
        <w:r w:rsidR="00AE493D" w:rsidRPr="002D2BCA" w:rsidDel="00BF4E3A">
          <w:delText xml:space="preserve">In </w:delText>
        </w:r>
      </w:del>
      <w:r w:rsidR="00BF4E3A">
        <w:t>in</w:t>
      </w:r>
      <w:r w:rsidR="00BF4E3A" w:rsidRPr="002D2BCA">
        <w:t xml:space="preserve"> </w:t>
      </w:r>
      <w:r w:rsidR="00AE493D" w:rsidRPr="002D2BCA">
        <w:t xml:space="preserve">the event an identity cannot be resolved using automated matching algorithms or manual inspection by CSP staff, the CSP may request the applicant participate in a </w:t>
      </w:r>
      <w:del w:id="1116" w:author="Sahin, Burak" w:date="2017-02-21T11:18:00Z">
        <w:r w:rsidR="00AE493D" w:rsidRPr="002D2BCA" w:rsidDel="00BF34CE">
          <w:delText>k</w:delText>
        </w:r>
      </w:del>
      <w:ins w:id="1117" w:author="Sahin, Burak" w:date="2017-02-21T11:18:00Z">
        <w:r w:rsidR="00BF34CE">
          <w:t>K</w:t>
        </w:r>
      </w:ins>
      <w:r w:rsidR="00AE493D" w:rsidRPr="002D2BCA">
        <w:t xml:space="preserve">nowledge </w:t>
      </w:r>
      <w:del w:id="1118" w:author="Sahin, Burak" w:date="2017-02-21T11:18:00Z">
        <w:r w:rsidR="00AE493D" w:rsidRPr="002D2BCA" w:rsidDel="00BF34CE">
          <w:delText>b</w:delText>
        </w:r>
      </w:del>
      <w:ins w:id="1119" w:author="Sahin, Burak" w:date="2017-02-21T11:18:00Z">
        <w:r w:rsidR="00BF34CE">
          <w:t>B</w:t>
        </w:r>
      </w:ins>
      <w:r w:rsidR="00AE493D" w:rsidRPr="002D2BCA">
        <w:t xml:space="preserve">ased </w:t>
      </w:r>
      <w:del w:id="1120" w:author="Sahin, Burak" w:date="2017-02-21T11:18:00Z">
        <w:r w:rsidR="00AE493D" w:rsidRPr="002D2BCA" w:rsidDel="00BF34CE">
          <w:delText>v</w:delText>
        </w:r>
      </w:del>
      <w:ins w:id="1121" w:author="Sahin, Burak" w:date="2017-02-21T11:18:00Z">
        <w:r w:rsidR="00BF34CE">
          <w:t>V</w:t>
        </w:r>
      </w:ins>
      <w:r w:rsidR="00AE493D" w:rsidRPr="002D2BCA">
        <w:t>erification process</w:t>
      </w:r>
      <w:ins w:id="1122" w:author="Sahin, Burak" w:date="2017-02-21T09:32:00Z">
        <w:r w:rsidR="002A132E">
          <w:t xml:space="preserve">. </w:t>
        </w:r>
      </w:ins>
      <w:r w:rsidR="00AE493D" w:rsidRPr="002D2BCA">
        <w:t xml:space="preserve">This technique presents the applicant with a series of questions to help distinguish the applicant from other known identities. The information in KBV systems </w:t>
      </w:r>
      <w:ins w:id="1123" w:author="Sahin, Burak" w:date="2017-03-29T17:31:00Z">
        <w:r w:rsidR="005122EA">
          <w:t xml:space="preserve">can be </w:t>
        </w:r>
      </w:ins>
      <w:del w:id="1124" w:author="Sahin, Burak" w:date="2017-03-29T17:31:00Z">
        <w:r w:rsidR="00AE493D" w:rsidRPr="002D2BCA" w:rsidDel="005122EA">
          <w:delText>are</w:delText>
        </w:r>
      </w:del>
      <w:r w:rsidR="00AE493D" w:rsidRPr="002D2BCA">
        <w:t xml:space="preserve"> obtained from publicly available databases to avoid the leakage of sensitive, non-public information.</w:t>
      </w:r>
    </w:p>
    <w:p w14:paraId="4ABF6079" w14:textId="36E8EA99" w:rsidR="001C02E5" w:rsidRPr="00CE36E9" w:rsidRDefault="00BF34CE" w:rsidP="001C02E5">
      <w:pPr>
        <w:rPr>
          <w:ins w:id="1125" w:author="Sahin, Burak" w:date="2017-03-29T17:20:00Z"/>
        </w:rPr>
      </w:pPr>
      <w:ins w:id="1126" w:author="Sahin, Burak" w:date="2017-02-21T11:18:00Z">
        <w:r w:rsidRPr="005122EA">
          <w:t xml:space="preserve">KBV systems are also commonly used in the verification stage of the identity proofing process. </w:t>
        </w:r>
      </w:ins>
    </w:p>
    <w:p w14:paraId="2AE4E8E9" w14:textId="1DD66394" w:rsidR="001C02E5" w:rsidRPr="00CE36E9" w:rsidRDefault="00741795" w:rsidP="001C02E5">
      <w:pPr>
        <w:rPr>
          <w:ins w:id="1127" w:author="Sahin, Burak" w:date="2017-03-29T17:20:00Z"/>
        </w:rPr>
      </w:pPr>
      <w:ins w:id="1128" w:author="Sahin, Burak" w:date="2017-03-29T17:20:00Z">
        <w:r>
          <w:lastRenderedPageBreak/>
          <w:t>Detailed r</w:t>
        </w:r>
        <w:r w:rsidR="001C02E5" w:rsidRPr="00CE36E9">
          <w:t xml:space="preserve">equirements for knowledge based verification have been specified in Section 5.3.2 in SP800-63A. </w:t>
        </w:r>
      </w:ins>
    </w:p>
    <w:p w14:paraId="68AAF8D8" w14:textId="62BA60D6" w:rsidR="00774907" w:rsidRDefault="001C02E5" w:rsidP="001C02E5">
      <w:pPr>
        <w:rPr>
          <w:ins w:id="1129" w:author="Sahin, Burak" w:date="2017-03-29T17:52:00Z"/>
        </w:rPr>
      </w:pPr>
      <w:ins w:id="1130" w:author="Sahin, Burak" w:date="2017-03-29T17:20:00Z">
        <w:r w:rsidRPr="00CE36E9">
          <w:t xml:space="preserve">The quality and availability of the data used in the KBV process results in varying degrees of </w:t>
        </w:r>
      </w:ins>
      <w:ins w:id="1131" w:author="Sahin, Burak" w:date="2017-03-31T14:29:00Z">
        <w:r w:rsidR="009058B8">
          <w:t>confidence</w:t>
        </w:r>
      </w:ins>
      <w:ins w:id="1132" w:author="Sahin, Burak" w:date="2017-03-29T17:20:00Z">
        <w:r w:rsidRPr="00CE36E9">
          <w:t xml:space="preserve"> and CSP’s should consider the quality when </w:t>
        </w:r>
        <w:proofErr w:type="spellStart"/>
        <w:r w:rsidRPr="00CE36E9">
          <w:t>when</w:t>
        </w:r>
        <w:proofErr w:type="spellEnd"/>
        <w:r w:rsidRPr="00CE36E9">
          <w:t xml:space="preserve"> making decisions on the utilization and outcome of KBV. </w:t>
        </w:r>
      </w:ins>
      <w:ins w:id="1133" w:author="Sahin, Burak" w:date="2017-03-29T17:54:00Z">
        <w:r w:rsidR="00074A85">
          <w:t>The CSP should follow a set of four fundamental principles in KBV design</w:t>
        </w:r>
      </w:ins>
      <w:commentRangeStart w:id="1134"/>
      <w:ins w:id="1135" w:author="Sahin, Burak" w:date="2017-03-31T14:30:00Z">
        <w:r w:rsidR="009058B8">
          <w:rPr>
            <w:rStyle w:val="FootnoteReference"/>
          </w:rPr>
          <w:footnoteReference w:id="4"/>
        </w:r>
      </w:ins>
      <w:commentRangeEnd w:id="1134"/>
      <w:ins w:id="1137" w:author="Sahin, Burak" w:date="2017-06-02T14:46:00Z">
        <w:r w:rsidR="00F7747C">
          <w:rPr>
            <w:rStyle w:val="CommentReference"/>
          </w:rPr>
          <w:commentReference w:id="1134"/>
        </w:r>
      </w:ins>
      <w:ins w:id="1138" w:author="Sahin, Burak" w:date="2017-03-29T17:54:00Z">
        <w:r w:rsidR="00074A85">
          <w:t>:</w:t>
        </w:r>
      </w:ins>
    </w:p>
    <w:p w14:paraId="55211EE9" w14:textId="77777777" w:rsidR="001C02E5" w:rsidRPr="00CE36E9" w:rsidRDefault="001C02E5" w:rsidP="001C02E5">
      <w:pPr>
        <w:pStyle w:val="ListParagraph"/>
        <w:numPr>
          <w:ilvl w:val="0"/>
          <w:numId w:val="18"/>
        </w:numPr>
        <w:rPr>
          <w:ins w:id="1139" w:author="Sahin, Burak" w:date="2017-03-29T17:20:00Z"/>
        </w:rPr>
      </w:pPr>
      <w:ins w:id="1140" w:author="Sahin, Burak" w:date="2017-03-29T17:20:00Z">
        <w:r w:rsidRPr="00CE36E9">
          <w:t>Clarity –process must be clear so that applicant can understand and correctly respond</w:t>
        </w:r>
      </w:ins>
    </w:p>
    <w:p w14:paraId="72ABBA11" w14:textId="77777777" w:rsidR="001C02E5" w:rsidRPr="00CE36E9" w:rsidRDefault="001C02E5" w:rsidP="001C02E5">
      <w:pPr>
        <w:pStyle w:val="ListParagraph"/>
        <w:numPr>
          <w:ilvl w:val="1"/>
          <w:numId w:val="18"/>
        </w:numPr>
        <w:rPr>
          <w:ins w:id="1141" w:author="Sahin, Burak" w:date="2017-03-29T17:20:00Z"/>
        </w:rPr>
      </w:pPr>
      <w:ins w:id="1142" w:author="Sahin, Burak" w:date="2017-03-29T17:20:00Z">
        <w:r w:rsidRPr="00CE36E9">
          <w:t>Relevant, sensible, proportionate</w:t>
        </w:r>
      </w:ins>
    </w:p>
    <w:p w14:paraId="410E0DD2" w14:textId="77777777" w:rsidR="001C02E5" w:rsidRPr="00CE36E9" w:rsidRDefault="001C02E5" w:rsidP="001C02E5">
      <w:pPr>
        <w:pStyle w:val="ListParagraph"/>
        <w:numPr>
          <w:ilvl w:val="1"/>
          <w:numId w:val="18"/>
        </w:numPr>
        <w:rPr>
          <w:ins w:id="1143" w:author="Sahin, Burak" w:date="2017-03-29T17:20:00Z"/>
        </w:rPr>
      </w:pPr>
      <w:ins w:id="1144" w:author="Sahin, Burak" w:date="2017-03-29T17:20:00Z">
        <w:r w:rsidRPr="00CE36E9">
          <w:t>Carefully constructed, clear, obvious as to what is being asked of the applicant</w:t>
        </w:r>
      </w:ins>
    </w:p>
    <w:p w14:paraId="5334FDA4" w14:textId="77777777" w:rsidR="001C02E5" w:rsidRPr="00CE36E9" w:rsidRDefault="001C02E5" w:rsidP="001C02E5">
      <w:pPr>
        <w:pStyle w:val="ListParagraph"/>
        <w:numPr>
          <w:ilvl w:val="1"/>
          <w:numId w:val="18"/>
        </w:numPr>
        <w:rPr>
          <w:ins w:id="1145" w:author="Sahin, Burak" w:date="2017-03-29T17:20:00Z"/>
        </w:rPr>
      </w:pPr>
      <w:ins w:id="1146" w:author="Sahin, Burak" w:date="2017-03-29T17:20:00Z">
        <w:r w:rsidRPr="00CE36E9">
          <w:t>Expectation that owner of claimed identity can reasonably complete process</w:t>
        </w:r>
      </w:ins>
    </w:p>
    <w:p w14:paraId="32F359F1" w14:textId="77777777" w:rsidR="001C02E5" w:rsidRPr="00CE36E9" w:rsidRDefault="001C02E5" w:rsidP="001C02E5">
      <w:pPr>
        <w:pStyle w:val="ListParagraph"/>
        <w:numPr>
          <w:ilvl w:val="0"/>
          <w:numId w:val="18"/>
        </w:numPr>
        <w:rPr>
          <w:ins w:id="1147" w:author="Sahin, Burak" w:date="2017-03-29T17:20:00Z"/>
        </w:rPr>
      </w:pPr>
      <w:ins w:id="1148" w:author="Sahin, Burak" w:date="2017-03-29T17:20:00Z">
        <w:r w:rsidRPr="00CE36E9">
          <w:t>Breadth –process should cover a wide range of information</w:t>
        </w:r>
      </w:ins>
    </w:p>
    <w:p w14:paraId="3CCE3277" w14:textId="77777777" w:rsidR="001C02E5" w:rsidRPr="00CE36E9" w:rsidRDefault="001C02E5" w:rsidP="001C02E5">
      <w:pPr>
        <w:pStyle w:val="ListParagraph"/>
        <w:numPr>
          <w:ilvl w:val="1"/>
          <w:numId w:val="18"/>
        </w:numPr>
        <w:rPr>
          <w:ins w:id="1149" w:author="Sahin, Burak" w:date="2017-03-29T17:20:00Z"/>
        </w:rPr>
      </w:pPr>
      <w:ins w:id="1150" w:author="Sahin, Burak" w:date="2017-03-29T17:20:00Z">
        <w:r w:rsidRPr="00CE36E9">
          <w:t>Based on a range of information and not one single source</w:t>
        </w:r>
      </w:ins>
    </w:p>
    <w:p w14:paraId="4D72D6BF" w14:textId="77777777" w:rsidR="001C02E5" w:rsidRPr="00CE36E9" w:rsidRDefault="001C02E5" w:rsidP="001C02E5">
      <w:pPr>
        <w:pStyle w:val="ListParagraph"/>
        <w:numPr>
          <w:ilvl w:val="1"/>
          <w:numId w:val="18"/>
        </w:numPr>
        <w:rPr>
          <w:ins w:id="1151" w:author="Sahin, Burak" w:date="2017-03-29T17:20:00Z"/>
        </w:rPr>
      </w:pPr>
      <w:ins w:id="1152" w:author="Sahin, Burak" w:date="2017-03-29T17:20:00Z">
        <w:r w:rsidRPr="00CE36E9">
          <w:t>Covering different evidence categories</w:t>
        </w:r>
      </w:ins>
    </w:p>
    <w:p w14:paraId="49A53D38" w14:textId="77777777" w:rsidR="001C02E5" w:rsidRPr="00CE36E9" w:rsidRDefault="001C02E5" w:rsidP="001C02E5">
      <w:pPr>
        <w:pStyle w:val="ListParagraph"/>
        <w:numPr>
          <w:ilvl w:val="0"/>
          <w:numId w:val="18"/>
        </w:numPr>
        <w:rPr>
          <w:ins w:id="1153" w:author="Sahin, Burak" w:date="2017-03-29T17:20:00Z"/>
        </w:rPr>
      </w:pPr>
      <w:ins w:id="1154" w:author="Sahin, Burak" w:date="2017-03-29T17:20:00Z">
        <w:r w:rsidRPr="00CE36E9">
          <w:t>Security –process must protect claimed identity from impersonation</w:t>
        </w:r>
      </w:ins>
    </w:p>
    <w:p w14:paraId="632A7365" w14:textId="77777777" w:rsidR="001C02E5" w:rsidRPr="00CE36E9" w:rsidRDefault="001C02E5" w:rsidP="001C02E5">
      <w:pPr>
        <w:pStyle w:val="ListParagraph"/>
        <w:numPr>
          <w:ilvl w:val="1"/>
          <w:numId w:val="18"/>
        </w:numPr>
        <w:rPr>
          <w:ins w:id="1155" w:author="Sahin, Burak" w:date="2017-03-29T17:20:00Z"/>
        </w:rPr>
      </w:pPr>
      <w:ins w:id="1156" w:author="Sahin, Burak" w:date="2017-03-29T17:20:00Z">
        <w:r w:rsidRPr="00CE36E9">
          <w:t>Constructed so that loss or theft would not provide required information to pass</w:t>
        </w:r>
      </w:ins>
    </w:p>
    <w:p w14:paraId="6E99D2AA" w14:textId="77777777" w:rsidR="001C02E5" w:rsidRPr="00CE36E9" w:rsidRDefault="001C02E5" w:rsidP="001C02E5">
      <w:pPr>
        <w:pStyle w:val="ListParagraph"/>
        <w:numPr>
          <w:ilvl w:val="1"/>
          <w:numId w:val="18"/>
        </w:numPr>
        <w:rPr>
          <w:ins w:id="1157" w:author="Sahin, Burak" w:date="2017-03-29T17:20:00Z"/>
        </w:rPr>
      </w:pPr>
      <w:ins w:id="1158" w:author="Sahin, Burak" w:date="2017-03-29T17:20:00Z">
        <w:r w:rsidRPr="00CE36E9">
          <w:t>Must not be used where it is known or likely to be in the public domain</w:t>
        </w:r>
      </w:ins>
    </w:p>
    <w:p w14:paraId="1E33AFF5" w14:textId="77777777" w:rsidR="001C02E5" w:rsidRPr="00CE36E9" w:rsidRDefault="001C02E5" w:rsidP="001C02E5">
      <w:pPr>
        <w:pStyle w:val="ListParagraph"/>
        <w:numPr>
          <w:ilvl w:val="1"/>
          <w:numId w:val="18"/>
        </w:numPr>
        <w:rPr>
          <w:ins w:id="1159" w:author="Sahin, Burak" w:date="2017-03-29T17:20:00Z"/>
        </w:rPr>
      </w:pPr>
      <w:ins w:id="1160" w:author="Sahin, Burak" w:date="2017-03-29T17:20:00Z">
        <w:r w:rsidRPr="00CE36E9">
          <w:t>Multiple choice answers must be plausible and not easily guessed</w:t>
        </w:r>
      </w:ins>
    </w:p>
    <w:p w14:paraId="3FF20892" w14:textId="77777777" w:rsidR="001C02E5" w:rsidRPr="00CE36E9" w:rsidRDefault="001C02E5" w:rsidP="001C02E5">
      <w:pPr>
        <w:pStyle w:val="ListParagraph"/>
        <w:numPr>
          <w:ilvl w:val="1"/>
          <w:numId w:val="18"/>
        </w:numPr>
        <w:rPr>
          <w:ins w:id="1161" w:author="Sahin, Burak" w:date="2017-03-29T17:20:00Z"/>
        </w:rPr>
      </w:pPr>
      <w:ins w:id="1162" w:author="Sahin, Burak" w:date="2017-03-29T17:20:00Z">
        <w:r w:rsidRPr="00CE36E9">
          <w:t>Multiple questions should not be answering one another</w:t>
        </w:r>
      </w:ins>
    </w:p>
    <w:p w14:paraId="433F9637" w14:textId="77777777" w:rsidR="001C02E5" w:rsidRPr="00CE36E9" w:rsidRDefault="001C02E5" w:rsidP="001C02E5">
      <w:pPr>
        <w:pStyle w:val="ListParagraph"/>
        <w:numPr>
          <w:ilvl w:val="1"/>
          <w:numId w:val="18"/>
        </w:numPr>
        <w:rPr>
          <w:ins w:id="1163" w:author="Sahin, Burak" w:date="2017-03-29T17:20:00Z"/>
        </w:rPr>
      </w:pPr>
      <w:ins w:id="1164" w:author="Sahin, Burak" w:date="2017-03-29T17:20:00Z">
        <w:r w:rsidRPr="00CE36E9">
          <w:t>Answers cannot be researched from public domain or social media</w:t>
        </w:r>
      </w:ins>
    </w:p>
    <w:p w14:paraId="79729943" w14:textId="77777777" w:rsidR="001C02E5" w:rsidRPr="00CE36E9" w:rsidRDefault="001C02E5" w:rsidP="001C02E5">
      <w:pPr>
        <w:pStyle w:val="ListParagraph"/>
        <w:numPr>
          <w:ilvl w:val="1"/>
          <w:numId w:val="18"/>
        </w:numPr>
        <w:rPr>
          <w:ins w:id="1165" w:author="Sahin, Burak" w:date="2017-03-29T17:20:00Z"/>
        </w:rPr>
      </w:pPr>
      <w:ins w:id="1166" w:author="Sahin, Burak" w:date="2017-03-29T17:20:00Z">
        <w:r w:rsidRPr="00CE36E9">
          <w:t>Must minimize risk of impersonation by close family member</w:t>
        </w:r>
      </w:ins>
    </w:p>
    <w:p w14:paraId="3C6EA503" w14:textId="77777777" w:rsidR="001C02E5" w:rsidRPr="00CE36E9" w:rsidRDefault="001C02E5" w:rsidP="001C02E5">
      <w:pPr>
        <w:pStyle w:val="ListParagraph"/>
        <w:numPr>
          <w:ilvl w:val="1"/>
          <w:numId w:val="18"/>
        </w:numPr>
        <w:rPr>
          <w:ins w:id="1167" w:author="Sahin, Burak" w:date="2017-03-29T17:20:00Z"/>
        </w:rPr>
      </w:pPr>
      <w:ins w:id="1168" w:author="Sahin, Burak" w:date="2017-03-29T17:20:00Z">
        <w:r w:rsidRPr="00CE36E9">
          <w:t>Answers to multiple questions should not have been provided to applicant earlier in workflow</w:t>
        </w:r>
      </w:ins>
    </w:p>
    <w:p w14:paraId="7BBD3FB9" w14:textId="77777777" w:rsidR="001C02E5" w:rsidRPr="00CE36E9" w:rsidRDefault="001C02E5" w:rsidP="001C02E5">
      <w:pPr>
        <w:pStyle w:val="ListParagraph"/>
        <w:numPr>
          <w:ilvl w:val="1"/>
          <w:numId w:val="18"/>
        </w:numPr>
        <w:rPr>
          <w:ins w:id="1169" w:author="Sahin, Burak" w:date="2017-03-29T17:20:00Z"/>
        </w:rPr>
      </w:pPr>
      <w:ins w:id="1170" w:author="Sahin, Burak" w:date="2017-03-29T17:20:00Z">
        <w:r w:rsidRPr="00CE36E9">
          <w:t>Must not reveal personal information that has not been provided by applicant</w:t>
        </w:r>
      </w:ins>
    </w:p>
    <w:p w14:paraId="2642A208" w14:textId="77777777" w:rsidR="001C02E5" w:rsidRPr="00CE36E9" w:rsidRDefault="001C02E5" w:rsidP="001C02E5">
      <w:pPr>
        <w:pStyle w:val="ListParagraph"/>
        <w:numPr>
          <w:ilvl w:val="0"/>
          <w:numId w:val="18"/>
        </w:numPr>
        <w:rPr>
          <w:ins w:id="1171" w:author="Sahin, Burak" w:date="2017-03-29T17:20:00Z"/>
        </w:rPr>
      </w:pPr>
      <w:ins w:id="1172" w:author="Sahin, Burak" w:date="2017-03-29T17:20:00Z">
        <w:r w:rsidRPr="00CE36E9">
          <w:t>Sources –process must use suitable sources</w:t>
        </w:r>
      </w:ins>
    </w:p>
    <w:p w14:paraId="654ED044" w14:textId="77777777" w:rsidR="001C02E5" w:rsidRPr="00CE36E9" w:rsidRDefault="001C02E5" w:rsidP="001C02E5">
      <w:pPr>
        <w:pStyle w:val="ListParagraph"/>
        <w:numPr>
          <w:ilvl w:val="1"/>
          <w:numId w:val="18"/>
        </w:numPr>
        <w:rPr>
          <w:ins w:id="1173" w:author="Sahin, Burak" w:date="2017-03-29T17:20:00Z"/>
        </w:rPr>
      </w:pPr>
      <w:ins w:id="1174" w:author="Sahin, Burak" w:date="2017-03-29T17:20:00Z">
        <w:r w:rsidRPr="00CE36E9">
          <w:t>Organization that captures or generates original data, not intermediary</w:t>
        </w:r>
      </w:ins>
    </w:p>
    <w:p w14:paraId="1B98A5DC" w14:textId="77777777" w:rsidR="001C02E5" w:rsidRPr="00CE36E9" w:rsidRDefault="001C02E5" w:rsidP="001C02E5">
      <w:pPr>
        <w:pStyle w:val="ListParagraph"/>
        <w:numPr>
          <w:ilvl w:val="1"/>
          <w:numId w:val="18"/>
        </w:numPr>
        <w:rPr>
          <w:ins w:id="1175" w:author="Sahin, Burak" w:date="2017-03-29T17:20:00Z"/>
        </w:rPr>
      </w:pPr>
      <w:ins w:id="1176" w:author="Sahin, Burak" w:date="2017-03-29T17:20:00Z">
        <w:r w:rsidRPr="00CE36E9">
          <w:t>Data originating from separate acceptance and proofing processes within a source can be considered a separate source</w:t>
        </w:r>
      </w:ins>
    </w:p>
    <w:p w14:paraId="4A1FA4A4" w14:textId="77777777" w:rsidR="001C02E5" w:rsidRPr="00CE36E9" w:rsidRDefault="001C02E5" w:rsidP="001C02E5">
      <w:pPr>
        <w:pStyle w:val="ListParagraph"/>
        <w:numPr>
          <w:ilvl w:val="1"/>
          <w:numId w:val="18"/>
        </w:numPr>
        <w:rPr>
          <w:ins w:id="1177" w:author="Sahin, Burak" w:date="2017-03-29T17:20:00Z"/>
        </w:rPr>
      </w:pPr>
      <w:ins w:id="1178" w:author="Sahin, Burak" w:date="2017-03-29T17:20:00Z">
        <w:r w:rsidRPr="00CE36E9">
          <w:t>Source used for KBV must be independent from applicant</w:t>
        </w:r>
      </w:ins>
    </w:p>
    <w:p w14:paraId="1299675C" w14:textId="16521584" w:rsidR="00074A85" w:rsidRPr="00CE36E9" w:rsidRDefault="001C02E5" w:rsidP="00074A85">
      <w:pPr>
        <w:pStyle w:val="ListParagraph"/>
        <w:numPr>
          <w:ilvl w:val="1"/>
          <w:numId w:val="18"/>
        </w:numPr>
        <w:rPr>
          <w:ins w:id="1179" w:author="Sahin, Burak" w:date="2017-03-29T17:20:00Z"/>
        </w:rPr>
      </w:pPr>
      <w:ins w:id="1180" w:author="Sahin, Burak" w:date="2017-03-29T17:20:00Z">
        <w:r w:rsidRPr="00CE36E9">
          <w:t>Where source of KBV is the proofing organization method delivering to claimed identity and not applicant must be used</w:t>
        </w:r>
      </w:ins>
    </w:p>
    <w:p w14:paraId="7C3D03A7" w14:textId="77AE96F8" w:rsidR="00440E37" w:rsidRPr="00440E37" w:rsidRDefault="00074A85" w:rsidP="001C02E5">
      <w:pPr>
        <w:rPr>
          <w:ins w:id="1181" w:author="Sahin, Burak" w:date="2017-03-29T17:56:00Z"/>
        </w:rPr>
      </w:pPr>
      <w:ins w:id="1182" w:author="Sahin, Burak" w:date="2017-03-29T17:56:00Z">
        <w:r>
          <w:t xml:space="preserve">Three levels should be considered in evaluating quality of KBV data, as shown in </w:t>
        </w:r>
      </w:ins>
      <w:ins w:id="1183" w:author="Sahin, Burak" w:date="2017-03-29T18:14:00Z">
        <w:r w:rsidR="00275F4B">
          <w:fldChar w:fldCharType="begin"/>
        </w:r>
        <w:r w:rsidR="00275F4B">
          <w:instrText xml:space="preserve"> REF _Ref478574623 \h </w:instrText>
        </w:r>
      </w:ins>
      <w:r w:rsidR="00275F4B">
        <w:fldChar w:fldCharType="separate"/>
      </w:r>
      <w:ins w:id="1184" w:author="Sahin, Burak" w:date="2017-03-29T18:14:00Z">
        <w:r w:rsidR="00275F4B">
          <w:t xml:space="preserve">Table </w:t>
        </w:r>
        <w:r w:rsidR="00275F4B">
          <w:rPr>
            <w:noProof/>
          </w:rPr>
          <w:t>4</w:t>
        </w:r>
        <w:r w:rsidR="00275F4B">
          <w:fldChar w:fldCharType="end"/>
        </w:r>
      </w:ins>
      <w:ins w:id="1185" w:author="Sahin, Burak" w:date="2017-03-29T17:56:00Z">
        <w:r>
          <w:t>.</w:t>
        </w:r>
      </w:ins>
    </w:p>
    <w:tbl>
      <w:tblPr>
        <w:tblStyle w:val="TableGrid"/>
        <w:tblW w:w="0" w:type="auto"/>
        <w:jc w:val="center"/>
        <w:tblLook w:val="04A0" w:firstRow="1" w:lastRow="0" w:firstColumn="1" w:lastColumn="0" w:noHBand="0" w:noVBand="1"/>
      </w:tblPr>
      <w:tblGrid>
        <w:gridCol w:w="1086"/>
        <w:gridCol w:w="8264"/>
      </w:tblGrid>
      <w:tr w:rsidR="00074A85" w14:paraId="3DD0D2E7" w14:textId="77777777" w:rsidTr="00074A85">
        <w:trPr>
          <w:jc w:val="center"/>
          <w:ins w:id="1186" w:author="Sahin, Burak" w:date="2017-03-29T17:56:00Z"/>
        </w:trPr>
        <w:tc>
          <w:tcPr>
            <w:tcW w:w="0" w:type="auto"/>
          </w:tcPr>
          <w:p w14:paraId="393A196C" w14:textId="7A84E4B3" w:rsidR="00074A85" w:rsidRPr="00074A85" w:rsidRDefault="00074A85" w:rsidP="001C02E5">
            <w:pPr>
              <w:rPr>
                <w:ins w:id="1187" w:author="Sahin, Burak" w:date="2017-03-29T17:56:00Z"/>
                <w:b/>
                <w:rPrChange w:id="1188" w:author="Sahin, Burak" w:date="2017-03-29T17:57:00Z">
                  <w:rPr>
                    <w:ins w:id="1189" w:author="Sahin, Burak" w:date="2017-03-29T17:56:00Z"/>
                  </w:rPr>
                </w:rPrChange>
              </w:rPr>
            </w:pPr>
            <w:ins w:id="1190" w:author="Sahin, Burak" w:date="2017-03-29T17:57:00Z">
              <w:r>
                <w:rPr>
                  <w:b/>
                </w:rPr>
                <w:t>KBV Quality</w:t>
              </w:r>
            </w:ins>
          </w:p>
        </w:tc>
        <w:tc>
          <w:tcPr>
            <w:tcW w:w="0" w:type="auto"/>
          </w:tcPr>
          <w:p w14:paraId="04EE1CBB" w14:textId="57468DD4" w:rsidR="00074A85" w:rsidRPr="00074A85" w:rsidRDefault="00074A85" w:rsidP="001C02E5">
            <w:pPr>
              <w:rPr>
                <w:ins w:id="1191" w:author="Sahin, Burak" w:date="2017-03-29T17:56:00Z"/>
                <w:b/>
                <w:rPrChange w:id="1192" w:author="Sahin, Burak" w:date="2017-03-29T17:57:00Z">
                  <w:rPr>
                    <w:ins w:id="1193" w:author="Sahin, Burak" w:date="2017-03-29T17:56:00Z"/>
                  </w:rPr>
                </w:rPrChange>
              </w:rPr>
            </w:pPr>
            <w:ins w:id="1194" w:author="Sahin, Burak" w:date="2017-03-29T17:57:00Z">
              <w:r>
                <w:rPr>
                  <w:b/>
                </w:rPr>
                <w:t>Properties of KBV Data</w:t>
              </w:r>
            </w:ins>
          </w:p>
        </w:tc>
      </w:tr>
      <w:tr w:rsidR="00074A85" w14:paraId="11655C92" w14:textId="77777777" w:rsidTr="00074A85">
        <w:trPr>
          <w:jc w:val="center"/>
          <w:ins w:id="1195" w:author="Sahin, Burak" w:date="2017-03-29T17:56:00Z"/>
        </w:trPr>
        <w:tc>
          <w:tcPr>
            <w:tcW w:w="0" w:type="auto"/>
          </w:tcPr>
          <w:p w14:paraId="0F37BEC3" w14:textId="48BBDFF2" w:rsidR="00074A85" w:rsidRDefault="00074A85" w:rsidP="001C02E5">
            <w:pPr>
              <w:rPr>
                <w:ins w:id="1196" w:author="Sahin, Burak" w:date="2017-03-29T17:56:00Z"/>
              </w:rPr>
            </w:pPr>
            <w:ins w:id="1197" w:author="Sahin, Burak" w:date="2017-03-29T17:57:00Z">
              <w:r>
                <w:t>Low</w:t>
              </w:r>
            </w:ins>
          </w:p>
        </w:tc>
        <w:tc>
          <w:tcPr>
            <w:tcW w:w="0" w:type="auto"/>
          </w:tcPr>
          <w:p w14:paraId="52438157" w14:textId="77777777" w:rsidR="00074A85" w:rsidRDefault="00074A85" w:rsidP="001C02E5">
            <w:pPr>
              <w:rPr>
                <w:ins w:id="1198" w:author="Sahin, Burak" w:date="2017-03-29T17:57:00Z"/>
              </w:rPr>
            </w:pPr>
            <w:ins w:id="1199" w:author="Sahin, Burak" w:date="2017-03-29T17:57:00Z">
              <w:r>
                <w:t>Pertinent to claimed identity</w:t>
              </w:r>
            </w:ins>
          </w:p>
          <w:p w14:paraId="6CFF8785" w14:textId="77777777" w:rsidR="00074A85" w:rsidRDefault="00074A85" w:rsidP="001C02E5">
            <w:pPr>
              <w:rPr>
                <w:ins w:id="1200" w:author="Sahin, Burak" w:date="2017-03-29T17:58:00Z"/>
              </w:rPr>
            </w:pPr>
            <w:ins w:id="1201" w:author="Sahin, Burak" w:date="2017-03-29T17:58:00Z">
              <w:r>
                <w:t>Can be researched with little financial commitment and with ease</w:t>
              </w:r>
            </w:ins>
          </w:p>
          <w:p w14:paraId="689E0652" w14:textId="338EE0E9" w:rsidR="00074A85" w:rsidRDefault="00074A85" w:rsidP="001C02E5">
            <w:pPr>
              <w:rPr>
                <w:ins w:id="1202" w:author="Sahin, Burak" w:date="2017-03-29T17:56:00Z"/>
              </w:rPr>
            </w:pPr>
            <w:ins w:id="1203" w:author="Sahin, Burak" w:date="2017-03-29T17:58:00Z">
              <w:r>
                <w:t>Source of KBV data protects integrity of KBV data</w:t>
              </w:r>
            </w:ins>
          </w:p>
        </w:tc>
      </w:tr>
      <w:tr w:rsidR="00074A85" w14:paraId="0A26596D" w14:textId="77777777" w:rsidTr="00074A85">
        <w:trPr>
          <w:jc w:val="center"/>
          <w:ins w:id="1204" w:author="Sahin, Burak" w:date="2017-03-29T17:56:00Z"/>
        </w:trPr>
        <w:tc>
          <w:tcPr>
            <w:tcW w:w="0" w:type="auto"/>
          </w:tcPr>
          <w:p w14:paraId="789D0C47" w14:textId="21FED914" w:rsidR="00074A85" w:rsidRDefault="00074A85" w:rsidP="001C02E5">
            <w:pPr>
              <w:rPr>
                <w:ins w:id="1205" w:author="Sahin, Burak" w:date="2017-03-29T17:56:00Z"/>
              </w:rPr>
            </w:pPr>
            <w:ins w:id="1206" w:author="Sahin, Burak" w:date="2017-03-29T17:57:00Z">
              <w:r>
                <w:t>Medium</w:t>
              </w:r>
            </w:ins>
          </w:p>
        </w:tc>
        <w:tc>
          <w:tcPr>
            <w:tcW w:w="0" w:type="auto"/>
          </w:tcPr>
          <w:p w14:paraId="2CB933E4" w14:textId="77777777" w:rsidR="00074A85" w:rsidRDefault="00074A85" w:rsidP="00074A85">
            <w:pPr>
              <w:rPr>
                <w:ins w:id="1207" w:author="Sahin, Burak" w:date="2017-03-29T18:01:00Z"/>
              </w:rPr>
            </w:pPr>
            <w:ins w:id="1208" w:author="Sahin, Burak" w:date="2017-03-29T18:01:00Z">
              <w:r>
                <w:t>Pertinent to claimed identity</w:t>
              </w:r>
            </w:ins>
          </w:p>
          <w:p w14:paraId="58087AA8" w14:textId="77777777" w:rsidR="00074A85" w:rsidRDefault="00074A85" w:rsidP="00074A85">
            <w:pPr>
              <w:rPr>
                <w:ins w:id="1209" w:author="Sahin, Burak" w:date="2017-03-29T18:01:00Z"/>
              </w:rPr>
            </w:pPr>
            <w:ins w:id="1210" w:author="Sahin, Burak" w:date="2017-03-29T18:01:00Z">
              <w:r>
                <w:t>Can be researched with little financial commitment and with ease</w:t>
              </w:r>
            </w:ins>
          </w:p>
          <w:p w14:paraId="0B572563" w14:textId="58566E26" w:rsidR="00074A85" w:rsidRDefault="00074A85" w:rsidP="00074A85">
            <w:pPr>
              <w:rPr>
                <w:ins w:id="1211" w:author="Sahin, Burak" w:date="2017-03-29T17:58:00Z"/>
              </w:rPr>
            </w:pPr>
            <w:ins w:id="1212" w:author="Sahin, Burak" w:date="2017-03-29T18:01:00Z">
              <w:r>
                <w:t>Source of KBV data protects integrity of KBV data</w:t>
              </w:r>
            </w:ins>
          </w:p>
          <w:p w14:paraId="2D299475" w14:textId="77777777" w:rsidR="00074A85" w:rsidRDefault="00074A85" w:rsidP="001C02E5">
            <w:pPr>
              <w:rPr>
                <w:ins w:id="1213" w:author="Sahin, Burak" w:date="2017-03-29T17:59:00Z"/>
              </w:rPr>
            </w:pPr>
            <w:ins w:id="1214" w:author="Sahin, Burak" w:date="2017-03-29T17:59:00Z">
              <w:r>
                <w:t>Source of KBV data confirmed claimed identity through a proofing process</w:t>
              </w:r>
            </w:ins>
          </w:p>
          <w:p w14:paraId="08E6EEAF" w14:textId="77777777" w:rsidR="00074A85" w:rsidRDefault="00074A85" w:rsidP="001C02E5">
            <w:pPr>
              <w:rPr>
                <w:ins w:id="1215" w:author="Sahin, Burak" w:date="2017-03-29T17:59:00Z"/>
              </w:rPr>
            </w:pPr>
            <w:ins w:id="1216" w:author="Sahin, Burak" w:date="2017-03-29T17:59:00Z">
              <w:r>
                <w:t>KBV data not known or likely to be in public domain</w:t>
              </w:r>
            </w:ins>
          </w:p>
          <w:p w14:paraId="21E1ECED" w14:textId="77777777" w:rsidR="00074A85" w:rsidRDefault="00074A85" w:rsidP="001C02E5">
            <w:pPr>
              <w:rPr>
                <w:ins w:id="1217" w:author="Sahin, Burak" w:date="2017-03-29T18:01:00Z"/>
              </w:rPr>
            </w:pPr>
            <w:ins w:id="1218" w:author="Sahin, Burak" w:date="2017-03-29T17:59:00Z">
              <w:r>
                <w:lastRenderedPageBreak/>
                <w:t xml:space="preserve">KBV data </w:t>
              </w:r>
            </w:ins>
            <w:ins w:id="1219" w:author="Sahin, Burak" w:date="2017-03-29T18:00:00Z">
              <w:r>
                <w:t xml:space="preserve">may be available to others or friends and relations, but not without a financial commitment that would be a deterrent or a time commitment that would noticeably delay the user’s ability </w:t>
              </w:r>
            </w:ins>
            <w:ins w:id="1220" w:author="Sahin, Burak" w:date="2017-03-29T18:01:00Z">
              <w:r>
                <w:t>to provide correct answer during KBV</w:t>
              </w:r>
            </w:ins>
          </w:p>
          <w:p w14:paraId="06CC8FF5" w14:textId="77777777" w:rsidR="00074A85" w:rsidRDefault="00074A85" w:rsidP="001C02E5">
            <w:pPr>
              <w:rPr>
                <w:ins w:id="1221" w:author="Sahin, Burak" w:date="2017-03-29T18:02:00Z"/>
              </w:rPr>
            </w:pPr>
            <w:ins w:id="1222" w:author="Sahin, Burak" w:date="2017-03-29T18:01:00Z">
              <w:r>
                <w:t>Source of KBV data protects confidentiality of KBV data</w:t>
              </w:r>
            </w:ins>
          </w:p>
          <w:p w14:paraId="669438E2" w14:textId="77777777" w:rsidR="00074A85" w:rsidRDefault="00074A85" w:rsidP="001C02E5">
            <w:pPr>
              <w:rPr>
                <w:ins w:id="1223" w:author="Sahin, Burak" w:date="2017-03-29T18:03:00Z"/>
              </w:rPr>
            </w:pPr>
            <w:ins w:id="1224" w:author="Sahin, Burak" w:date="2017-03-29T18:02:00Z">
              <w:r>
                <w:t xml:space="preserve">Where KBV data is a shared secret delivery mechanism is confirmed as linked to </w:t>
              </w:r>
            </w:ins>
            <w:ins w:id="1225" w:author="Sahin, Burak" w:date="2017-03-29T18:03:00Z">
              <w:r>
                <w:t>claimed identity</w:t>
              </w:r>
            </w:ins>
          </w:p>
          <w:p w14:paraId="093D345C" w14:textId="77777777" w:rsidR="00074A85" w:rsidRDefault="00074A85" w:rsidP="001C02E5">
            <w:pPr>
              <w:rPr>
                <w:ins w:id="1226" w:author="Sahin, Burak" w:date="2017-03-29T18:04:00Z"/>
              </w:rPr>
            </w:pPr>
            <w:ins w:id="1227" w:author="Sahin, Burak" w:date="2017-03-29T18:03:00Z">
              <w:r>
                <w:t>Where KBV data is a shared secret delivery mechanism for shared secret means it can reasonably be assumed to have been delivered into possession of claimed identity</w:t>
              </w:r>
            </w:ins>
          </w:p>
          <w:p w14:paraId="3BECE552" w14:textId="1D269B10" w:rsidR="00074A85" w:rsidRDefault="00074A85" w:rsidP="001C02E5">
            <w:pPr>
              <w:rPr>
                <w:ins w:id="1228" w:author="Sahin, Burak" w:date="2017-03-29T17:56:00Z"/>
              </w:rPr>
            </w:pPr>
            <w:ins w:id="1229" w:author="Sahin, Burak" w:date="2017-03-29T18:04:00Z">
              <w:r>
                <w:t xml:space="preserve">KBV data </w:t>
              </w:r>
              <w:r w:rsidR="002E1227">
                <w:t>is dynamic</w:t>
              </w:r>
            </w:ins>
          </w:p>
        </w:tc>
      </w:tr>
      <w:tr w:rsidR="00074A85" w14:paraId="1AD1B7CD" w14:textId="77777777" w:rsidTr="00074A85">
        <w:trPr>
          <w:jc w:val="center"/>
          <w:ins w:id="1230" w:author="Sahin, Burak" w:date="2017-03-29T17:56:00Z"/>
        </w:trPr>
        <w:tc>
          <w:tcPr>
            <w:tcW w:w="0" w:type="auto"/>
          </w:tcPr>
          <w:p w14:paraId="7C416DE1" w14:textId="5F5711E3" w:rsidR="00074A85" w:rsidRDefault="00074A85" w:rsidP="001C02E5">
            <w:pPr>
              <w:rPr>
                <w:ins w:id="1231" w:author="Sahin, Burak" w:date="2017-03-29T17:56:00Z"/>
              </w:rPr>
            </w:pPr>
            <w:ins w:id="1232" w:author="Sahin, Burak" w:date="2017-03-29T17:57:00Z">
              <w:r>
                <w:lastRenderedPageBreak/>
                <w:t>High</w:t>
              </w:r>
            </w:ins>
          </w:p>
        </w:tc>
        <w:tc>
          <w:tcPr>
            <w:tcW w:w="0" w:type="auto"/>
          </w:tcPr>
          <w:p w14:paraId="5FDF8799" w14:textId="77777777" w:rsidR="002E1227" w:rsidRDefault="002E1227" w:rsidP="002E1227">
            <w:pPr>
              <w:rPr>
                <w:ins w:id="1233" w:author="Sahin, Burak" w:date="2017-03-29T18:04:00Z"/>
              </w:rPr>
            </w:pPr>
            <w:ins w:id="1234" w:author="Sahin, Burak" w:date="2017-03-29T18:04:00Z">
              <w:r>
                <w:t>Pertinent to claimed identity</w:t>
              </w:r>
            </w:ins>
          </w:p>
          <w:p w14:paraId="1D61EAB3" w14:textId="77777777" w:rsidR="002E1227" w:rsidRDefault="002E1227" w:rsidP="002E1227">
            <w:pPr>
              <w:rPr>
                <w:ins w:id="1235" w:author="Sahin, Burak" w:date="2017-03-29T18:04:00Z"/>
              </w:rPr>
            </w:pPr>
            <w:ins w:id="1236" w:author="Sahin, Burak" w:date="2017-03-29T18:04:00Z">
              <w:r>
                <w:t>Can be researched with little financial commitment and with ease</w:t>
              </w:r>
            </w:ins>
          </w:p>
          <w:p w14:paraId="5075A101" w14:textId="77777777" w:rsidR="002E1227" w:rsidRDefault="002E1227" w:rsidP="002E1227">
            <w:pPr>
              <w:rPr>
                <w:ins w:id="1237" w:author="Sahin, Burak" w:date="2017-03-29T18:04:00Z"/>
              </w:rPr>
            </w:pPr>
            <w:ins w:id="1238" w:author="Sahin, Burak" w:date="2017-03-29T18:04:00Z">
              <w:r>
                <w:t>Source of KBV data protects integrity of KBV data</w:t>
              </w:r>
            </w:ins>
          </w:p>
          <w:p w14:paraId="4BAE843F" w14:textId="77777777" w:rsidR="002E1227" w:rsidRDefault="002E1227" w:rsidP="002E1227">
            <w:pPr>
              <w:rPr>
                <w:ins w:id="1239" w:author="Sahin, Burak" w:date="2017-03-29T18:04:00Z"/>
              </w:rPr>
            </w:pPr>
            <w:ins w:id="1240" w:author="Sahin, Burak" w:date="2017-03-29T18:04:00Z">
              <w:r>
                <w:t>Source of KBV data confirmed claimed identity through a proofing process</w:t>
              </w:r>
            </w:ins>
          </w:p>
          <w:p w14:paraId="01143969" w14:textId="77777777" w:rsidR="002E1227" w:rsidRDefault="002E1227" w:rsidP="002E1227">
            <w:pPr>
              <w:rPr>
                <w:ins w:id="1241" w:author="Sahin, Burak" w:date="2017-03-29T18:04:00Z"/>
              </w:rPr>
            </w:pPr>
            <w:ins w:id="1242" w:author="Sahin, Burak" w:date="2017-03-29T18:04:00Z">
              <w:r>
                <w:t>KBV data not known or likely to be in public domain</w:t>
              </w:r>
            </w:ins>
          </w:p>
          <w:p w14:paraId="7FEB206C" w14:textId="77777777" w:rsidR="002E1227" w:rsidRDefault="002E1227" w:rsidP="002E1227">
            <w:pPr>
              <w:rPr>
                <w:ins w:id="1243" w:author="Sahin, Burak" w:date="2017-03-29T18:04:00Z"/>
              </w:rPr>
            </w:pPr>
            <w:ins w:id="1244" w:author="Sahin, Burak" w:date="2017-03-29T18:04:00Z">
              <w:r>
                <w:t>KBV data may be available to others or friends and relations, but not without a financial commitment that would be a deterrent or a time commitment that would noticeably delay the user’s ability to provide correct answer during KBV</w:t>
              </w:r>
            </w:ins>
          </w:p>
          <w:p w14:paraId="7A47C0AC" w14:textId="77777777" w:rsidR="002E1227" w:rsidRDefault="002E1227" w:rsidP="002E1227">
            <w:pPr>
              <w:rPr>
                <w:ins w:id="1245" w:author="Sahin, Burak" w:date="2017-03-29T18:04:00Z"/>
              </w:rPr>
            </w:pPr>
            <w:ins w:id="1246" w:author="Sahin, Burak" w:date="2017-03-29T18:04:00Z">
              <w:r>
                <w:t>Source of KBV data protects confidentiality of KBV data</w:t>
              </w:r>
            </w:ins>
          </w:p>
          <w:p w14:paraId="2DB79260" w14:textId="77777777" w:rsidR="002E1227" w:rsidRDefault="002E1227" w:rsidP="002E1227">
            <w:pPr>
              <w:rPr>
                <w:ins w:id="1247" w:author="Sahin, Burak" w:date="2017-03-29T18:04:00Z"/>
              </w:rPr>
            </w:pPr>
            <w:ins w:id="1248" w:author="Sahin, Burak" w:date="2017-03-29T18:04:00Z">
              <w:r>
                <w:t>Where KBV data is a shared secret delivery mechanism is confirmed as linked to claimed identity</w:t>
              </w:r>
            </w:ins>
          </w:p>
          <w:p w14:paraId="76774B82" w14:textId="77777777" w:rsidR="002E1227" w:rsidRDefault="002E1227" w:rsidP="002E1227">
            <w:pPr>
              <w:rPr>
                <w:ins w:id="1249" w:author="Sahin, Burak" w:date="2017-03-29T18:04:00Z"/>
              </w:rPr>
            </w:pPr>
            <w:ins w:id="1250" w:author="Sahin, Burak" w:date="2017-03-29T18:04:00Z">
              <w:r>
                <w:t>Where KBV data is a shared secret delivery mechanism for shared secret means it can reasonably be assumed to have been delivered into possession of claimed identity</w:t>
              </w:r>
            </w:ins>
          </w:p>
          <w:p w14:paraId="4FD3A6B6" w14:textId="77777777" w:rsidR="00074A85" w:rsidRDefault="002E1227" w:rsidP="002E1227">
            <w:pPr>
              <w:rPr>
                <w:ins w:id="1251" w:author="Sahin, Burak" w:date="2017-03-29T18:13:00Z"/>
              </w:rPr>
            </w:pPr>
            <w:ins w:id="1252" w:author="Sahin, Burak" w:date="2017-03-29T18:04:00Z">
              <w:r>
                <w:t>KBV data is dynamic</w:t>
              </w:r>
            </w:ins>
          </w:p>
          <w:p w14:paraId="0EB3DA09" w14:textId="4E1C8E9C" w:rsidR="002E1227" w:rsidRDefault="002E1227" w:rsidP="002E1227">
            <w:pPr>
              <w:rPr>
                <w:ins w:id="1253" w:author="Sahin, Burak" w:date="2017-03-29T18:12:00Z"/>
              </w:rPr>
            </w:pPr>
            <w:ins w:id="1254" w:author="Sahin, Burak" w:date="2017-03-29T18:13:00Z">
              <w:r>
                <w:t>KBV data is no older than 45 days</w:t>
              </w:r>
            </w:ins>
          </w:p>
          <w:p w14:paraId="00CAE6FF" w14:textId="23C31971" w:rsidR="002E1227" w:rsidRDefault="002E1227" w:rsidP="002E1227">
            <w:pPr>
              <w:rPr>
                <w:ins w:id="1255" w:author="Sahin, Burak" w:date="2017-03-29T18:04:00Z"/>
              </w:rPr>
            </w:pPr>
            <w:ins w:id="1256" w:author="Sahin, Burak" w:date="2017-03-29T18:12:00Z">
              <w:r>
                <w:t xml:space="preserve">Where KBV data is a shared secret </w:t>
              </w:r>
            </w:ins>
            <w:ins w:id="1257" w:author="Sahin, Burak" w:date="2017-03-29T18:13:00Z">
              <w:r>
                <w:t>delivery mechanism for shared secret ensured it was delivered into possession of claimed identity</w:t>
              </w:r>
            </w:ins>
          </w:p>
          <w:p w14:paraId="04E7849F" w14:textId="77777777" w:rsidR="002E1227" w:rsidRDefault="002E1227" w:rsidP="002E1227">
            <w:pPr>
              <w:rPr>
                <w:ins w:id="1258" w:author="Sahin, Burak" w:date="2017-03-29T18:09:00Z"/>
              </w:rPr>
            </w:pPr>
            <w:ins w:id="1259" w:author="Sahin, Burak" w:date="2017-03-29T18:05:00Z">
              <w:r>
                <w:t xml:space="preserve">Source of KBV data confirmed claimed identity in manner that complies </w:t>
              </w:r>
            </w:ins>
            <w:commentRangeStart w:id="1260"/>
            <w:ins w:id="1261" w:author="Sahin, Burak" w:date="2017-03-29T18:06:00Z">
              <w:r>
                <w:t>with</w:t>
              </w:r>
              <w:commentRangeEnd w:id="1260"/>
              <w:r>
                <w:rPr>
                  <w:rStyle w:val="CommentReference"/>
                </w:rPr>
                <w:commentReference w:id="1260"/>
              </w:r>
              <w:r>
                <w:t xml:space="preserve"> </w:t>
              </w:r>
            </w:ins>
          </w:p>
          <w:p w14:paraId="3D7EA0E6" w14:textId="77777777" w:rsidR="002E1227" w:rsidRDefault="002E1227" w:rsidP="002E1227">
            <w:pPr>
              <w:rPr>
                <w:ins w:id="1262" w:author="Sahin, Burak" w:date="2017-03-29T18:09:00Z"/>
              </w:rPr>
            </w:pPr>
            <w:ins w:id="1263" w:author="Sahin, Burak" w:date="2017-03-29T18:09:00Z">
              <w:r>
                <w:t>KBV data not in public domain including any public registers</w:t>
              </w:r>
            </w:ins>
          </w:p>
          <w:p w14:paraId="3659B957" w14:textId="77777777" w:rsidR="002E1227" w:rsidRDefault="002E1227" w:rsidP="002E1227">
            <w:pPr>
              <w:rPr>
                <w:ins w:id="1264" w:author="Sahin, Burak" w:date="2017-03-29T18:10:00Z"/>
              </w:rPr>
            </w:pPr>
            <w:ins w:id="1265" w:author="Sahin, Burak" w:date="2017-03-29T18:09:00Z">
              <w:r>
                <w:t xml:space="preserve">KBV data not known to others </w:t>
              </w:r>
            </w:ins>
            <w:ins w:id="1266" w:author="Sahin, Burak" w:date="2017-03-29T18:10:00Z">
              <w:r>
                <w:t>beside owner of claimed identity (and immediate family)</w:t>
              </w:r>
            </w:ins>
          </w:p>
          <w:p w14:paraId="45DE3B3A" w14:textId="77777777" w:rsidR="002E1227" w:rsidRDefault="002E1227" w:rsidP="002E1227">
            <w:pPr>
              <w:rPr>
                <w:ins w:id="1267" w:author="Sahin, Burak" w:date="2017-03-29T18:10:00Z"/>
              </w:rPr>
            </w:pPr>
            <w:ins w:id="1268" w:author="Sahin, Burak" w:date="2017-03-29T18:10:00Z">
              <w:r>
                <w:t>Someone other than claimed identity cannot obtain KBV data without committing either a civil or a criminal offense</w:t>
              </w:r>
            </w:ins>
          </w:p>
          <w:p w14:paraId="6F60FDFD" w14:textId="77777777" w:rsidR="002E1227" w:rsidRDefault="002E1227" w:rsidP="002E1227">
            <w:pPr>
              <w:rPr>
                <w:ins w:id="1269" w:author="Sahin, Burak" w:date="2017-03-29T18:11:00Z"/>
              </w:rPr>
            </w:pPr>
            <w:ins w:id="1270" w:author="Sahin, Burak" w:date="2017-03-29T18:10:00Z">
              <w:r>
                <w:t xml:space="preserve">Source of KBV data has </w:t>
              </w:r>
            </w:ins>
            <w:ins w:id="1271" w:author="Sahin, Burak" w:date="2017-03-29T18:11:00Z">
              <w:r>
                <w:t>security practices that prevent unauthorized access, modification or generation of KBV data by insiders, alone or with outside coercion</w:t>
              </w:r>
            </w:ins>
          </w:p>
          <w:p w14:paraId="151D9A3E" w14:textId="77777777" w:rsidR="002E1227" w:rsidRDefault="002E1227" w:rsidP="002E1227">
            <w:pPr>
              <w:rPr>
                <w:ins w:id="1272" w:author="Sahin, Burak" w:date="2017-03-29T18:11:00Z"/>
              </w:rPr>
            </w:pPr>
            <w:ins w:id="1273" w:author="Sahin, Burak" w:date="2017-03-29T18:11:00Z">
              <w:r>
                <w:t>Source of KBV data is subject to regulation by a statutory or independent body</w:t>
              </w:r>
            </w:ins>
          </w:p>
          <w:p w14:paraId="75215549" w14:textId="056B4F39" w:rsidR="002E1227" w:rsidRDefault="002E1227">
            <w:pPr>
              <w:keepNext/>
              <w:rPr>
                <w:ins w:id="1274" w:author="Sahin, Burak" w:date="2017-03-29T17:56:00Z"/>
              </w:rPr>
              <w:pPrChange w:id="1275" w:author="Sahin, Burak" w:date="2017-03-29T18:14:00Z">
                <w:pPr/>
              </w:pPrChange>
            </w:pPr>
            <w:ins w:id="1276" w:author="Sahin, Burak" w:date="2017-03-29T18:12:00Z">
              <w:r>
                <w:t>Source of KBV data is reliable and independent from service providing the proofing</w:t>
              </w:r>
            </w:ins>
          </w:p>
        </w:tc>
      </w:tr>
    </w:tbl>
    <w:p w14:paraId="1111C365" w14:textId="426DA97C" w:rsidR="00074A85" w:rsidRDefault="002E1227">
      <w:pPr>
        <w:pStyle w:val="Caption"/>
        <w:jc w:val="center"/>
        <w:rPr>
          <w:ins w:id="1277" w:author="Sahin, Burak" w:date="2017-03-29T17:56:00Z"/>
        </w:rPr>
        <w:pPrChange w:id="1278" w:author="Sahin, Burak" w:date="2017-03-29T18:14:00Z">
          <w:pPr/>
        </w:pPrChange>
      </w:pPr>
      <w:bookmarkStart w:id="1279" w:name="_Ref478574623"/>
      <w:bookmarkStart w:id="1280" w:name="_Ref478574619"/>
      <w:bookmarkStart w:id="1281" w:name="_Toc478731262"/>
      <w:ins w:id="1282" w:author="Sahin, Burak" w:date="2017-03-29T18:14:00Z">
        <w:r>
          <w:t xml:space="preserve">Table </w:t>
        </w:r>
        <w:r>
          <w:fldChar w:fldCharType="begin"/>
        </w:r>
        <w:r>
          <w:instrText xml:space="preserve"> SEQ Table \* ARABIC </w:instrText>
        </w:r>
      </w:ins>
      <w:r>
        <w:fldChar w:fldCharType="separate"/>
      </w:r>
      <w:ins w:id="1283" w:author="Sahin, Burak" w:date="2017-03-31T13:48:00Z">
        <w:r w:rsidR="00513F08">
          <w:rPr>
            <w:noProof/>
          </w:rPr>
          <w:t>4</w:t>
        </w:r>
      </w:ins>
      <w:ins w:id="1284" w:author="Sahin, Burak" w:date="2017-03-29T18:14:00Z">
        <w:r>
          <w:fldChar w:fldCharType="end"/>
        </w:r>
        <w:bookmarkEnd w:id="1279"/>
        <w:r>
          <w:t>: KBV Data Quality</w:t>
        </w:r>
      </w:ins>
      <w:bookmarkEnd w:id="1280"/>
      <w:bookmarkEnd w:id="1281"/>
    </w:p>
    <w:p w14:paraId="0C53FB93" w14:textId="77777777" w:rsidR="008515B5" w:rsidRDefault="001C02E5" w:rsidP="001C02E5">
      <w:pPr>
        <w:rPr>
          <w:ins w:id="1285" w:author="Sahin, Burak" w:date="2017-03-31T14:30:00Z"/>
        </w:rPr>
      </w:pPr>
      <w:ins w:id="1286" w:author="Sahin, Burak" w:date="2017-03-29T17:20:00Z">
        <w:r w:rsidRPr="00CE36E9">
          <w:t>In general the distinction between static and dynamic knowledge-based verification is made based on whether the security questions are stored by the CSP for later access, or generated as applicable to the end user only using specific information, publicly available or otherwise. Static examples such as mother’s maiden name or previous address would not change over time.</w:t>
        </w:r>
      </w:ins>
    </w:p>
    <w:p w14:paraId="20FDFC28" w14:textId="0CE6EE9A" w:rsidR="001C02E5" w:rsidRDefault="001C02E5" w:rsidP="001C02E5">
      <w:pPr>
        <w:rPr>
          <w:ins w:id="1287" w:author="Sahin, Burak" w:date="2017-03-30T09:31:00Z"/>
        </w:rPr>
      </w:pPr>
      <w:ins w:id="1288" w:author="Sahin, Burak" w:date="2017-03-29T17:20:00Z">
        <w:r w:rsidRPr="00CE36E9">
          <w:t>While in a broad sense only dynamic KBV is considered for the purposes of identity proofing, it should be noted that there are risks associated with using publicly available data, as there is with secured data that has the risk of compromise. As a general rule of thumb, data used for KBV needs to be as “secret” as possible.</w:t>
        </w:r>
      </w:ins>
      <w:ins w:id="1289" w:author="Sahin, Burak" w:date="2017-03-31T14:30:00Z">
        <w:r w:rsidR="008515B5" w:rsidRPr="008515B5">
          <w:t xml:space="preserve"> </w:t>
        </w:r>
        <w:r w:rsidR="008515B5">
          <w:t>Micro-deposits and transaction codes as a form of dynamic KBV are known to work efficiently.</w:t>
        </w:r>
      </w:ins>
    </w:p>
    <w:p w14:paraId="35E93726" w14:textId="3A0FEEEA" w:rsidR="00270C10" w:rsidRDefault="00270C10" w:rsidP="00270C10">
      <w:pPr>
        <w:rPr>
          <w:ins w:id="1290" w:author="Sahin, Burak" w:date="2017-03-30T09:31:00Z"/>
        </w:rPr>
      </w:pPr>
      <w:ins w:id="1291" w:author="Sahin, Burak" w:date="2017-03-30T09:31:00Z">
        <w:r>
          <w:lastRenderedPageBreak/>
          <w:t>As a guideline, the following can be adopted by CSP’s to perform KBV</w:t>
        </w:r>
        <w:r w:rsidR="00C3584B">
          <w:t xml:space="preserve"> for resolution or verification.</w:t>
        </w:r>
      </w:ins>
    </w:p>
    <w:p w14:paraId="4EF5873E" w14:textId="2B6E91C0" w:rsidR="00270C10" w:rsidRDefault="00270C10" w:rsidP="00270C10">
      <w:pPr>
        <w:rPr>
          <w:ins w:id="1292" w:author="Sahin, Burak" w:date="2017-03-30T09:31:00Z"/>
        </w:rPr>
      </w:pPr>
      <w:ins w:id="1293" w:author="Sahin, Burak" w:date="2017-03-30T09:31:00Z">
        <w:r>
          <w:t xml:space="preserve">If the CSP allows the applicant to suspend and resume the process the applicant </w:t>
        </w:r>
        <w:r w:rsidR="00BA2D27">
          <w:t xml:space="preserve">should not be able to use this </w:t>
        </w:r>
        <w:r>
          <w:t>feature to gather information relating to the claimed identity.</w:t>
        </w:r>
      </w:ins>
    </w:p>
    <w:p w14:paraId="3C523894" w14:textId="77777777" w:rsidR="00270C10" w:rsidRDefault="00270C10" w:rsidP="00270C10">
      <w:pPr>
        <w:rPr>
          <w:ins w:id="1294" w:author="Sahin, Burak" w:date="2017-03-30T09:31:00Z"/>
        </w:rPr>
      </w:pPr>
      <w:ins w:id="1295" w:author="Sahin, Burak" w:date="2017-03-30T09:31:00Z">
        <w:r>
          <w:t>If the applicant suspends and resumes the process they should either be presented the same questions as before or given new questions which neither have answers that can be deduced from information provided in the previous questions nor reveal answers to previously asked questions.</w:t>
        </w:r>
      </w:ins>
    </w:p>
    <w:p w14:paraId="3951648D" w14:textId="77777777" w:rsidR="00270C10" w:rsidRDefault="00270C10" w:rsidP="00270C10">
      <w:pPr>
        <w:rPr>
          <w:ins w:id="1296" w:author="Sahin, Burak" w:date="2017-03-30T09:31:00Z"/>
        </w:rPr>
      </w:pPr>
      <w:ins w:id="1297" w:author="Sahin, Burak" w:date="2017-03-30T09:31:00Z">
        <w:r>
          <w:t>If the CSP allows the applicant to suspend and resume the process the CSP should not reveal whether the applicant correctly answered any of the previous questions.</w:t>
        </w:r>
      </w:ins>
    </w:p>
    <w:p w14:paraId="028B4673" w14:textId="77777777" w:rsidR="00270C10" w:rsidRDefault="00270C10" w:rsidP="00270C10">
      <w:pPr>
        <w:rPr>
          <w:ins w:id="1298" w:author="Sahin, Burak" w:date="2017-03-30T09:31:00Z"/>
        </w:rPr>
      </w:pPr>
      <w:ins w:id="1299" w:author="Sahin, Burak" w:date="2017-03-30T09:31:00Z">
        <w:r>
          <w:t>The CSP should only allow the applicant to suspend and resume the process twice, totaling a maximum of three attempts. If the CSP presents the same set of questions upon resumption, further questions should be introduced to prevent attackers from using process to extract information and answer previously given questions.</w:t>
        </w:r>
      </w:ins>
    </w:p>
    <w:p w14:paraId="341A595C" w14:textId="104D4A39" w:rsidR="00270C10" w:rsidRDefault="00270C10" w:rsidP="00270C10">
      <w:pPr>
        <w:rPr>
          <w:ins w:id="1300" w:author="Sahin, Burak" w:date="2017-03-30T09:31:00Z"/>
        </w:rPr>
      </w:pPr>
      <w:ins w:id="1301" w:author="Sahin, Burak" w:date="2017-03-30T09:31:00Z">
        <w:r>
          <w:t>If the applicant fails to return or fails to complete KBV upon return, KBV should be deemed failed</w:t>
        </w:r>
      </w:ins>
      <w:ins w:id="1302" w:author="Sahin, Burak" w:date="2017-03-30T14:31:00Z">
        <w:r w:rsidR="00C3584B">
          <w:t>.</w:t>
        </w:r>
      </w:ins>
    </w:p>
    <w:p w14:paraId="3D1558E8" w14:textId="28E4531C" w:rsidR="00C3584B" w:rsidRPr="005C17B2" w:rsidRDefault="00270C10" w:rsidP="001C02E5">
      <w:pPr>
        <w:rPr>
          <w:ins w:id="1303" w:author="Sahin, Burak" w:date="2017-03-30T14:40:00Z"/>
          <w:strike/>
          <w:rPrChange w:id="1304" w:author="Sahin, Burak" w:date="2017-04-10T16:39:00Z">
            <w:rPr>
              <w:ins w:id="1305" w:author="Sahin, Burak" w:date="2017-03-30T14:40:00Z"/>
            </w:rPr>
          </w:rPrChange>
        </w:rPr>
      </w:pPr>
      <w:ins w:id="1306" w:author="Sahin, Burak" w:date="2017-03-30T09:31:00Z">
        <w:r>
          <w:t>T</w:t>
        </w:r>
      </w:ins>
      <w:ins w:id="1307" w:author="Sahin, Burak" w:date="2017-03-30T14:34:00Z">
        <w:r w:rsidR="00C3584B">
          <w:t xml:space="preserve">o </w:t>
        </w:r>
      </w:ins>
      <w:ins w:id="1308" w:author="Sahin, Burak" w:date="2017-03-30T14:35:00Z">
        <w:r w:rsidR="00C3584B" w:rsidRPr="005C17B2">
          <w:rPr>
            <w:strike/>
            <w:rPrChange w:id="1309" w:author="Sahin, Burak" w:date="2017-04-10T16:39:00Z">
              <w:rPr/>
            </w:rPrChange>
          </w:rPr>
          <w:t>develop a formula that</w:t>
        </w:r>
      </w:ins>
      <w:ins w:id="1310" w:author="Sahin, Burak" w:date="2017-03-30T09:31:00Z">
        <w:r w:rsidRPr="005C17B2">
          <w:rPr>
            <w:strike/>
            <w:rPrChange w:id="1311" w:author="Sahin, Burak" w:date="2017-04-10T16:39:00Z">
              <w:rPr/>
            </w:rPrChange>
          </w:rPr>
          <w:t xml:space="preserve"> </w:t>
        </w:r>
      </w:ins>
      <w:ins w:id="1312" w:author="Sahin, Burak" w:date="2017-03-30T14:35:00Z">
        <w:r w:rsidR="00C3584B" w:rsidRPr="005C17B2">
          <w:rPr>
            <w:strike/>
            <w:rPrChange w:id="1313" w:author="Sahin, Burak" w:date="2017-04-10T16:39:00Z">
              <w:rPr/>
            </w:rPrChange>
          </w:rPr>
          <w:t>may</w:t>
        </w:r>
      </w:ins>
      <w:ins w:id="1314" w:author="Sahin, Burak" w:date="2017-03-30T09:31:00Z">
        <w:r w:rsidRPr="005C17B2">
          <w:rPr>
            <w:strike/>
            <w:rPrChange w:id="1315" w:author="Sahin, Burak" w:date="2017-04-10T16:39:00Z">
              <w:rPr/>
            </w:rPrChange>
          </w:rPr>
          <w:t xml:space="preserve"> be used to </w:t>
        </w:r>
        <w:r>
          <w:t>calculate the KBV sc</w:t>
        </w:r>
        <w:r w:rsidR="00C3584B">
          <w:t>ore for the applicant’s answers to a series of questions, let us</w:t>
        </w:r>
        <w:r w:rsidR="00C3584B" w:rsidRPr="005C17B2">
          <w:rPr>
            <w:strike/>
            <w:rPrChange w:id="1316" w:author="Sahin, Burak" w:date="2017-04-10T16:39:00Z">
              <w:rPr/>
            </w:rPrChange>
          </w:rPr>
          <w:t xml:space="preserve"> define question quality as</w:t>
        </w:r>
      </w:ins>
      <w:ins w:id="1317" w:author="Sahin, Burak" w:date="2017-03-30T14:36:00Z">
        <w:r w:rsidR="00C3584B" w:rsidRPr="005C17B2">
          <w:rPr>
            <w:strike/>
            <w:rPrChange w:id="1318" w:author="Sahin, Burak" w:date="2017-04-10T16:39:00Z">
              <w:rPr/>
            </w:rPrChange>
          </w:rPr>
          <w:t xml:space="preserve"> </w:t>
        </w:r>
        <w:r w:rsidR="00C3584B" w:rsidRPr="005C17B2">
          <w:rPr>
            <w:rFonts w:ascii="Cambria Math" w:hAnsi="Cambria Math"/>
            <w:i/>
            <w:strike/>
            <w:rPrChange w:id="1319" w:author="Sahin, Burak" w:date="2017-04-10T16:39:00Z">
              <w:rPr>
                <w:rFonts w:ascii="Cambria Math" w:hAnsi="Cambria Math"/>
                <w:i/>
              </w:rPr>
            </w:rPrChange>
          </w:rPr>
          <w:t>Q = 1</w:t>
        </w:r>
        <w:r w:rsidR="00C3584B" w:rsidRPr="005C17B2">
          <w:rPr>
            <w:strike/>
            <w:rPrChange w:id="1320" w:author="Sahin, Burak" w:date="2017-04-10T16:39:00Z">
              <w:rPr/>
            </w:rPrChange>
          </w:rPr>
          <w:t xml:space="preserve"> is low quality, </w:t>
        </w:r>
        <w:r w:rsidR="00C3584B" w:rsidRPr="005C17B2">
          <w:rPr>
            <w:rFonts w:ascii="Cambria Math" w:hAnsi="Cambria Math"/>
            <w:i/>
            <w:strike/>
            <w:rPrChange w:id="1321" w:author="Sahin, Burak" w:date="2017-04-10T16:39:00Z">
              <w:rPr>
                <w:rFonts w:ascii="Cambria Math" w:hAnsi="Cambria Math"/>
                <w:i/>
              </w:rPr>
            </w:rPrChange>
          </w:rPr>
          <w:t>Q = 2</w:t>
        </w:r>
        <w:r w:rsidR="00C3584B" w:rsidRPr="005C17B2">
          <w:rPr>
            <w:strike/>
            <w:rPrChange w:id="1322" w:author="Sahin, Burak" w:date="2017-04-10T16:39:00Z">
              <w:rPr/>
            </w:rPrChange>
          </w:rPr>
          <w:t xml:space="preserve"> is medium and </w:t>
        </w:r>
        <w:r w:rsidR="00C3584B" w:rsidRPr="005C17B2">
          <w:rPr>
            <w:rFonts w:ascii="Cambria Math" w:hAnsi="Cambria Math"/>
            <w:i/>
            <w:strike/>
            <w:rPrChange w:id="1323" w:author="Sahin, Burak" w:date="2017-04-10T16:39:00Z">
              <w:rPr>
                <w:rFonts w:ascii="Cambria Math" w:hAnsi="Cambria Math"/>
                <w:i/>
              </w:rPr>
            </w:rPrChange>
          </w:rPr>
          <w:t>Q = 3</w:t>
        </w:r>
        <w:r w:rsidR="00C3584B" w:rsidRPr="005C17B2">
          <w:rPr>
            <w:strike/>
            <w:rPrChange w:id="1324" w:author="Sahin, Burak" w:date="2017-04-10T16:39:00Z">
              <w:rPr/>
            </w:rPrChange>
          </w:rPr>
          <w:t xml:space="preserve"> is high.</w:t>
        </w:r>
      </w:ins>
      <w:ins w:id="1325" w:author="Sahin, Burak" w:date="2017-03-30T14:37:00Z">
        <w:r w:rsidR="00C3584B" w:rsidRPr="005C17B2">
          <w:rPr>
            <w:strike/>
            <w:rPrChange w:id="1326" w:author="Sahin, Burak" w:date="2017-04-10T16:39:00Z">
              <w:rPr/>
            </w:rPrChange>
          </w:rPr>
          <w:t xml:space="preserve"> The score for a successful answer to an unprompted question, i.e. a question to which any answer can be given, is:</w:t>
        </w:r>
      </w:ins>
    </w:p>
    <w:p w14:paraId="57EEB562" w14:textId="14889673" w:rsidR="00C3584B" w:rsidRPr="005C17B2" w:rsidRDefault="00B22746" w:rsidP="001C02E5">
      <w:pPr>
        <w:rPr>
          <w:ins w:id="1327" w:author="Sahin, Burak" w:date="2017-03-30T14:39:00Z"/>
          <w:strike/>
          <w:rPrChange w:id="1328" w:author="Sahin, Burak" w:date="2017-04-10T16:39:00Z">
            <w:rPr>
              <w:ins w:id="1329" w:author="Sahin, Burak" w:date="2017-03-30T14:39:00Z"/>
            </w:rPr>
          </w:rPrChange>
        </w:rPr>
      </w:pPr>
      <m:oMathPara>
        <m:oMath>
          <m:sSub>
            <m:sSubPr>
              <m:ctrlPr>
                <w:ins w:id="1330" w:author="Sahin, Burak" w:date="2017-03-30T14:40:00Z">
                  <w:rPr>
                    <w:rFonts w:ascii="Cambria Math" w:hAnsi="Cambria Math"/>
                    <w:i/>
                    <w:strike/>
                  </w:rPr>
                </w:ins>
              </m:ctrlPr>
            </m:sSubPr>
            <m:e>
              <m:r>
                <w:ins w:id="1331" w:author="Sahin, Burak" w:date="2017-03-30T14:40:00Z">
                  <w:rPr>
                    <w:rFonts w:ascii="Cambria Math" w:hAnsi="Cambria Math"/>
                    <w:strike/>
                    <w:rPrChange w:id="1332" w:author="Sahin, Burak" w:date="2017-04-10T16:39:00Z">
                      <w:rPr>
                        <w:rFonts w:ascii="Cambria Math" w:hAnsi="Cambria Math"/>
                      </w:rPr>
                    </w:rPrChange>
                  </w:rPr>
                  <m:t>S</m:t>
                </w:ins>
              </m:r>
            </m:e>
            <m:sub>
              <m:r>
                <w:ins w:id="1333" w:author="Sahin, Burak" w:date="2017-03-30T14:40:00Z">
                  <w:rPr>
                    <w:rFonts w:ascii="Cambria Math" w:hAnsi="Cambria Math"/>
                    <w:strike/>
                    <w:rPrChange w:id="1334" w:author="Sahin, Burak" w:date="2017-04-10T16:39:00Z">
                      <w:rPr>
                        <w:rFonts w:ascii="Cambria Math" w:hAnsi="Cambria Math"/>
                      </w:rPr>
                    </w:rPrChange>
                  </w:rPr>
                  <m:t>success,unprompted</m:t>
                </w:ins>
              </m:r>
            </m:sub>
          </m:sSub>
          <m:r>
            <w:ins w:id="1335" w:author="Sahin, Burak" w:date="2017-03-30T14:40:00Z">
              <w:rPr>
                <w:rFonts w:ascii="Cambria Math" w:hAnsi="Cambria Math"/>
                <w:strike/>
                <w:rPrChange w:id="1336" w:author="Sahin, Burak" w:date="2017-04-10T16:39:00Z">
                  <w:rPr>
                    <w:rFonts w:ascii="Cambria Math" w:hAnsi="Cambria Math"/>
                  </w:rPr>
                </w:rPrChange>
              </w:rPr>
              <m:t>=</m:t>
            </w:ins>
          </m:r>
          <m:r>
            <w:ins w:id="1337" w:author="Sahin, Burak" w:date="2017-03-30T14:41:00Z">
              <w:rPr>
                <w:rFonts w:ascii="Cambria Math" w:hAnsi="Cambria Math"/>
                <w:strike/>
                <w:rPrChange w:id="1338" w:author="Sahin, Burak" w:date="2017-04-10T16:39:00Z">
                  <w:rPr>
                    <w:rFonts w:ascii="Cambria Math" w:hAnsi="Cambria Math"/>
                  </w:rPr>
                </w:rPrChange>
              </w:rPr>
              <m:t>2∙Q</m:t>
            </w:ins>
          </m:r>
        </m:oMath>
      </m:oMathPara>
    </w:p>
    <w:p w14:paraId="6867B3DB" w14:textId="6980561B" w:rsidR="00C3584B" w:rsidRPr="005C17B2" w:rsidRDefault="00C3584B" w:rsidP="001C02E5">
      <w:pPr>
        <w:rPr>
          <w:ins w:id="1339" w:author="Sahin, Burak" w:date="2017-03-30T14:41:00Z"/>
          <w:strike/>
          <w:rPrChange w:id="1340" w:author="Sahin, Burak" w:date="2017-04-10T16:39:00Z">
            <w:rPr>
              <w:ins w:id="1341" w:author="Sahin, Burak" w:date="2017-03-30T14:41:00Z"/>
            </w:rPr>
          </w:rPrChange>
        </w:rPr>
      </w:pPr>
      <w:ins w:id="1342" w:author="Sahin, Burak" w:date="2017-03-30T14:39:00Z">
        <w:r w:rsidRPr="005C17B2">
          <w:rPr>
            <w:strike/>
            <w:rPrChange w:id="1343" w:author="Sahin, Burak" w:date="2017-04-10T16:39:00Z">
              <w:rPr/>
            </w:rPrChange>
          </w:rPr>
          <w:t>The score for an incorrect answer to an unprompted question is:</w:t>
        </w:r>
      </w:ins>
    </w:p>
    <w:p w14:paraId="51B491DE" w14:textId="0CD4C7D8" w:rsidR="00267B5A" w:rsidRPr="005C17B2" w:rsidRDefault="00B22746" w:rsidP="001C02E5">
      <w:pPr>
        <w:rPr>
          <w:ins w:id="1344" w:author="Sahin, Burak" w:date="2017-03-30T14:37:00Z"/>
          <w:strike/>
          <w:rPrChange w:id="1345" w:author="Sahin, Burak" w:date="2017-04-10T16:39:00Z">
            <w:rPr>
              <w:ins w:id="1346" w:author="Sahin, Burak" w:date="2017-03-30T14:37:00Z"/>
            </w:rPr>
          </w:rPrChange>
        </w:rPr>
      </w:pPr>
      <m:oMathPara>
        <m:oMath>
          <m:sSub>
            <m:sSubPr>
              <m:ctrlPr>
                <w:ins w:id="1347" w:author="Sahin, Burak" w:date="2017-03-30T14:41:00Z">
                  <w:rPr>
                    <w:rFonts w:ascii="Cambria Math" w:hAnsi="Cambria Math"/>
                    <w:i/>
                    <w:strike/>
                  </w:rPr>
                </w:ins>
              </m:ctrlPr>
            </m:sSubPr>
            <m:e>
              <m:r>
                <w:ins w:id="1348" w:author="Sahin, Burak" w:date="2017-03-30T14:41:00Z">
                  <w:rPr>
                    <w:rFonts w:ascii="Cambria Math" w:hAnsi="Cambria Math"/>
                    <w:strike/>
                    <w:rPrChange w:id="1349" w:author="Sahin, Burak" w:date="2017-04-10T16:39:00Z">
                      <w:rPr>
                        <w:rFonts w:ascii="Cambria Math" w:hAnsi="Cambria Math"/>
                      </w:rPr>
                    </w:rPrChange>
                  </w:rPr>
                  <m:t>S</m:t>
                </w:ins>
              </m:r>
            </m:e>
            <m:sub>
              <m:r>
                <w:ins w:id="1350" w:author="Sahin, Burak" w:date="2017-03-30T14:44:00Z">
                  <w:rPr>
                    <w:rFonts w:ascii="Cambria Math" w:hAnsi="Cambria Math"/>
                    <w:strike/>
                    <w:rPrChange w:id="1351" w:author="Sahin, Burak" w:date="2017-04-10T16:39:00Z">
                      <w:rPr>
                        <w:rFonts w:ascii="Cambria Math" w:hAnsi="Cambria Math"/>
                      </w:rPr>
                    </w:rPrChange>
                  </w:rPr>
                  <m:t>failure</m:t>
                </w:ins>
              </m:r>
              <m:r>
                <w:ins w:id="1352" w:author="Sahin, Burak" w:date="2017-03-30T14:41:00Z">
                  <w:rPr>
                    <w:rFonts w:ascii="Cambria Math" w:hAnsi="Cambria Math"/>
                    <w:strike/>
                    <w:rPrChange w:id="1353" w:author="Sahin, Burak" w:date="2017-04-10T16:39:00Z">
                      <w:rPr>
                        <w:rFonts w:ascii="Cambria Math" w:hAnsi="Cambria Math"/>
                      </w:rPr>
                    </w:rPrChange>
                  </w:rPr>
                  <m:t>,unprompted</m:t>
                </w:ins>
              </m:r>
            </m:sub>
          </m:sSub>
          <m:r>
            <w:ins w:id="1354" w:author="Sahin, Burak" w:date="2017-03-30T14:41:00Z">
              <w:rPr>
                <w:rFonts w:ascii="Cambria Math" w:hAnsi="Cambria Math"/>
                <w:strike/>
                <w:rPrChange w:id="1355" w:author="Sahin, Burak" w:date="2017-04-10T16:39:00Z">
                  <w:rPr>
                    <w:rFonts w:ascii="Cambria Math" w:hAnsi="Cambria Math"/>
                  </w:rPr>
                </w:rPrChange>
              </w:rPr>
              <m:t>=Q-6</m:t>
            </w:ins>
          </m:r>
        </m:oMath>
      </m:oMathPara>
    </w:p>
    <w:p w14:paraId="2C9820CE" w14:textId="558B9F36" w:rsidR="00C3584B" w:rsidRPr="005C17B2" w:rsidRDefault="00C3584B" w:rsidP="001C02E5">
      <w:pPr>
        <w:rPr>
          <w:ins w:id="1356" w:author="Sahin, Burak" w:date="2017-03-30T14:41:00Z"/>
          <w:strike/>
          <w:rPrChange w:id="1357" w:author="Sahin, Burak" w:date="2017-04-10T16:39:00Z">
            <w:rPr>
              <w:ins w:id="1358" w:author="Sahin, Burak" w:date="2017-03-30T14:41:00Z"/>
            </w:rPr>
          </w:rPrChange>
        </w:rPr>
      </w:pPr>
      <w:ins w:id="1359" w:author="Sahin, Burak" w:date="2017-03-30T14:38:00Z">
        <w:r w:rsidRPr="005C17B2">
          <w:rPr>
            <w:strike/>
            <w:rPrChange w:id="1360" w:author="Sahin, Burak" w:date="2017-04-10T16:39:00Z">
              <w:rPr/>
            </w:rPrChange>
          </w:rPr>
          <w:t>The score, on the other hand, for a</w:t>
        </w:r>
      </w:ins>
      <w:ins w:id="1361" w:author="Sahin, Burak" w:date="2017-03-30T14:39:00Z">
        <w:r w:rsidRPr="005C17B2">
          <w:rPr>
            <w:strike/>
            <w:rPrChange w:id="1362" w:author="Sahin, Burak" w:date="2017-04-10T16:39:00Z">
              <w:rPr/>
            </w:rPrChange>
          </w:rPr>
          <w:t xml:space="preserve"> successful answer to a</w:t>
        </w:r>
      </w:ins>
      <w:ins w:id="1363" w:author="Sahin, Burak" w:date="2017-03-30T14:38:00Z">
        <w:r w:rsidRPr="005C17B2">
          <w:rPr>
            <w:strike/>
            <w:rPrChange w:id="1364" w:author="Sahin, Burak" w:date="2017-04-10T16:39:00Z">
              <w:rPr/>
            </w:rPrChange>
          </w:rPr>
          <w:t xml:space="preserve"> prompted, or multiple-choice, question is:</w:t>
        </w:r>
      </w:ins>
    </w:p>
    <w:p w14:paraId="094D86ED" w14:textId="717C4137" w:rsidR="00267B5A" w:rsidRPr="005C17B2" w:rsidRDefault="00B22746" w:rsidP="001C02E5">
      <w:pPr>
        <w:rPr>
          <w:ins w:id="1365" w:author="Sahin, Burak" w:date="2017-03-30T14:40:00Z"/>
          <w:strike/>
          <w:rPrChange w:id="1366" w:author="Sahin, Burak" w:date="2017-04-10T16:39:00Z">
            <w:rPr>
              <w:ins w:id="1367" w:author="Sahin, Burak" w:date="2017-03-30T14:40:00Z"/>
            </w:rPr>
          </w:rPrChange>
        </w:rPr>
      </w:pPr>
      <m:oMathPara>
        <m:oMath>
          <m:sSub>
            <m:sSubPr>
              <m:ctrlPr>
                <w:ins w:id="1368" w:author="Sahin, Burak" w:date="2017-03-30T14:41:00Z">
                  <w:rPr>
                    <w:rFonts w:ascii="Cambria Math" w:hAnsi="Cambria Math"/>
                    <w:i/>
                    <w:strike/>
                  </w:rPr>
                </w:ins>
              </m:ctrlPr>
            </m:sSubPr>
            <m:e>
              <m:r>
                <w:ins w:id="1369" w:author="Sahin, Burak" w:date="2017-03-30T14:41:00Z">
                  <w:rPr>
                    <w:rFonts w:ascii="Cambria Math" w:hAnsi="Cambria Math"/>
                    <w:strike/>
                    <w:rPrChange w:id="1370" w:author="Sahin, Burak" w:date="2017-04-10T16:39:00Z">
                      <w:rPr>
                        <w:rFonts w:ascii="Cambria Math" w:hAnsi="Cambria Math"/>
                      </w:rPr>
                    </w:rPrChange>
                  </w:rPr>
                  <m:t>S</m:t>
                </w:ins>
              </m:r>
            </m:e>
            <m:sub>
              <m:r>
                <w:ins w:id="1371" w:author="Sahin, Burak" w:date="2017-03-30T14:41:00Z">
                  <w:rPr>
                    <w:rFonts w:ascii="Cambria Math" w:hAnsi="Cambria Math"/>
                    <w:strike/>
                    <w:rPrChange w:id="1372" w:author="Sahin, Burak" w:date="2017-04-10T16:39:00Z">
                      <w:rPr>
                        <w:rFonts w:ascii="Cambria Math" w:hAnsi="Cambria Math"/>
                      </w:rPr>
                    </w:rPrChange>
                  </w:rPr>
                  <m:t>success,prompted</m:t>
                </w:ins>
              </m:r>
            </m:sub>
          </m:sSub>
          <m:r>
            <w:ins w:id="1373" w:author="Sahin, Burak" w:date="2017-03-30T14:41:00Z">
              <w:rPr>
                <w:rFonts w:ascii="Cambria Math" w:hAnsi="Cambria Math"/>
                <w:strike/>
                <w:rPrChange w:id="1374" w:author="Sahin, Burak" w:date="2017-04-10T16:39:00Z">
                  <w:rPr>
                    <w:rFonts w:ascii="Cambria Math" w:hAnsi="Cambria Math"/>
                  </w:rPr>
                </w:rPrChange>
              </w:rPr>
              <m:t>=2∙Q</m:t>
            </w:ins>
          </m:r>
          <m:r>
            <w:ins w:id="1375" w:author="Sahin, Burak" w:date="2017-03-30T14:42:00Z">
              <w:rPr>
                <w:rFonts w:ascii="Cambria Math" w:hAnsi="Cambria Math"/>
                <w:strike/>
                <w:rPrChange w:id="1376" w:author="Sahin, Burak" w:date="2017-04-10T16:39:00Z">
                  <w:rPr>
                    <w:rFonts w:ascii="Cambria Math" w:hAnsi="Cambria Math"/>
                  </w:rPr>
                </w:rPrChange>
              </w:rPr>
              <m:t>-1</m:t>
            </w:ins>
          </m:r>
        </m:oMath>
      </m:oMathPara>
    </w:p>
    <w:p w14:paraId="13D602E2" w14:textId="3505F4BE" w:rsidR="00267B5A" w:rsidRPr="005C17B2" w:rsidRDefault="00C3584B" w:rsidP="001C02E5">
      <w:pPr>
        <w:rPr>
          <w:ins w:id="1377" w:author="Sahin, Burak" w:date="2017-03-30T14:38:00Z"/>
          <w:strike/>
          <w:rPrChange w:id="1378" w:author="Sahin, Burak" w:date="2017-04-10T16:39:00Z">
            <w:rPr>
              <w:ins w:id="1379" w:author="Sahin, Burak" w:date="2017-03-30T14:38:00Z"/>
            </w:rPr>
          </w:rPrChange>
        </w:rPr>
      </w:pPr>
      <w:ins w:id="1380" w:author="Sahin, Burak" w:date="2017-03-30T14:40:00Z">
        <w:r w:rsidRPr="005C17B2">
          <w:rPr>
            <w:strike/>
            <w:rPrChange w:id="1381" w:author="Sahin, Burak" w:date="2017-04-10T16:39:00Z">
              <w:rPr/>
            </w:rPrChange>
          </w:rPr>
          <w:t>The score for an incorrect answer to an unprompted question is:</w:t>
        </w:r>
      </w:ins>
      <m:oMath>
        <m:r>
          <w:ins w:id="1382" w:author="Sahin, Burak" w:date="2017-03-30T14:41:00Z">
            <m:rPr>
              <m:sty m:val="p"/>
            </m:rPr>
            <w:rPr>
              <w:rFonts w:ascii="Cambria Math" w:hAnsi="Cambria Math"/>
              <w:strike/>
              <w:rPrChange w:id="1383" w:author="Sahin, Burak" w:date="2017-04-10T16:39:00Z">
                <w:rPr>
                  <w:rFonts w:ascii="Cambria Math" w:hAnsi="Cambria Math"/>
                </w:rPr>
              </w:rPrChange>
            </w:rPr>
            <w:br/>
          </w:ins>
        </m:r>
      </m:oMath>
      <m:oMathPara>
        <m:oMath>
          <m:sSub>
            <m:sSubPr>
              <m:ctrlPr>
                <w:ins w:id="1384" w:author="Sahin, Burak" w:date="2017-03-30T14:41:00Z">
                  <w:rPr>
                    <w:rFonts w:ascii="Cambria Math" w:hAnsi="Cambria Math"/>
                    <w:i/>
                    <w:strike/>
                  </w:rPr>
                </w:ins>
              </m:ctrlPr>
            </m:sSubPr>
            <m:e>
              <m:r>
                <w:ins w:id="1385" w:author="Sahin, Burak" w:date="2017-03-30T14:41:00Z">
                  <w:rPr>
                    <w:rFonts w:ascii="Cambria Math" w:hAnsi="Cambria Math"/>
                    <w:strike/>
                    <w:rPrChange w:id="1386" w:author="Sahin, Burak" w:date="2017-04-10T16:39:00Z">
                      <w:rPr>
                        <w:rFonts w:ascii="Cambria Math" w:hAnsi="Cambria Math"/>
                      </w:rPr>
                    </w:rPrChange>
                  </w:rPr>
                  <m:t>S</m:t>
                </w:ins>
              </m:r>
            </m:e>
            <m:sub>
              <m:r>
                <w:ins w:id="1387" w:author="Sahin, Burak" w:date="2017-03-30T14:44:00Z">
                  <w:rPr>
                    <w:rFonts w:ascii="Cambria Math" w:hAnsi="Cambria Math"/>
                    <w:strike/>
                    <w:rPrChange w:id="1388" w:author="Sahin, Burak" w:date="2017-04-10T16:39:00Z">
                      <w:rPr>
                        <w:rFonts w:ascii="Cambria Math" w:hAnsi="Cambria Math"/>
                      </w:rPr>
                    </w:rPrChange>
                  </w:rPr>
                  <m:t>failure</m:t>
                </w:ins>
              </m:r>
              <m:r>
                <w:ins w:id="1389" w:author="Sahin, Burak" w:date="2017-03-30T14:41:00Z">
                  <w:rPr>
                    <w:rFonts w:ascii="Cambria Math" w:hAnsi="Cambria Math"/>
                    <w:strike/>
                    <w:rPrChange w:id="1390" w:author="Sahin, Burak" w:date="2017-04-10T16:39:00Z">
                      <w:rPr>
                        <w:rFonts w:ascii="Cambria Math" w:hAnsi="Cambria Math"/>
                      </w:rPr>
                    </w:rPrChange>
                  </w:rPr>
                  <m:t>,prompted</m:t>
                </w:ins>
              </m:r>
            </m:sub>
          </m:sSub>
          <m:r>
            <w:ins w:id="1391" w:author="Sahin, Burak" w:date="2017-03-30T14:41:00Z">
              <w:rPr>
                <w:rFonts w:ascii="Cambria Math" w:hAnsi="Cambria Math"/>
                <w:strike/>
                <w:rPrChange w:id="1392" w:author="Sahin, Burak" w:date="2017-04-10T16:39:00Z">
                  <w:rPr>
                    <w:rFonts w:ascii="Cambria Math" w:hAnsi="Cambria Math"/>
                  </w:rPr>
                </w:rPrChange>
              </w:rPr>
              <m:t>=Q</m:t>
            </w:ins>
          </m:r>
          <m:r>
            <w:ins w:id="1393" w:author="Sahin, Burak" w:date="2017-03-30T14:42:00Z">
              <w:rPr>
                <w:rFonts w:ascii="Cambria Math" w:hAnsi="Cambria Math"/>
                <w:strike/>
                <w:rPrChange w:id="1394" w:author="Sahin, Burak" w:date="2017-04-10T16:39:00Z">
                  <w:rPr>
                    <w:rFonts w:ascii="Cambria Math" w:hAnsi="Cambria Math"/>
                  </w:rPr>
                </w:rPrChange>
              </w:rPr>
              <m:t>-7</m:t>
            </w:ins>
          </m:r>
        </m:oMath>
      </m:oMathPara>
    </w:p>
    <w:p w14:paraId="7DC5087C" w14:textId="52D93B08" w:rsidR="00267B5A" w:rsidRDefault="00267B5A" w:rsidP="001C02E5">
      <w:pPr>
        <w:rPr>
          <w:ins w:id="1395" w:author="Sahin, Burak" w:date="2017-03-30T14:49:00Z"/>
        </w:rPr>
      </w:pPr>
      <w:ins w:id="1396" w:author="Sahin, Burak" w:date="2017-03-30T14:45:00Z">
        <w:r w:rsidRPr="005C17B2">
          <w:rPr>
            <w:strike/>
            <w:rPrChange w:id="1397" w:author="Sahin, Burak" w:date="2017-04-10T16:39:00Z">
              <w:rPr/>
            </w:rPrChange>
          </w:rPr>
          <w:t>This results in</w:t>
        </w:r>
        <w:r>
          <w:t xml:space="preserve"> </w:t>
        </w:r>
      </w:ins>
      <w:ins w:id="1398" w:author="Sahin, Burak" w:date="2017-04-10T16:39:00Z">
        <w:r w:rsidR="005C17B2">
          <w:t xml:space="preserve">use </w:t>
        </w:r>
      </w:ins>
      <w:ins w:id="1399" w:author="Sahin, Burak" w:date="2017-03-30T14:45:00Z">
        <w:r>
          <w:t xml:space="preserve">the scoring table shown in </w:t>
        </w:r>
      </w:ins>
      <w:ins w:id="1400" w:author="Sahin, Burak" w:date="2017-03-30T14:57:00Z">
        <w:r w:rsidR="001B2AF0">
          <w:fldChar w:fldCharType="begin"/>
        </w:r>
        <w:r w:rsidR="001B2AF0">
          <w:instrText xml:space="preserve"> REF _Ref478649198 \h </w:instrText>
        </w:r>
      </w:ins>
      <w:r w:rsidR="001B2AF0">
        <w:fldChar w:fldCharType="separate"/>
      </w:r>
      <w:ins w:id="1401" w:author="Sahin, Burak" w:date="2017-03-30T14:57:00Z">
        <w:r w:rsidR="001B2AF0">
          <w:t xml:space="preserve">Table </w:t>
        </w:r>
        <w:r w:rsidR="001B2AF0">
          <w:rPr>
            <w:noProof/>
          </w:rPr>
          <w:t>5</w:t>
        </w:r>
        <w:r w:rsidR="001B2AF0">
          <w:fldChar w:fldCharType="end"/>
        </w:r>
      </w:ins>
      <w:ins w:id="1402" w:author="Sahin, Burak" w:date="2017-03-30T14:45:00Z">
        <w:r>
          <w:t xml:space="preserve">. </w:t>
        </w:r>
      </w:ins>
    </w:p>
    <w:tbl>
      <w:tblPr>
        <w:tblStyle w:val="GridTable41"/>
        <w:tblW w:w="0" w:type="auto"/>
        <w:jc w:val="center"/>
        <w:tblLook w:val="04A0" w:firstRow="1" w:lastRow="0" w:firstColumn="1" w:lastColumn="0" w:noHBand="0" w:noVBand="1"/>
        <w:tblPrChange w:id="1403" w:author="Sahin, Burak" w:date="2017-03-30T14:56:00Z">
          <w:tblPr>
            <w:tblStyle w:val="GridTable41"/>
            <w:tblW w:w="0" w:type="auto"/>
            <w:tblLook w:val="04A0" w:firstRow="1" w:lastRow="0" w:firstColumn="1" w:lastColumn="0" w:noHBand="0" w:noVBand="1"/>
          </w:tblPr>
        </w:tblPrChange>
      </w:tblPr>
      <w:tblGrid>
        <w:gridCol w:w="1306"/>
        <w:gridCol w:w="901"/>
        <w:gridCol w:w="826"/>
        <w:gridCol w:w="901"/>
        <w:gridCol w:w="826"/>
        <w:tblGridChange w:id="1404">
          <w:tblGrid>
            <w:gridCol w:w="1870"/>
            <w:gridCol w:w="1870"/>
            <w:gridCol w:w="1870"/>
            <w:gridCol w:w="1870"/>
            <w:gridCol w:w="1870"/>
          </w:tblGrid>
        </w:tblGridChange>
      </w:tblGrid>
      <w:tr w:rsidR="00267B5A" w14:paraId="2A81DE62" w14:textId="77777777" w:rsidTr="001B2AF0">
        <w:trPr>
          <w:cnfStyle w:val="100000000000" w:firstRow="1" w:lastRow="0" w:firstColumn="0" w:lastColumn="0" w:oddVBand="0" w:evenVBand="0" w:oddHBand="0" w:evenHBand="0" w:firstRowFirstColumn="0" w:firstRowLastColumn="0" w:lastRowFirstColumn="0" w:lastRowLastColumn="0"/>
          <w:jc w:val="center"/>
          <w:ins w:id="1405" w:author="Sahin, Burak" w:date="2017-03-30T14:49:00Z"/>
        </w:trPr>
        <w:tc>
          <w:tcPr>
            <w:cnfStyle w:val="001000000000" w:firstRow="0" w:lastRow="0" w:firstColumn="1" w:lastColumn="0" w:oddVBand="0" w:evenVBand="0" w:oddHBand="0" w:evenHBand="0" w:firstRowFirstColumn="0" w:firstRowLastColumn="0" w:lastRowFirstColumn="0" w:lastRowLastColumn="0"/>
            <w:tcW w:w="0" w:type="auto"/>
            <w:vMerge w:val="restart"/>
            <w:tcPrChange w:id="1406" w:author="Sahin, Burak" w:date="2017-03-30T14:56:00Z">
              <w:tcPr>
                <w:tcW w:w="1870" w:type="dxa"/>
                <w:vMerge w:val="restart"/>
              </w:tcPr>
            </w:tcPrChange>
          </w:tcPr>
          <w:p w14:paraId="23BFD01A" w14:textId="7B6C4023" w:rsidR="00267B5A" w:rsidRDefault="00267B5A" w:rsidP="001C02E5">
            <w:pPr>
              <w:cnfStyle w:val="101000000000" w:firstRow="1" w:lastRow="0" w:firstColumn="1" w:lastColumn="0" w:oddVBand="0" w:evenVBand="0" w:oddHBand="0" w:evenHBand="0" w:firstRowFirstColumn="0" w:firstRowLastColumn="0" w:lastRowFirstColumn="0" w:lastRowLastColumn="0"/>
              <w:rPr>
                <w:ins w:id="1407" w:author="Sahin, Burak" w:date="2017-03-30T14:49:00Z"/>
              </w:rPr>
            </w:pPr>
            <w:ins w:id="1408" w:author="Sahin, Burak" w:date="2017-03-30T14:49:00Z">
              <w:r>
                <w:t>KBV Quality</w:t>
              </w:r>
            </w:ins>
          </w:p>
        </w:tc>
        <w:tc>
          <w:tcPr>
            <w:tcW w:w="0" w:type="auto"/>
            <w:gridSpan w:val="2"/>
            <w:tcPrChange w:id="1409" w:author="Sahin, Burak" w:date="2017-03-30T14:56:00Z">
              <w:tcPr>
                <w:tcW w:w="3740" w:type="dxa"/>
                <w:gridSpan w:val="2"/>
              </w:tcPr>
            </w:tcPrChange>
          </w:tcPr>
          <w:p w14:paraId="49B76BF2" w14:textId="1186F362" w:rsidR="00267B5A" w:rsidRDefault="00267B5A">
            <w:pPr>
              <w:jc w:val="center"/>
              <w:cnfStyle w:val="100000000000" w:firstRow="1" w:lastRow="0" w:firstColumn="0" w:lastColumn="0" w:oddVBand="0" w:evenVBand="0" w:oddHBand="0" w:evenHBand="0" w:firstRowFirstColumn="0" w:firstRowLastColumn="0" w:lastRowFirstColumn="0" w:lastRowLastColumn="0"/>
              <w:rPr>
                <w:ins w:id="1410" w:author="Sahin, Burak" w:date="2017-03-30T14:49:00Z"/>
              </w:rPr>
              <w:pPrChange w:id="1411" w:author="Sahin, Burak" w:date="2017-03-30T14:50:00Z">
                <w:pPr>
                  <w:cnfStyle w:val="100000000000" w:firstRow="1" w:lastRow="0" w:firstColumn="0" w:lastColumn="0" w:oddVBand="0" w:evenVBand="0" w:oddHBand="0" w:evenHBand="0" w:firstRowFirstColumn="0" w:firstRowLastColumn="0" w:lastRowFirstColumn="0" w:lastRowLastColumn="0"/>
                </w:pPr>
              </w:pPrChange>
            </w:pPr>
            <w:ins w:id="1412" w:author="Sahin, Burak" w:date="2017-03-30T14:50:00Z">
              <w:r>
                <w:t>Unprompted</w:t>
              </w:r>
            </w:ins>
          </w:p>
        </w:tc>
        <w:tc>
          <w:tcPr>
            <w:tcW w:w="0" w:type="auto"/>
            <w:gridSpan w:val="2"/>
            <w:tcPrChange w:id="1413" w:author="Sahin, Burak" w:date="2017-03-30T14:56:00Z">
              <w:tcPr>
                <w:tcW w:w="3740" w:type="dxa"/>
                <w:gridSpan w:val="2"/>
              </w:tcPr>
            </w:tcPrChange>
          </w:tcPr>
          <w:p w14:paraId="64AF0C90" w14:textId="0133A895" w:rsidR="00267B5A" w:rsidRDefault="00267B5A">
            <w:pPr>
              <w:jc w:val="center"/>
              <w:cnfStyle w:val="100000000000" w:firstRow="1" w:lastRow="0" w:firstColumn="0" w:lastColumn="0" w:oddVBand="0" w:evenVBand="0" w:oddHBand="0" w:evenHBand="0" w:firstRowFirstColumn="0" w:firstRowLastColumn="0" w:lastRowFirstColumn="0" w:lastRowLastColumn="0"/>
              <w:rPr>
                <w:ins w:id="1414" w:author="Sahin, Burak" w:date="2017-03-30T14:49:00Z"/>
              </w:rPr>
              <w:pPrChange w:id="1415" w:author="Sahin, Burak" w:date="2017-03-30T14:50:00Z">
                <w:pPr>
                  <w:cnfStyle w:val="100000000000" w:firstRow="1" w:lastRow="0" w:firstColumn="0" w:lastColumn="0" w:oddVBand="0" w:evenVBand="0" w:oddHBand="0" w:evenHBand="0" w:firstRowFirstColumn="0" w:firstRowLastColumn="0" w:lastRowFirstColumn="0" w:lastRowLastColumn="0"/>
                </w:pPr>
              </w:pPrChange>
            </w:pPr>
            <w:ins w:id="1416" w:author="Sahin, Burak" w:date="2017-03-30T14:50:00Z">
              <w:r>
                <w:t>Prompted</w:t>
              </w:r>
            </w:ins>
          </w:p>
        </w:tc>
      </w:tr>
      <w:tr w:rsidR="00267B5A" w14:paraId="0D74D36A" w14:textId="77777777" w:rsidTr="001B2AF0">
        <w:trPr>
          <w:cnfStyle w:val="000000100000" w:firstRow="0" w:lastRow="0" w:firstColumn="0" w:lastColumn="0" w:oddVBand="0" w:evenVBand="0" w:oddHBand="1" w:evenHBand="0" w:firstRowFirstColumn="0" w:firstRowLastColumn="0" w:lastRowFirstColumn="0" w:lastRowLastColumn="0"/>
          <w:jc w:val="center"/>
          <w:ins w:id="1417" w:author="Sahin, Burak" w:date="2017-03-30T14:49:00Z"/>
        </w:trPr>
        <w:tc>
          <w:tcPr>
            <w:cnfStyle w:val="001000000000" w:firstRow="0" w:lastRow="0" w:firstColumn="1" w:lastColumn="0" w:oddVBand="0" w:evenVBand="0" w:oddHBand="0" w:evenHBand="0" w:firstRowFirstColumn="0" w:firstRowLastColumn="0" w:lastRowFirstColumn="0" w:lastRowLastColumn="0"/>
            <w:tcW w:w="0" w:type="auto"/>
            <w:vMerge/>
            <w:tcPrChange w:id="1418" w:author="Sahin, Burak" w:date="2017-03-30T14:56:00Z">
              <w:tcPr>
                <w:tcW w:w="1870" w:type="dxa"/>
                <w:vMerge/>
              </w:tcPr>
            </w:tcPrChange>
          </w:tcPr>
          <w:p w14:paraId="533D28EC" w14:textId="77777777" w:rsidR="00267B5A" w:rsidRDefault="00267B5A" w:rsidP="001C02E5">
            <w:pPr>
              <w:cnfStyle w:val="001000100000" w:firstRow="0" w:lastRow="0" w:firstColumn="1" w:lastColumn="0" w:oddVBand="0" w:evenVBand="0" w:oddHBand="1" w:evenHBand="0" w:firstRowFirstColumn="0" w:firstRowLastColumn="0" w:lastRowFirstColumn="0" w:lastRowLastColumn="0"/>
              <w:rPr>
                <w:ins w:id="1419" w:author="Sahin, Burak" w:date="2017-03-30T14:49:00Z"/>
              </w:rPr>
            </w:pPr>
          </w:p>
        </w:tc>
        <w:tc>
          <w:tcPr>
            <w:tcW w:w="0" w:type="auto"/>
            <w:tcPrChange w:id="1420" w:author="Sahin, Burak" w:date="2017-03-30T14:56:00Z">
              <w:tcPr>
                <w:tcW w:w="1870" w:type="dxa"/>
              </w:tcPr>
            </w:tcPrChange>
          </w:tcPr>
          <w:p w14:paraId="6C57BEF9" w14:textId="3B90820B" w:rsidR="00267B5A" w:rsidRDefault="00267B5A">
            <w:pPr>
              <w:jc w:val="center"/>
              <w:cnfStyle w:val="000000100000" w:firstRow="0" w:lastRow="0" w:firstColumn="0" w:lastColumn="0" w:oddVBand="0" w:evenVBand="0" w:oddHBand="1" w:evenHBand="0" w:firstRowFirstColumn="0" w:firstRowLastColumn="0" w:lastRowFirstColumn="0" w:lastRowLastColumn="0"/>
              <w:rPr>
                <w:ins w:id="1421" w:author="Sahin, Burak" w:date="2017-03-30T14:49:00Z"/>
              </w:rPr>
              <w:pPrChange w:id="1422" w:author="Sahin, Burak" w:date="2017-03-30T14:51:00Z">
                <w:pPr>
                  <w:cnfStyle w:val="000000100000" w:firstRow="0" w:lastRow="0" w:firstColumn="0" w:lastColumn="0" w:oddVBand="0" w:evenVBand="0" w:oddHBand="1" w:evenHBand="0" w:firstRowFirstColumn="0" w:firstRowLastColumn="0" w:lastRowFirstColumn="0" w:lastRowLastColumn="0"/>
                </w:pPr>
              </w:pPrChange>
            </w:pPr>
            <w:ins w:id="1423" w:author="Sahin, Burak" w:date="2017-03-30T14:50:00Z">
              <w:r>
                <w:t>Success</w:t>
              </w:r>
            </w:ins>
          </w:p>
        </w:tc>
        <w:tc>
          <w:tcPr>
            <w:tcW w:w="0" w:type="auto"/>
            <w:tcPrChange w:id="1424" w:author="Sahin, Burak" w:date="2017-03-30T14:56:00Z">
              <w:tcPr>
                <w:tcW w:w="1870" w:type="dxa"/>
              </w:tcPr>
            </w:tcPrChange>
          </w:tcPr>
          <w:p w14:paraId="7D463D1B" w14:textId="31D9A3CF" w:rsidR="00267B5A" w:rsidRDefault="00267B5A">
            <w:pPr>
              <w:jc w:val="center"/>
              <w:cnfStyle w:val="000000100000" w:firstRow="0" w:lastRow="0" w:firstColumn="0" w:lastColumn="0" w:oddVBand="0" w:evenVBand="0" w:oddHBand="1" w:evenHBand="0" w:firstRowFirstColumn="0" w:firstRowLastColumn="0" w:lastRowFirstColumn="0" w:lastRowLastColumn="0"/>
              <w:rPr>
                <w:ins w:id="1425" w:author="Sahin, Burak" w:date="2017-03-30T14:49:00Z"/>
              </w:rPr>
              <w:pPrChange w:id="1426" w:author="Sahin, Burak" w:date="2017-03-30T14:51:00Z">
                <w:pPr>
                  <w:cnfStyle w:val="000000100000" w:firstRow="0" w:lastRow="0" w:firstColumn="0" w:lastColumn="0" w:oddVBand="0" w:evenVBand="0" w:oddHBand="1" w:evenHBand="0" w:firstRowFirstColumn="0" w:firstRowLastColumn="0" w:lastRowFirstColumn="0" w:lastRowLastColumn="0"/>
                </w:pPr>
              </w:pPrChange>
            </w:pPr>
            <w:ins w:id="1427" w:author="Sahin, Burak" w:date="2017-03-30T14:50:00Z">
              <w:r>
                <w:t>Failure</w:t>
              </w:r>
            </w:ins>
          </w:p>
        </w:tc>
        <w:tc>
          <w:tcPr>
            <w:tcW w:w="0" w:type="auto"/>
            <w:tcPrChange w:id="1428" w:author="Sahin, Burak" w:date="2017-03-30T14:56:00Z">
              <w:tcPr>
                <w:tcW w:w="1870" w:type="dxa"/>
              </w:tcPr>
            </w:tcPrChange>
          </w:tcPr>
          <w:p w14:paraId="0AA32F52" w14:textId="056DFE71" w:rsidR="00267B5A" w:rsidRDefault="00267B5A">
            <w:pPr>
              <w:jc w:val="center"/>
              <w:cnfStyle w:val="000000100000" w:firstRow="0" w:lastRow="0" w:firstColumn="0" w:lastColumn="0" w:oddVBand="0" w:evenVBand="0" w:oddHBand="1" w:evenHBand="0" w:firstRowFirstColumn="0" w:firstRowLastColumn="0" w:lastRowFirstColumn="0" w:lastRowLastColumn="0"/>
              <w:rPr>
                <w:ins w:id="1429" w:author="Sahin, Burak" w:date="2017-03-30T14:49:00Z"/>
              </w:rPr>
              <w:pPrChange w:id="1430" w:author="Sahin, Burak" w:date="2017-03-30T14:51:00Z">
                <w:pPr>
                  <w:cnfStyle w:val="000000100000" w:firstRow="0" w:lastRow="0" w:firstColumn="0" w:lastColumn="0" w:oddVBand="0" w:evenVBand="0" w:oddHBand="1" w:evenHBand="0" w:firstRowFirstColumn="0" w:firstRowLastColumn="0" w:lastRowFirstColumn="0" w:lastRowLastColumn="0"/>
                </w:pPr>
              </w:pPrChange>
            </w:pPr>
            <w:ins w:id="1431" w:author="Sahin, Burak" w:date="2017-03-30T14:50:00Z">
              <w:r>
                <w:t>Success</w:t>
              </w:r>
            </w:ins>
          </w:p>
        </w:tc>
        <w:tc>
          <w:tcPr>
            <w:tcW w:w="0" w:type="auto"/>
            <w:tcPrChange w:id="1432" w:author="Sahin, Burak" w:date="2017-03-30T14:56:00Z">
              <w:tcPr>
                <w:tcW w:w="1870" w:type="dxa"/>
              </w:tcPr>
            </w:tcPrChange>
          </w:tcPr>
          <w:p w14:paraId="315B0FAB" w14:textId="67C6D80A" w:rsidR="00267B5A" w:rsidRDefault="00267B5A">
            <w:pPr>
              <w:jc w:val="center"/>
              <w:cnfStyle w:val="000000100000" w:firstRow="0" w:lastRow="0" w:firstColumn="0" w:lastColumn="0" w:oddVBand="0" w:evenVBand="0" w:oddHBand="1" w:evenHBand="0" w:firstRowFirstColumn="0" w:firstRowLastColumn="0" w:lastRowFirstColumn="0" w:lastRowLastColumn="0"/>
              <w:rPr>
                <w:ins w:id="1433" w:author="Sahin, Burak" w:date="2017-03-30T14:49:00Z"/>
              </w:rPr>
              <w:pPrChange w:id="1434" w:author="Sahin, Burak" w:date="2017-03-30T14:51:00Z">
                <w:pPr>
                  <w:cnfStyle w:val="000000100000" w:firstRow="0" w:lastRow="0" w:firstColumn="0" w:lastColumn="0" w:oddVBand="0" w:evenVBand="0" w:oddHBand="1" w:evenHBand="0" w:firstRowFirstColumn="0" w:firstRowLastColumn="0" w:lastRowFirstColumn="0" w:lastRowLastColumn="0"/>
                </w:pPr>
              </w:pPrChange>
            </w:pPr>
            <w:ins w:id="1435" w:author="Sahin, Burak" w:date="2017-03-30T14:51:00Z">
              <w:r>
                <w:t>Failure</w:t>
              </w:r>
            </w:ins>
          </w:p>
        </w:tc>
      </w:tr>
      <w:tr w:rsidR="00267B5A" w14:paraId="29831D32" w14:textId="77777777" w:rsidTr="001B2AF0">
        <w:trPr>
          <w:jc w:val="center"/>
          <w:ins w:id="1436" w:author="Sahin, Burak" w:date="2017-03-30T14:50:00Z"/>
        </w:trPr>
        <w:tc>
          <w:tcPr>
            <w:cnfStyle w:val="001000000000" w:firstRow="0" w:lastRow="0" w:firstColumn="1" w:lastColumn="0" w:oddVBand="0" w:evenVBand="0" w:oddHBand="0" w:evenHBand="0" w:firstRowFirstColumn="0" w:firstRowLastColumn="0" w:lastRowFirstColumn="0" w:lastRowLastColumn="0"/>
            <w:tcW w:w="0" w:type="auto"/>
            <w:tcPrChange w:id="1437" w:author="Sahin, Burak" w:date="2017-03-30T14:56:00Z">
              <w:tcPr>
                <w:tcW w:w="1870" w:type="dxa"/>
              </w:tcPr>
            </w:tcPrChange>
          </w:tcPr>
          <w:p w14:paraId="2EDB053D" w14:textId="525AF12A" w:rsidR="00267B5A" w:rsidRDefault="00267B5A" w:rsidP="001C02E5">
            <w:pPr>
              <w:rPr>
                <w:ins w:id="1438" w:author="Sahin, Burak" w:date="2017-03-30T14:50:00Z"/>
              </w:rPr>
            </w:pPr>
            <w:ins w:id="1439" w:author="Sahin, Burak" w:date="2017-03-30T14:51:00Z">
              <w:r>
                <w:t>Low</w:t>
              </w:r>
            </w:ins>
          </w:p>
        </w:tc>
        <w:tc>
          <w:tcPr>
            <w:tcW w:w="0" w:type="auto"/>
            <w:tcPrChange w:id="1440" w:author="Sahin, Burak" w:date="2017-03-30T14:56:00Z">
              <w:tcPr>
                <w:tcW w:w="1870" w:type="dxa"/>
              </w:tcPr>
            </w:tcPrChange>
          </w:tcPr>
          <w:p w14:paraId="2364CB41" w14:textId="2B6D60BC" w:rsidR="00267B5A" w:rsidRDefault="00267B5A">
            <w:pPr>
              <w:jc w:val="right"/>
              <w:cnfStyle w:val="000000000000" w:firstRow="0" w:lastRow="0" w:firstColumn="0" w:lastColumn="0" w:oddVBand="0" w:evenVBand="0" w:oddHBand="0" w:evenHBand="0" w:firstRowFirstColumn="0" w:firstRowLastColumn="0" w:lastRowFirstColumn="0" w:lastRowLastColumn="0"/>
              <w:rPr>
                <w:ins w:id="1441" w:author="Sahin, Burak" w:date="2017-03-30T14:50:00Z"/>
              </w:rPr>
              <w:pPrChange w:id="1442" w:author="Sahin, Burak" w:date="2017-03-30T14:56:00Z">
                <w:pPr>
                  <w:cnfStyle w:val="000000000000" w:firstRow="0" w:lastRow="0" w:firstColumn="0" w:lastColumn="0" w:oddVBand="0" w:evenVBand="0" w:oddHBand="0" w:evenHBand="0" w:firstRowFirstColumn="0" w:firstRowLastColumn="0" w:lastRowFirstColumn="0" w:lastRowLastColumn="0"/>
                </w:pPr>
              </w:pPrChange>
            </w:pPr>
            <w:ins w:id="1443" w:author="Sahin, Burak" w:date="2017-03-30T14:51:00Z">
              <w:r>
                <w:t>2</w:t>
              </w:r>
            </w:ins>
          </w:p>
        </w:tc>
        <w:tc>
          <w:tcPr>
            <w:tcW w:w="0" w:type="auto"/>
            <w:tcPrChange w:id="1444" w:author="Sahin, Burak" w:date="2017-03-30T14:56:00Z">
              <w:tcPr>
                <w:tcW w:w="1870" w:type="dxa"/>
              </w:tcPr>
            </w:tcPrChange>
          </w:tcPr>
          <w:p w14:paraId="6CD64B23" w14:textId="200A4E66" w:rsidR="00267B5A" w:rsidRDefault="00267B5A">
            <w:pPr>
              <w:jc w:val="right"/>
              <w:cnfStyle w:val="000000000000" w:firstRow="0" w:lastRow="0" w:firstColumn="0" w:lastColumn="0" w:oddVBand="0" w:evenVBand="0" w:oddHBand="0" w:evenHBand="0" w:firstRowFirstColumn="0" w:firstRowLastColumn="0" w:lastRowFirstColumn="0" w:lastRowLastColumn="0"/>
              <w:rPr>
                <w:ins w:id="1445" w:author="Sahin, Burak" w:date="2017-03-30T14:50:00Z"/>
              </w:rPr>
              <w:pPrChange w:id="1446" w:author="Sahin, Burak" w:date="2017-03-30T14:56:00Z">
                <w:pPr>
                  <w:cnfStyle w:val="000000000000" w:firstRow="0" w:lastRow="0" w:firstColumn="0" w:lastColumn="0" w:oddVBand="0" w:evenVBand="0" w:oddHBand="0" w:evenHBand="0" w:firstRowFirstColumn="0" w:firstRowLastColumn="0" w:lastRowFirstColumn="0" w:lastRowLastColumn="0"/>
                </w:pPr>
              </w:pPrChange>
            </w:pPr>
            <w:ins w:id="1447" w:author="Sahin, Burak" w:date="2017-03-30T14:51:00Z">
              <w:r>
                <w:t>-5</w:t>
              </w:r>
            </w:ins>
          </w:p>
        </w:tc>
        <w:tc>
          <w:tcPr>
            <w:tcW w:w="0" w:type="auto"/>
            <w:tcPrChange w:id="1448" w:author="Sahin, Burak" w:date="2017-03-30T14:56:00Z">
              <w:tcPr>
                <w:tcW w:w="1870" w:type="dxa"/>
              </w:tcPr>
            </w:tcPrChange>
          </w:tcPr>
          <w:p w14:paraId="740D6556" w14:textId="1CF851DC" w:rsidR="00267B5A" w:rsidRDefault="00267B5A">
            <w:pPr>
              <w:jc w:val="right"/>
              <w:cnfStyle w:val="000000000000" w:firstRow="0" w:lastRow="0" w:firstColumn="0" w:lastColumn="0" w:oddVBand="0" w:evenVBand="0" w:oddHBand="0" w:evenHBand="0" w:firstRowFirstColumn="0" w:firstRowLastColumn="0" w:lastRowFirstColumn="0" w:lastRowLastColumn="0"/>
              <w:rPr>
                <w:ins w:id="1449" w:author="Sahin, Burak" w:date="2017-03-30T14:50:00Z"/>
              </w:rPr>
              <w:pPrChange w:id="1450" w:author="Sahin, Burak" w:date="2017-03-30T14:56:00Z">
                <w:pPr>
                  <w:cnfStyle w:val="000000000000" w:firstRow="0" w:lastRow="0" w:firstColumn="0" w:lastColumn="0" w:oddVBand="0" w:evenVBand="0" w:oddHBand="0" w:evenHBand="0" w:firstRowFirstColumn="0" w:firstRowLastColumn="0" w:lastRowFirstColumn="0" w:lastRowLastColumn="0"/>
                </w:pPr>
              </w:pPrChange>
            </w:pPr>
            <w:ins w:id="1451" w:author="Sahin, Burak" w:date="2017-03-30T14:51:00Z">
              <w:r>
                <w:t>1</w:t>
              </w:r>
            </w:ins>
          </w:p>
        </w:tc>
        <w:tc>
          <w:tcPr>
            <w:tcW w:w="0" w:type="auto"/>
            <w:tcPrChange w:id="1452" w:author="Sahin, Burak" w:date="2017-03-30T14:56:00Z">
              <w:tcPr>
                <w:tcW w:w="1870" w:type="dxa"/>
              </w:tcPr>
            </w:tcPrChange>
          </w:tcPr>
          <w:p w14:paraId="40F59C89" w14:textId="27F15EEF" w:rsidR="00267B5A" w:rsidRDefault="00267B5A">
            <w:pPr>
              <w:jc w:val="right"/>
              <w:cnfStyle w:val="000000000000" w:firstRow="0" w:lastRow="0" w:firstColumn="0" w:lastColumn="0" w:oddVBand="0" w:evenVBand="0" w:oddHBand="0" w:evenHBand="0" w:firstRowFirstColumn="0" w:firstRowLastColumn="0" w:lastRowFirstColumn="0" w:lastRowLastColumn="0"/>
              <w:rPr>
                <w:ins w:id="1453" w:author="Sahin, Burak" w:date="2017-03-30T14:50:00Z"/>
              </w:rPr>
              <w:pPrChange w:id="1454" w:author="Sahin, Burak" w:date="2017-03-30T14:56:00Z">
                <w:pPr>
                  <w:cnfStyle w:val="000000000000" w:firstRow="0" w:lastRow="0" w:firstColumn="0" w:lastColumn="0" w:oddVBand="0" w:evenVBand="0" w:oddHBand="0" w:evenHBand="0" w:firstRowFirstColumn="0" w:firstRowLastColumn="0" w:lastRowFirstColumn="0" w:lastRowLastColumn="0"/>
                </w:pPr>
              </w:pPrChange>
            </w:pPr>
            <w:ins w:id="1455" w:author="Sahin, Burak" w:date="2017-03-30T14:51:00Z">
              <w:r>
                <w:t>-6</w:t>
              </w:r>
            </w:ins>
          </w:p>
        </w:tc>
      </w:tr>
      <w:tr w:rsidR="00267B5A" w14:paraId="1C3681A4" w14:textId="77777777" w:rsidTr="001B2AF0">
        <w:tblPrEx>
          <w:tblPrExChange w:id="1456" w:author="Sahin, Burak" w:date="2017-03-30T14:56: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nfStyle w:val="000000100000" w:firstRow="0" w:lastRow="0" w:firstColumn="0" w:lastColumn="0" w:oddVBand="0" w:evenVBand="0" w:oddHBand="1" w:evenHBand="0" w:firstRowFirstColumn="0" w:firstRowLastColumn="0" w:lastRowFirstColumn="0" w:lastRowLastColumn="0"/>
          <w:jc w:val="center"/>
          <w:ins w:id="1457" w:author="Sahin, Burak" w:date="2017-03-30T14:49:00Z"/>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Change w:id="1458" w:author="Sahin, Burak" w:date="2017-03-30T14:56:00Z">
              <w:tcPr>
                <w:tcW w:w="1870" w:type="dxa"/>
              </w:tcPr>
            </w:tcPrChange>
          </w:tcPr>
          <w:p w14:paraId="55DF3723" w14:textId="05E2C9EE" w:rsidR="00267B5A" w:rsidRDefault="00267B5A" w:rsidP="001C02E5">
            <w:pPr>
              <w:cnfStyle w:val="001000100000" w:firstRow="0" w:lastRow="0" w:firstColumn="1" w:lastColumn="0" w:oddVBand="0" w:evenVBand="0" w:oddHBand="1" w:evenHBand="0" w:firstRowFirstColumn="0" w:firstRowLastColumn="0" w:lastRowFirstColumn="0" w:lastRowLastColumn="0"/>
              <w:rPr>
                <w:ins w:id="1459" w:author="Sahin, Burak" w:date="2017-03-30T14:49:00Z"/>
              </w:rPr>
            </w:pPr>
            <w:ins w:id="1460" w:author="Sahin, Burak" w:date="2017-03-30T14:51:00Z">
              <w:r>
                <w:t>Medium</w:t>
              </w:r>
            </w:ins>
          </w:p>
        </w:tc>
        <w:tc>
          <w:tcPr>
            <w:tcW w:w="0" w:type="auto"/>
            <w:shd w:val="clear" w:color="auto" w:fill="FFFFFF" w:themeFill="background1"/>
            <w:tcPrChange w:id="1461" w:author="Sahin, Burak" w:date="2017-03-30T14:56:00Z">
              <w:tcPr>
                <w:tcW w:w="1870" w:type="dxa"/>
              </w:tcPr>
            </w:tcPrChange>
          </w:tcPr>
          <w:p w14:paraId="6F532B4E" w14:textId="1E24DE92" w:rsidR="00267B5A" w:rsidRDefault="00267B5A">
            <w:pPr>
              <w:jc w:val="right"/>
              <w:cnfStyle w:val="000000100000" w:firstRow="0" w:lastRow="0" w:firstColumn="0" w:lastColumn="0" w:oddVBand="0" w:evenVBand="0" w:oddHBand="1" w:evenHBand="0" w:firstRowFirstColumn="0" w:firstRowLastColumn="0" w:lastRowFirstColumn="0" w:lastRowLastColumn="0"/>
              <w:rPr>
                <w:ins w:id="1462" w:author="Sahin, Burak" w:date="2017-03-30T14:49:00Z"/>
              </w:rPr>
              <w:pPrChange w:id="1463" w:author="Sahin, Burak" w:date="2017-03-30T14:56:00Z">
                <w:pPr>
                  <w:cnfStyle w:val="000000100000" w:firstRow="0" w:lastRow="0" w:firstColumn="0" w:lastColumn="0" w:oddVBand="0" w:evenVBand="0" w:oddHBand="1" w:evenHBand="0" w:firstRowFirstColumn="0" w:firstRowLastColumn="0" w:lastRowFirstColumn="0" w:lastRowLastColumn="0"/>
                </w:pPr>
              </w:pPrChange>
            </w:pPr>
            <w:ins w:id="1464" w:author="Sahin, Burak" w:date="2017-03-30T14:51:00Z">
              <w:r>
                <w:t>4</w:t>
              </w:r>
            </w:ins>
          </w:p>
        </w:tc>
        <w:tc>
          <w:tcPr>
            <w:tcW w:w="0" w:type="auto"/>
            <w:shd w:val="clear" w:color="auto" w:fill="FFFFFF" w:themeFill="background1"/>
            <w:tcPrChange w:id="1465" w:author="Sahin, Burak" w:date="2017-03-30T14:56:00Z">
              <w:tcPr>
                <w:tcW w:w="1870" w:type="dxa"/>
              </w:tcPr>
            </w:tcPrChange>
          </w:tcPr>
          <w:p w14:paraId="64B13742" w14:textId="466E6DCE" w:rsidR="00267B5A" w:rsidRDefault="00267B5A">
            <w:pPr>
              <w:jc w:val="right"/>
              <w:cnfStyle w:val="000000100000" w:firstRow="0" w:lastRow="0" w:firstColumn="0" w:lastColumn="0" w:oddVBand="0" w:evenVBand="0" w:oddHBand="1" w:evenHBand="0" w:firstRowFirstColumn="0" w:firstRowLastColumn="0" w:lastRowFirstColumn="0" w:lastRowLastColumn="0"/>
              <w:rPr>
                <w:ins w:id="1466" w:author="Sahin, Burak" w:date="2017-03-30T14:49:00Z"/>
              </w:rPr>
              <w:pPrChange w:id="1467" w:author="Sahin, Burak" w:date="2017-03-30T14:56:00Z">
                <w:pPr>
                  <w:cnfStyle w:val="000000100000" w:firstRow="0" w:lastRow="0" w:firstColumn="0" w:lastColumn="0" w:oddVBand="0" w:evenVBand="0" w:oddHBand="1" w:evenHBand="0" w:firstRowFirstColumn="0" w:firstRowLastColumn="0" w:lastRowFirstColumn="0" w:lastRowLastColumn="0"/>
                </w:pPr>
              </w:pPrChange>
            </w:pPr>
            <w:ins w:id="1468" w:author="Sahin, Burak" w:date="2017-03-30T14:51:00Z">
              <w:r>
                <w:t>-4</w:t>
              </w:r>
            </w:ins>
          </w:p>
        </w:tc>
        <w:tc>
          <w:tcPr>
            <w:tcW w:w="0" w:type="auto"/>
            <w:shd w:val="clear" w:color="auto" w:fill="FFFFFF" w:themeFill="background1"/>
            <w:tcPrChange w:id="1469" w:author="Sahin, Burak" w:date="2017-03-30T14:56:00Z">
              <w:tcPr>
                <w:tcW w:w="1870" w:type="dxa"/>
              </w:tcPr>
            </w:tcPrChange>
          </w:tcPr>
          <w:p w14:paraId="7DA1DCC7" w14:textId="7D69220F" w:rsidR="00267B5A" w:rsidRDefault="00267B5A">
            <w:pPr>
              <w:jc w:val="right"/>
              <w:cnfStyle w:val="000000100000" w:firstRow="0" w:lastRow="0" w:firstColumn="0" w:lastColumn="0" w:oddVBand="0" w:evenVBand="0" w:oddHBand="1" w:evenHBand="0" w:firstRowFirstColumn="0" w:firstRowLastColumn="0" w:lastRowFirstColumn="0" w:lastRowLastColumn="0"/>
              <w:rPr>
                <w:ins w:id="1470" w:author="Sahin, Burak" w:date="2017-03-30T14:49:00Z"/>
              </w:rPr>
              <w:pPrChange w:id="1471" w:author="Sahin, Burak" w:date="2017-03-30T14:56:00Z">
                <w:pPr>
                  <w:cnfStyle w:val="000000100000" w:firstRow="0" w:lastRow="0" w:firstColumn="0" w:lastColumn="0" w:oddVBand="0" w:evenVBand="0" w:oddHBand="1" w:evenHBand="0" w:firstRowFirstColumn="0" w:firstRowLastColumn="0" w:lastRowFirstColumn="0" w:lastRowLastColumn="0"/>
                </w:pPr>
              </w:pPrChange>
            </w:pPr>
            <w:ins w:id="1472" w:author="Sahin, Burak" w:date="2017-03-30T14:51:00Z">
              <w:r>
                <w:t>3</w:t>
              </w:r>
            </w:ins>
          </w:p>
        </w:tc>
        <w:tc>
          <w:tcPr>
            <w:tcW w:w="0" w:type="auto"/>
            <w:shd w:val="clear" w:color="auto" w:fill="FFFFFF" w:themeFill="background1"/>
            <w:tcPrChange w:id="1473" w:author="Sahin, Burak" w:date="2017-03-30T14:56:00Z">
              <w:tcPr>
                <w:tcW w:w="1870" w:type="dxa"/>
              </w:tcPr>
            </w:tcPrChange>
          </w:tcPr>
          <w:p w14:paraId="459FBD85" w14:textId="71D3AF9E" w:rsidR="00267B5A" w:rsidRDefault="00267B5A">
            <w:pPr>
              <w:jc w:val="right"/>
              <w:cnfStyle w:val="000000100000" w:firstRow="0" w:lastRow="0" w:firstColumn="0" w:lastColumn="0" w:oddVBand="0" w:evenVBand="0" w:oddHBand="1" w:evenHBand="0" w:firstRowFirstColumn="0" w:firstRowLastColumn="0" w:lastRowFirstColumn="0" w:lastRowLastColumn="0"/>
              <w:rPr>
                <w:ins w:id="1474" w:author="Sahin, Burak" w:date="2017-03-30T14:49:00Z"/>
              </w:rPr>
              <w:pPrChange w:id="1475" w:author="Sahin, Burak" w:date="2017-03-30T14:56:00Z">
                <w:pPr>
                  <w:cnfStyle w:val="000000100000" w:firstRow="0" w:lastRow="0" w:firstColumn="0" w:lastColumn="0" w:oddVBand="0" w:evenVBand="0" w:oddHBand="1" w:evenHBand="0" w:firstRowFirstColumn="0" w:firstRowLastColumn="0" w:lastRowFirstColumn="0" w:lastRowLastColumn="0"/>
                </w:pPr>
              </w:pPrChange>
            </w:pPr>
            <w:ins w:id="1476" w:author="Sahin, Burak" w:date="2017-03-30T14:51:00Z">
              <w:r>
                <w:t>-5</w:t>
              </w:r>
            </w:ins>
          </w:p>
        </w:tc>
      </w:tr>
      <w:tr w:rsidR="00267B5A" w14:paraId="1BFE0756" w14:textId="77777777" w:rsidTr="001B2AF0">
        <w:tblPrEx>
          <w:tblPrExChange w:id="1477" w:author="Sahin, Burak" w:date="2017-03-30T14:56: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jc w:val="center"/>
          <w:ins w:id="1478" w:author="Sahin, Burak" w:date="2017-03-30T14:49:00Z"/>
        </w:trPr>
        <w:tc>
          <w:tcPr>
            <w:cnfStyle w:val="001000000000" w:firstRow="0" w:lastRow="0" w:firstColumn="1" w:lastColumn="0" w:oddVBand="0" w:evenVBand="0" w:oddHBand="0" w:evenHBand="0" w:firstRowFirstColumn="0" w:firstRowLastColumn="0" w:lastRowFirstColumn="0" w:lastRowLastColumn="0"/>
            <w:tcW w:w="0" w:type="auto"/>
            <w:tcPrChange w:id="1479" w:author="Sahin, Burak" w:date="2017-03-30T14:56:00Z">
              <w:tcPr>
                <w:tcW w:w="1870" w:type="dxa"/>
              </w:tcPr>
            </w:tcPrChange>
          </w:tcPr>
          <w:p w14:paraId="721840C0" w14:textId="686951A0" w:rsidR="00267B5A" w:rsidRDefault="00267B5A" w:rsidP="001C02E5">
            <w:pPr>
              <w:rPr>
                <w:ins w:id="1480" w:author="Sahin, Burak" w:date="2017-03-30T14:49:00Z"/>
              </w:rPr>
            </w:pPr>
            <w:ins w:id="1481" w:author="Sahin, Burak" w:date="2017-03-30T14:51:00Z">
              <w:r>
                <w:t>High</w:t>
              </w:r>
            </w:ins>
          </w:p>
        </w:tc>
        <w:tc>
          <w:tcPr>
            <w:tcW w:w="0" w:type="auto"/>
            <w:tcPrChange w:id="1482" w:author="Sahin, Burak" w:date="2017-03-30T14:56:00Z">
              <w:tcPr>
                <w:tcW w:w="1870" w:type="dxa"/>
              </w:tcPr>
            </w:tcPrChange>
          </w:tcPr>
          <w:p w14:paraId="2778ED3A" w14:textId="077B4B74" w:rsidR="00267B5A" w:rsidRDefault="00267B5A">
            <w:pPr>
              <w:jc w:val="right"/>
              <w:cnfStyle w:val="000000000000" w:firstRow="0" w:lastRow="0" w:firstColumn="0" w:lastColumn="0" w:oddVBand="0" w:evenVBand="0" w:oddHBand="0" w:evenHBand="0" w:firstRowFirstColumn="0" w:firstRowLastColumn="0" w:lastRowFirstColumn="0" w:lastRowLastColumn="0"/>
              <w:rPr>
                <w:ins w:id="1483" w:author="Sahin, Burak" w:date="2017-03-30T14:49:00Z"/>
              </w:rPr>
              <w:pPrChange w:id="1484" w:author="Sahin, Burak" w:date="2017-03-30T14:56:00Z">
                <w:pPr>
                  <w:cnfStyle w:val="000000000000" w:firstRow="0" w:lastRow="0" w:firstColumn="0" w:lastColumn="0" w:oddVBand="0" w:evenVBand="0" w:oddHBand="0" w:evenHBand="0" w:firstRowFirstColumn="0" w:firstRowLastColumn="0" w:lastRowFirstColumn="0" w:lastRowLastColumn="0"/>
                </w:pPr>
              </w:pPrChange>
            </w:pPr>
            <w:ins w:id="1485" w:author="Sahin, Burak" w:date="2017-03-30T14:51:00Z">
              <w:r>
                <w:t>6</w:t>
              </w:r>
            </w:ins>
          </w:p>
        </w:tc>
        <w:tc>
          <w:tcPr>
            <w:tcW w:w="0" w:type="auto"/>
            <w:tcPrChange w:id="1486" w:author="Sahin, Burak" w:date="2017-03-30T14:56:00Z">
              <w:tcPr>
                <w:tcW w:w="1870" w:type="dxa"/>
              </w:tcPr>
            </w:tcPrChange>
          </w:tcPr>
          <w:p w14:paraId="65319E10" w14:textId="15774E02" w:rsidR="00267B5A" w:rsidRDefault="00267B5A">
            <w:pPr>
              <w:jc w:val="right"/>
              <w:cnfStyle w:val="000000000000" w:firstRow="0" w:lastRow="0" w:firstColumn="0" w:lastColumn="0" w:oddVBand="0" w:evenVBand="0" w:oddHBand="0" w:evenHBand="0" w:firstRowFirstColumn="0" w:firstRowLastColumn="0" w:lastRowFirstColumn="0" w:lastRowLastColumn="0"/>
              <w:rPr>
                <w:ins w:id="1487" w:author="Sahin, Burak" w:date="2017-03-30T14:49:00Z"/>
              </w:rPr>
              <w:pPrChange w:id="1488" w:author="Sahin, Burak" w:date="2017-03-30T14:56:00Z">
                <w:pPr>
                  <w:cnfStyle w:val="000000000000" w:firstRow="0" w:lastRow="0" w:firstColumn="0" w:lastColumn="0" w:oddVBand="0" w:evenVBand="0" w:oddHBand="0" w:evenHBand="0" w:firstRowFirstColumn="0" w:firstRowLastColumn="0" w:lastRowFirstColumn="0" w:lastRowLastColumn="0"/>
                </w:pPr>
              </w:pPrChange>
            </w:pPr>
            <w:ins w:id="1489" w:author="Sahin, Burak" w:date="2017-03-30T14:51:00Z">
              <w:r>
                <w:t>-3</w:t>
              </w:r>
            </w:ins>
          </w:p>
        </w:tc>
        <w:tc>
          <w:tcPr>
            <w:tcW w:w="0" w:type="auto"/>
            <w:tcPrChange w:id="1490" w:author="Sahin, Burak" w:date="2017-03-30T14:56:00Z">
              <w:tcPr>
                <w:tcW w:w="1870" w:type="dxa"/>
              </w:tcPr>
            </w:tcPrChange>
          </w:tcPr>
          <w:p w14:paraId="3B89BD68" w14:textId="454CA20B" w:rsidR="00267B5A" w:rsidRDefault="00267B5A">
            <w:pPr>
              <w:jc w:val="right"/>
              <w:cnfStyle w:val="000000000000" w:firstRow="0" w:lastRow="0" w:firstColumn="0" w:lastColumn="0" w:oddVBand="0" w:evenVBand="0" w:oddHBand="0" w:evenHBand="0" w:firstRowFirstColumn="0" w:firstRowLastColumn="0" w:lastRowFirstColumn="0" w:lastRowLastColumn="0"/>
              <w:rPr>
                <w:ins w:id="1491" w:author="Sahin, Burak" w:date="2017-03-30T14:49:00Z"/>
              </w:rPr>
              <w:pPrChange w:id="1492" w:author="Sahin, Burak" w:date="2017-03-30T14:56:00Z">
                <w:pPr>
                  <w:cnfStyle w:val="000000000000" w:firstRow="0" w:lastRow="0" w:firstColumn="0" w:lastColumn="0" w:oddVBand="0" w:evenVBand="0" w:oddHBand="0" w:evenHBand="0" w:firstRowFirstColumn="0" w:firstRowLastColumn="0" w:lastRowFirstColumn="0" w:lastRowLastColumn="0"/>
                </w:pPr>
              </w:pPrChange>
            </w:pPr>
            <w:ins w:id="1493" w:author="Sahin, Burak" w:date="2017-03-30T14:51:00Z">
              <w:r>
                <w:t>5</w:t>
              </w:r>
            </w:ins>
          </w:p>
        </w:tc>
        <w:tc>
          <w:tcPr>
            <w:tcW w:w="0" w:type="auto"/>
            <w:tcPrChange w:id="1494" w:author="Sahin, Burak" w:date="2017-03-30T14:56:00Z">
              <w:tcPr>
                <w:tcW w:w="1870" w:type="dxa"/>
              </w:tcPr>
            </w:tcPrChange>
          </w:tcPr>
          <w:p w14:paraId="2E340058" w14:textId="61053476" w:rsidR="00267B5A" w:rsidRDefault="00267B5A">
            <w:pPr>
              <w:keepNext/>
              <w:jc w:val="right"/>
              <w:cnfStyle w:val="000000000000" w:firstRow="0" w:lastRow="0" w:firstColumn="0" w:lastColumn="0" w:oddVBand="0" w:evenVBand="0" w:oddHBand="0" w:evenHBand="0" w:firstRowFirstColumn="0" w:firstRowLastColumn="0" w:lastRowFirstColumn="0" w:lastRowLastColumn="0"/>
              <w:rPr>
                <w:ins w:id="1495" w:author="Sahin, Burak" w:date="2017-03-30T14:49:00Z"/>
              </w:rPr>
              <w:pPrChange w:id="1496" w:author="Sahin, Burak" w:date="2017-03-30T14:56:00Z">
                <w:pPr>
                  <w:cnfStyle w:val="000000000000" w:firstRow="0" w:lastRow="0" w:firstColumn="0" w:lastColumn="0" w:oddVBand="0" w:evenVBand="0" w:oddHBand="0" w:evenHBand="0" w:firstRowFirstColumn="0" w:firstRowLastColumn="0" w:lastRowFirstColumn="0" w:lastRowLastColumn="0"/>
                </w:pPr>
              </w:pPrChange>
            </w:pPr>
            <w:ins w:id="1497" w:author="Sahin, Burak" w:date="2017-03-30T14:51:00Z">
              <w:r>
                <w:t>-4</w:t>
              </w:r>
            </w:ins>
          </w:p>
        </w:tc>
      </w:tr>
    </w:tbl>
    <w:p w14:paraId="5265E7B9" w14:textId="3BFB3640" w:rsidR="00267B5A" w:rsidRDefault="001B2AF0">
      <w:pPr>
        <w:pStyle w:val="Caption"/>
        <w:jc w:val="center"/>
        <w:rPr>
          <w:ins w:id="1498" w:author="Sahin, Burak" w:date="2017-03-30T14:49:00Z"/>
        </w:rPr>
        <w:pPrChange w:id="1499" w:author="Sahin, Burak" w:date="2017-03-30T14:52:00Z">
          <w:pPr/>
        </w:pPrChange>
      </w:pPr>
      <w:bookmarkStart w:id="1500" w:name="_Ref478649198"/>
      <w:bookmarkStart w:id="1501" w:name="_Toc478731263"/>
      <w:ins w:id="1502" w:author="Sahin, Burak" w:date="2017-03-30T14:51:00Z">
        <w:r>
          <w:t xml:space="preserve">Table </w:t>
        </w:r>
        <w:r>
          <w:fldChar w:fldCharType="begin"/>
        </w:r>
        <w:r>
          <w:instrText xml:space="preserve"> SEQ Table \* ARABIC </w:instrText>
        </w:r>
      </w:ins>
      <w:r>
        <w:fldChar w:fldCharType="separate"/>
      </w:r>
      <w:ins w:id="1503" w:author="Sahin, Burak" w:date="2017-03-31T13:48:00Z">
        <w:r w:rsidR="00513F08">
          <w:rPr>
            <w:noProof/>
          </w:rPr>
          <w:t>5</w:t>
        </w:r>
      </w:ins>
      <w:ins w:id="1504" w:author="Sahin, Burak" w:date="2017-03-30T14:51:00Z">
        <w:r>
          <w:fldChar w:fldCharType="end"/>
        </w:r>
        <w:bookmarkEnd w:id="1500"/>
        <w:r>
          <w:t>: KBV Scoring Profile</w:t>
        </w:r>
      </w:ins>
      <w:bookmarkEnd w:id="1501"/>
    </w:p>
    <w:p w14:paraId="7FE2ABE4" w14:textId="321431C4" w:rsidR="00270C10" w:rsidRDefault="00267B5A" w:rsidP="001C02E5">
      <w:pPr>
        <w:rPr>
          <w:ins w:id="1505" w:author="Sahin, Burak" w:date="2017-03-30T14:52:00Z"/>
        </w:rPr>
      </w:pPr>
      <w:ins w:id="1506" w:author="Sahin, Burak" w:date="2017-03-30T14:45:00Z">
        <w:r>
          <w:t xml:space="preserve">If </w:t>
        </w:r>
      </w:ins>
      <w:ins w:id="1507" w:author="Sahin, Burak" w:date="2017-05-04T13:12:00Z">
        <w:r w:rsidR="00B91909">
          <w:t>the CSP keeps</w:t>
        </w:r>
      </w:ins>
      <w:ins w:id="1508" w:author="Sahin, Burak" w:date="2017-03-30T14:45:00Z">
        <w:r>
          <w:t xml:space="preserve"> separate updated totals</w:t>
        </w:r>
      </w:ins>
      <w:ins w:id="1509" w:author="Sahin, Burak" w:date="2017-03-30T14:46:00Z">
        <w:r>
          <w:t xml:space="preserve"> of all successful and all failed answers through the KBV process, </w:t>
        </w:r>
      </w:ins>
      <w:ins w:id="1510" w:author="Sahin, Burak" w:date="2017-05-04T13:12:00Z">
        <w:r w:rsidR="00B91909">
          <w:t>they</w:t>
        </w:r>
      </w:ins>
      <w:ins w:id="1511" w:author="Sahin, Burak" w:date="2017-03-30T14:46:00Z">
        <w:r>
          <w:t xml:space="preserve"> can use the following table to </w:t>
        </w:r>
      </w:ins>
      <w:ins w:id="1512" w:author="Sahin, Burak" w:date="2017-03-30T14:47:00Z">
        <w:r>
          <w:t xml:space="preserve">deem the user to pass KBV if they </w:t>
        </w:r>
      </w:ins>
      <w:ins w:id="1513" w:author="Sahin, Burak" w:date="2017-03-30T14:48:00Z">
        <w:r>
          <w:t xml:space="preserve">achieve a success total score for either of the three scenarios in </w:t>
        </w:r>
      </w:ins>
      <w:ins w:id="1514" w:author="Sahin, Burak" w:date="2017-03-30T14:57:00Z">
        <w:r w:rsidR="001B2AF0">
          <w:fldChar w:fldCharType="begin"/>
        </w:r>
        <w:r w:rsidR="001B2AF0">
          <w:instrText xml:space="preserve"> REF _Ref478649206 \h </w:instrText>
        </w:r>
      </w:ins>
      <w:r w:rsidR="001B2AF0">
        <w:fldChar w:fldCharType="separate"/>
      </w:r>
      <w:ins w:id="1515" w:author="Sahin, Burak" w:date="2017-03-30T14:57:00Z">
        <w:r w:rsidR="001B2AF0">
          <w:t xml:space="preserve">Table </w:t>
        </w:r>
        <w:r w:rsidR="001B2AF0">
          <w:rPr>
            <w:noProof/>
          </w:rPr>
          <w:t>6</w:t>
        </w:r>
        <w:r w:rsidR="001B2AF0">
          <w:fldChar w:fldCharType="end"/>
        </w:r>
      </w:ins>
      <w:ins w:id="1516" w:author="Sahin, Burak" w:date="2017-03-30T14:48:00Z">
        <w:r>
          <w:t xml:space="preserve"> before achieving a failure score seen in the rightmost column of the table for the selected IAL.</w:t>
        </w:r>
      </w:ins>
      <w:ins w:id="1517" w:author="Sahin, Burak" w:date="2017-03-30T14:46:00Z">
        <w:r>
          <w:t xml:space="preserve"> </w:t>
        </w:r>
      </w:ins>
    </w:p>
    <w:tbl>
      <w:tblPr>
        <w:tblStyle w:val="GridTable41"/>
        <w:tblW w:w="0" w:type="auto"/>
        <w:jc w:val="center"/>
        <w:tblLook w:val="04A0" w:firstRow="1" w:lastRow="0" w:firstColumn="1" w:lastColumn="0" w:noHBand="0" w:noVBand="1"/>
        <w:tblPrChange w:id="1518" w:author="Sahin, Burak" w:date="2017-03-30T14:56:00Z">
          <w:tblPr>
            <w:tblStyle w:val="GridTable41"/>
            <w:tblW w:w="0" w:type="auto"/>
            <w:tblLook w:val="04A0" w:firstRow="1" w:lastRow="0" w:firstColumn="1" w:lastColumn="0" w:noHBand="0" w:noVBand="1"/>
          </w:tblPr>
        </w:tblPrChange>
      </w:tblPr>
      <w:tblGrid>
        <w:gridCol w:w="501"/>
        <w:gridCol w:w="1287"/>
        <w:gridCol w:w="1253"/>
        <w:gridCol w:w="1325"/>
        <w:gridCol w:w="1357"/>
        <w:tblGridChange w:id="1519">
          <w:tblGrid>
            <w:gridCol w:w="1870"/>
            <w:gridCol w:w="1870"/>
            <w:gridCol w:w="1870"/>
            <w:gridCol w:w="1870"/>
            <w:gridCol w:w="1870"/>
          </w:tblGrid>
        </w:tblGridChange>
      </w:tblGrid>
      <w:tr w:rsidR="001B2AF0" w14:paraId="6E176621" w14:textId="77777777" w:rsidTr="001B2AF0">
        <w:trPr>
          <w:cnfStyle w:val="100000000000" w:firstRow="1" w:lastRow="0" w:firstColumn="0" w:lastColumn="0" w:oddVBand="0" w:evenVBand="0" w:oddHBand="0" w:evenHBand="0" w:firstRowFirstColumn="0" w:firstRowLastColumn="0" w:lastRowFirstColumn="0" w:lastRowLastColumn="0"/>
          <w:jc w:val="center"/>
          <w:ins w:id="1520" w:author="Sahin, Burak" w:date="2017-03-30T14:52:00Z"/>
        </w:trPr>
        <w:tc>
          <w:tcPr>
            <w:cnfStyle w:val="001000000000" w:firstRow="0" w:lastRow="0" w:firstColumn="1" w:lastColumn="0" w:oddVBand="0" w:evenVBand="0" w:oddHBand="0" w:evenHBand="0" w:firstRowFirstColumn="0" w:firstRowLastColumn="0" w:lastRowFirstColumn="0" w:lastRowLastColumn="0"/>
            <w:tcW w:w="0" w:type="auto"/>
            <w:vMerge w:val="restart"/>
            <w:tcPrChange w:id="1521" w:author="Sahin, Burak" w:date="2017-03-30T14:56:00Z">
              <w:tcPr>
                <w:tcW w:w="1870" w:type="dxa"/>
                <w:vMerge w:val="restart"/>
              </w:tcPr>
            </w:tcPrChange>
          </w:tcPr>
          <w:p w14:paraId="38B49C4E" w14:textId="01043316" w:rsidR="001B2AF0" w:rsidRDefault="001B2AF0" w:rsidP="001C02E5">
            <w:pPr>
              <w:cnfStyle w:val="101000000000" w:firstRow="1" w:lastRow="0" w:firstColumn="1" w:lastColumn="0" w:oddVBand="0" w:evenVBand="0" w:oddHBand="0" w:evenHBand="0" w:firstRowFirstColumn="0" w:firstRowLastColumn="0" w:lastRowFirstColumn="0" w:lastRowLastColumn="0"/>
              <w:rPr>
                <w:ins w:id="1522" w:author="Sahin, Burak" w:date="2017-03-30T14:52:00Z"/>
              </w:rPr>
            </w:pPr>
            <w:ins w:id="1523" w:author="Sahin, Burak" w:date="2017-03-30T14:52:00Z">
              <w:r>
                <w:lastRenderedPageBreak/>
                <w:t>IAL</w:t>
              </w:r>
            </w:ins>
          </w:p>
        </w:tc>
        <w:tc>
          <w:tcPr>
            <w:tcW w:w="0" w:type="auto"/>
            <w:gridSpan w:val="3"/>
            <w:tcPrChange w:id="1524" w:author="Sahin, Burak" w:date="2017-03-30T14:56:00Z">
              <w:tcPr>
                <w:tcW w:w="5610" w:type="dxa"/>
                <w:gridSpan w:val="3"/>
              </w:tcPr>
            </w:tcPrChange>
          </w:tcPr>
          <w:p w14:paraId="5F319AED" w14:textId="0BF27FE4" w:rsidR="001B2AF0" w:rsidRDefault="001B2AF0">
            <w:pPr>
              <w:jc w:val="center"/>
              <w:cnfStyle w:val="100000000000" w:firstRow="1" w:lastRow="0" w:firstColumn="0" w:lastColumn="0" w:oddVBand="0" w:evenVBand="0" w:oddHBand="0" w:evenHBand="0" w:firstRowFirstColumn="0" w:firstRowLastColumn="0" w:lastRowFirstColumn="0" w:lastRowLastColumn="0"/>
              <w:rPr>
                <w:ins w:id="1525" w:author="Sahin, Burak" w:date="2017-03-30T14:52:00Z"/>
              </w:rPr>
              <w:pPrChange w:id="1526" w:author="Sahin, Burak" w:date="2017-03-30T14:54:00Z">
                <w:pPr>
                  <w:cnfStyle w:val="100000000000" w:firstRow="1" w:lastRow="0" w:firstColumn="0" w:lastColumn="0" w:oddVBand="0" w:evenVBand="0" w:oddHBand="0" w:evenHBand="0" w:firstRowFirstColumn="0" w:firstRowLastColumn="0" w:lastRowFirstColumn="0" w:lastRowLastColumn="0"/>
                </w:pPr>
              </w:pPrChange>
            </w:pPr>
            <w:ins w:id="1527" w:author="Sahin, Burak" w:date="2017-03-30T14:54:00Z">
              <w:r>
                <w:t>Success Total</w:t>
              </w:r>
            </w:ins>
          </w:p>
        </w:tc>
        <w:tc>
          <w:tcPr>
            <w:tcW w:w="0" w:type="auto"/>
            <w:vMerge w:val="restart"/>
            <w:tcPrChange w:id="1528" w:author="Sahin, Burak" w:date="2017-03-30T14:56:00Z">
              <w:tcPr>
                <w:tcW w:w="1870" w:type="dxa"/>
                <w:vMerge w:val="restart"/>
              </w:tcPr>
            </w:tcPrChange>
          </w:tcPr>
          <w:p w14:paraId="0D115C87" w14:textId="1C5E0670" w:rsidR="001B2AF0" w:rsidRDefault="001B2AF0" w:rsidP="001C02E5">
            <w:pPr>
              <w:cnfStyle w:val="100000000000" w:firstRow="1" w:lastRow="0" w:firstColumn="0" w:lastColumn="0" w:oddVBand="0" w:evenVBand="0" w:oddHBand="0" w:evenHBand="0" w:firstRowFirstColumn="0" w:firstRowLastColumn="0" w:lastRowFirstColumn="0" w:lastRowLastColumn="0"/>
              <w:rPr>
                <w:ins w:id="1529" w:author="Sahin, Burak" w:date="2017-03-30T14:52:00Z"/>
              </w:rPr>
            </w:pPr>
            <w:ins w:id="1530" w:author="Sahin, Burak" w:date="2017-03-30T14:54:00Z">
              <w:r>
                <w:t>Failure Total</w:t>
              </w:r>
            </w:ins>
          </w:p>
        </w:tc>
      </w:tr>
      <w:tr w:rsidR="001B2AF0" w14:paraId="74F11E8A" w14:textId="77777777" w:rsidTr="001B2AF0">
        <w:trPr>
          <w:cnfStyle w:val="000000100000" w:firstRow="0" w:lastRow="0" w:firstColumn="0" w:lastColumn="0" w:oddVBand="0" w:evenVBand="0" w:oddHBand="1" w:evenHBand="0" w:firstRowFirstColumn="0" w:firstRowLastColumn="0" w:lastRowFirstColumn="0" w:lastRowLastColumn="0"/>
          <w:jc w:val="center"/>
          <w:ins w:id="1531" w:author="Sahin, Burak" w:date="2017-03-30T14:52:00Z"/>
        </w:trPr>
        <w:tc>
          <w:tcPr>
            <w:cnfStyle w:val="001000000000" w:firstRow="0" w:lastRow="0" w:firstColumn="1" w:lastColumn="0" w:oddVBand="0" w:evenVBand="0" w:oddHBand="0" w:evenHBand="0" w:firstRowFirstColumn="0" w:firstRowLastColumn="0" w:lastRowFirstColumn="0" w:lastRowLastColumn="0"/>
            <w:tcW w:w="0" w:type="auto"/>
            <w:vMerge/>
            <w:tcPrChange w:id="1532" w:author="Sahin, Burak" w:date="2017-03-30T14:56:00Z">
              <w:tcPr>
                <w:tcW w:w="1870" w:type="dxa"/>
                <w:vMerge/>
              </w:tcPr>
            </w:tcPrChange>
          </w:tcPr>
          <w:p w14:paraId="12B5FDF2" w14:textId="77777777" w:rsidR="001B2AF0" w:rsidRDefault="001B2AF0" w:rsidP="001C02E5">
            <w:pPr>
              <w:cnfStyle w:val="001000100000" w:firstRow="0" w:lastRow="0" w:firstColumn="1" w:lastColumn="0" w:oddVBand="0" w:evenVBand="0" w:oddHBand="1" w:evenHBand="0" w:firstRowFirstColumn="0" w:firstRowLastColumn="0" w:lastRowFirstColumn="0" w:lastRowLastColumn="0"/>
              <w:rPr>
                <w:ins w:id="1533" w:author="Sahin, Burak" w:date="2017-03-30T14:52:00Z"/>
              </w:rPr>
            </w:pPr>
          </w:p>
        </w:tc>
        <w:tc>
          <w:tcPr>
            <w:tcW w:w="0" w:type="auto"/>
            <w:tcPrChange w:id="1534" w:author="Sahin, Burak" w:date="2017-03-30T14:56:00Z">
              <w:tcPr>
                <w:tcW w:w="1870" w:type="dxa"/>
              </w:tcPr>
            </w:tcPrChange>
          </w:tcPr>
          <w:p w14:paraId="6ADBED6D" w14:textId="2C0A61B2" w:rsidR="001B2AF0" w:rsidRDefault="001B2AF0" w:rsidP="001C02E5">
            <w:pPr>
              <w:cnfStyle w:val="000000100000" w:firstRow="0" w:lastRow="0" w:firstColumn="0" w:lastColumn="0" w:oddVBand="0" w:evenVBand="0" w:oddHBand="1" w:evenHBand="0" w:firstRowFirstColumn="0" w:firstRowLastColumn="0" w:lastRowFirstColumn="0" w:lastRowLastColumn="0"/>
              <w:rPr>
                <w:ins w:id="1535" w:author="Sahin, Burak" w:date="2017-03-30T14:52:00Z"/>
              </w:rPr>
            </w:pPr>
            <w:ins w:id="1536" w:author="Sahin, Burak" w:date="2017-03-30T14:54:00Z">
              <w:r>
                <w:t>1st Attempt</w:t>
              </w:r>
            </w:ins>
          </w:p>
        </w:tc>
        <w:tc>
          <w:tcPr>
            <w:tcW w:w="0" w:type="auto"/>
            <w:tcPrChange w:id="1537" w:author="Sahin, Burak" w:date="2017-03-30T14:56:00Z">
              <w:tcPr>
                <w:tcW w:w="1870" w:type="dxa"/>
              </w:tcPr>
            </w:tcPrChange>
          </w:tcPr>
          <w:p w14:paraId="12305780" w14:textId="0000639A" w:rsidR="001B2AF0" w:rsidRDefault="001B2AF0" w:rsidP="001C02E5">
            <w:pPr>
              <w:cnfStyle w:val="000000100000" w:firstRow="0" w:lastRow="0" w:firstColumn="0" w:lastColumn="0" w:oddVBand="0" w:evenVBand="0" w:oddHBand="1" w:evenHBand="0" w:firstRowFirstColumn="0" w:firstRowLastColumn="0" w:lastRowFirstColumn="0" w:lastRowLastColumn="0"/>
              <w:rPr>
                <w:ins w:id="1538" w:author="Sahin, Burak" w:date="2017-03-30T14:52:00Z"/>
              </w:rPr>
            </w:pPr>
            <w:ins w:id="1539" w:author="Sahin, Burak" w:date="2017-03-30T14:54:00Z">
              <w:r>
                <w:t>1st Resume</w:t>
              </w:r>
            </w:ins>
          </w:p>
        </w:tc>
        <w:tc>
          <w:tcPr>
            <w:tcW w:w="0" w:type="auto"/>
            <w:tcPrChange w:id="1540" w:author="Sahin, Burak" w:date="2017-03-30T14:56:00Z">
              <w:tcPr>
                <w:tcW w:w="1870" w:type="dxa"/>
              </w:tcPr>
            </w:tcPrChange>
          </w:tcPr>
          <w:p w14:paraId="6399885D" w14:textId="1A3E7BF3" w:rsidR="001B2AF0" w:rsidRDefault="001B2AF0" w:rsidP="001C02E5">
            <w:pPr>
              <w:cnfStyle w:val="000000100000" w:firstRow="0" w:lastRow="0" w:firstColumn="0" w:lastColumn="0" w:oddVBand="0" w:evenVBand="0" w:oddHBand="1" w:evenHBand="0" w:firstRowFirstColumn="0" w:firstRowLastColumn="0" w:lastRowFirstColumn="0" w:lastRowLastColumn="0"/>
              <w:rPr>
                <w:ins w:id="1541" w:author="Sahin, Burak" w:date="2017-03-30T14:52:00Z"/>
              </w:rPr>
            </w:pPr>
            <w:ins w:id="1542" w:author="Sahin, Burak" w:date="2017-03-30T14:55:00Z">
              <w:r>
                <w:t>2nd Resume</w:t>
              </w:r>
            </w:ins>
          </w:p>
        </w:tc>
        <w:tc>
          <w:tcPr>
            <w:tcW w:w="0" w:type="auto"/>
            <w:vMerge/>
            <w:tcPrChange w:id="1543" w:author="Sahin, Burak" w:date="2017-03-30T14:56:00Z">
              <w:tcPr>
                <w:tcW w:w="1870" w:type="dxa"/>
                <w:vMerge/>
              </w:tcPr>
            </w:tcPrChange>
          </w:tcPr>
          <w:p w14:paraId="141140D6" w14:textId="77777777" w:rsidR="001B2AF0" w:rsidRDefault="001B2AF0" w:rsidP="001C02E5">
            <w:pPr>
              <w:cnfStyle w:val="000000100000" w:firstRow="0" w:lastRow="0" w:firstColumn="0" w:lastColumn="0" w:oddVBand="0" w:evenVBand="0" w:oddHBand="1" w:evenHBand="0" w:firstRowFirstColumn="0" w:firstRowLastColumn="0" w:lastRowFirstColumn="0" w:lastRowLastColumn="0"/>
              <w:rPr>
                <w:ins w:id="1544" w:author="Sahin, Burak" w:date="2017-03-30T14:52:00Z"/>
              </w:rPr>
            </w:pPr>
          </w:p>
        </w:tc>
      </w:tr>
      <w:tr w:rsidR="001B2AF0" w14:paraId="4317BEEC" w14:textId="77777777" w:rsidTr="001B2AF0">
        <w:tblPrEx>
          <w:tblPrExChange w:id="1545" w:author="Sahin, Burak" w:date="2017-03-30T14:56: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jc w:val="center"/>
          <w:ins w:id="1546" w:author="Sahin, Burak" w:date="2017-03-30T14:52:00Z"/>
        </w:trPr>
        <w:tc>
          <w:tcPr>
            <w:cnfStyle w:val="001000000000" w:firstRow="0" w:lastRow="0" w:firstColumn="1" w:lastColumn="0" w:oddVBand="0" w:evenVBand="0" w:oddHBand="0" w:evenHBand="0" w:firstRowFirstColumn="0" w:firstRowLastColumn="0" w:lastRowFirstColumn="0" w:lastRowLastColumn="0"/>
            <w:tcW w:w="0" w:type="auto"/>
            <w:tcPrChange w:id="1547" w:author="Sahin, Burak" w:date="2017-03-30T14:56:00Z">
              <w:tcPr>
                <w:tcW w:w="1870" w:type="dxa"/>
              </w:tcPr>
            </w:tcPrChange>
          </w:tcPr>
          <w:p w14:paraId="612D9B4D" w14:textId="6A25EB52" w:rsidR="001B2AF0" w:rsidRDefault="001B2AF0" w:rsidP="001C02E5">
            <w:pPr>
              <w:rPr>
                <w:ins w:id="1548" w:author="Sahin, Burak" w:date="2017-03-30T14:52:00Z"/>
              </w:rPr>
            </w:pPr>
            <w:ins w:id="1549" w:author="Sahin, Burak" w:date="2017-03-30T14:55:00Z">
              <w:r>
                <w:t>2</w:t>
              </w:r>
            </w:ins>
          </w:p>
        </w:tc>
        <w:tc>
          <w:tcPr>
            <w:tcW w:w="0" w:type="auto"/>
            <w:tcPrChange w:id="1550" w:author="Sahin, Burak" w:date="2017-03-30T14:56:00Z">
              <w:tcPr>
                <w:tcW w:w="1870" w:type="dxa"/>
              </w:tcPr>
            </w:tcPrChange>
          </w:tcPr>
          <w:p w14:paraId="2DABCCE3" w14:textId="5EE490CC" w:rsidR="001B2AF0" w:rsidRDefault="001B2AF0">
            <w:pPr>
              <w:jc w:val="right"/>
              <w:cnfStyle w:val="000000000000" w:firstRow="0" w:lastRow="0" w:firstColumn="0" w:lastColumn="0" w:oddVBand="0" w:evenVBand="0" w:oddHBand="0" w:evenHBand="0" w:firstRowFirstColumn="0" w:firstRowLastColumn="0" w:lastRowFirstColumn="0" w:lastRowLastColumn="0"/>
              <w:rPr>
                <w:ins w:id="1551" w:author="Sahin, Burak" w:date="2017-03-30T14:52:00Z"/>
              </w:rPr>
              <w:pPrChange w:id="1552" w:author="Sahin, Burak" w:date="2017-03-30T14:56:00Z">
                <w:pPr>
                  <w:cnfStyle w:val="000000000000" w:firstRow="0" w:lastRow="0" w:firstColumn="0" w:lastColumn="0" w:oddVBand="0" w:evenVBand="0" w:oddHBand="0" w:evenHBand="0" w:firstRowFirstColumn="0" w:firstRowLastColumn="0" w:lastRowFirstColumn="0" w:lastRowLastColumn="0"/>
                </w:pPr>
              </w:pPrChange>
            </w:pPr>
            <w:ins w:id="1553" w:author="Sahin, Burak" w:date="2017-03-30T14:55:00Z">
              <w:r>
                <w:t>8</w:t>
              </w:r>
            </w:ins>
          </w:p>
        </w:tc>
        <w:tc>
          <w:tcPr>
            <w:tcW w:w="0" w:type="auto"/>
            <w:tcPrChange w:id="1554" w:author="Sahin, Burak" w:date="2017-03-30T14:56:00Z">
              <w:tcPr>
                <w:tcW w:w="1870" w:type="dxa"/>
              </w:tcPr>
            </w:tcPrChange>
          </w:tcPr>
          <w:p w14:paraId="32DFFA3B" w14:textId="15F76D58" w:rsidR="001B2AF0" w:rsidRDefault="001B2AF0">
            <w:pPr>
              <w:jc w:val="right"/>
              <w:cnfStyle w:val="000000000000" w:firstRow="0" w:lastRow="0" w:firstColumn="0" w:lastColumn="0" w:oddVBand="0" w:evenVBand="0" w:oddHBand="0" w:evenHBand="0" w:firstRowFirstColumn="0" w:firstRowLastColumn="0" w:lastRowFirstColumn="0" w:lastRowLastColumn="0"/>
              <w:rPr>
                <w:ins w:id="1555" w:author="Sahin, Burak" w:date="2017-03-30T14:52:00Z"/>
              </w:rPr>
              <w:pPrChange w:id="1556" w:author="Sahin, Burak" w:date="2017-03-30T14:56:00Z">
                <w:pPr>
                  <w:cnfStyle w:val="000000000000" w:firstRow="0" w:lastRow="0" w:firstColumn="0" w:lastColumn="0" w:oddVBand="0" w:evenVBand="0" w:oddHBand="0" w:evenHBand="0" w:firstRowFirstColumn="0" w:firstRowLastColumn="0" w:lastRowFirstColumn="0" w:lastRowLastColumn="0"/>
                </w:pPr>
              </w:pPrChange>
            </w:pPr>
            <w:ins w:id="1557" w:author="Sahin, Burak" w:date="2017-03-30T14:55:00Z">
              <w:r>
                <w:t>11</w:t>
              </w:r>
            </w:ins>
          </w:p>
        </w:tc>
        <w:tc>
          <w:tcPr>
            <w:tcW w:w="0" w:type="auto"/>
            <w:tcPrChange w:id="1558" w:author="Sahin, Burak" w:date="2017-03-30T14:56:00Z">
              <w:tcPr>
                <w:tcW w:w="1870" w:type="dxa"/>
              </w:tcPr>
            </w:tcPrChange>
          </w:tcPr>
          <w:p w14:paraId="558F7423" w14:textId="502A7ED7" w:rsidR="001B2AF0" w:rsidRDefault="001B2AF0">
            <w:pPr>
              <w:jc w:val="right"/>
              <w:cnfStyle w:val="000000000000" w:firstRow="0" w:lastRow="0" w:firstColumn="0" w:lastColumn="0" w:oddVBand="0" w:evenVBand="0" w:oddHBand="0" w:evenHBand="0" w:firstRowFirstColumn="0" w:firstRowLastColumn="0" w:lastRowFirstColumn="0" w:lastRowLastColumn="0"/>
              <w:rPr>
                <w:ins w:id="1559" w:author="Sahin, Burak" w:date="2017-03-30T14:52:00Z"/>
              </w:rPr>
              <w:pPrChange w:id="1560" w:author="Sahin, Burak" w:date="2017-03-30T14:56:00Z">
                <w:pPr>
                  <w:cnfStyle w:val="000000000000" w:firstRow="0" w:lastRow="0" w:firstColumn="0" w:lastColumn="0" w:oddVBand="0" w:evenVBand="0" w:oddHBand="0" w:evenHBand="0" w:firstRowFirstColumn="0" w:firstRowLastColumn="0" w:lastRowFirstColumn="0" w:lastRowLastColumn="0"/>
                </w:pPr>
              </w:pPrChange>
            </w:pPr>
            <w:ins w:id="1561" w:author="Sahin, Burak" w:date="2017-03-30T14:55:00Z">
              <w:r>
                <w:t>15</w:t>
              </w:r>
            </w:ins>
          </w:p>
        </w:tc>
        <w:tc>
          <w:tcPr>
            <w:tcW w:w="0" w:type="auto"/>
            <w:tcPrChange w:id="1562" w:author="Sahin, Burak" w:date="2017-03-30T14:56:00Z">
              <w:tcPr>
                <w:tcW w:w="1870" w:type="dxa"/>
              </w:tcPr>
            </w:tcPrChange>
          </w:tcPr>
          <w:p w14:paraId="7B674039" w14:textId="256E5D20" w:rsidR="001B2AF0" w:rsidRDefault="001B2AF0">
            <w:pPr>
              <w:jc w:val="right"/>
              <w:cnfStyle w:val="000000000000" w:firstRow="0" w:lastRow="0" w:firstColumn="0" w:lastColumn="0" w:oddVBand="0" w:evenVBand="0" w:oddHBand="0" w:evenHBand="0" w:firstRowFirstColumn="0" w:firstRowLastColumn="0" w:lastRowFirstColumn="0" w:lastRowLastColumn="0"/>
              <w:rPr>
                <w:ins w:id="1563" w:author="Sahin, Burak" w:date="2017-03-30T14:52:00Z"/>
              </w:rPr>
              <w:pPrChange w:id="1564" w:author="Sahin, Burak" w:date="2017-03-30T14:56:00Z">
                <w:pPr>
                  <w:cnfStyle w:val="000000000000" w:firstRow="0" w:lastRow="0" w:firstColumn="0" w:lastColumn="0" w:oddVBand="0" w:evenVBand="0" w:oddHBand="0" w:evenHBand="0" w:firstRowFirstColumn="0" w:firstRowLastColumn="0" w:lastRowFirstColumn="0" w:lastRowLastColumn="0"/>
                </w:pPr>
              </w:pPrChange>
            </w:pPr>
            <w:ins w:id="1565" w:author="Sahin, Burak" w:date="2017-03-30T14:55:00Z">
              <w:r>
                <w:t>-8</w:t>
              </w:r>
            </w:ins>
          </w:p>
        </w:tc>
      </w:tr>
      <w:tr w:rsidR="001B2AF0" w14:paraId="53A929F6" w14:textId="77777777" w:rsidTr="001B2AF0">
        <w:trPr>
          <w:cnfStyle w:val="000000100000" w:firstRow="0" w:lastRow="0" w:firstColumn="0" w:lastColumn="0" w:oddVBand="0" w:evenVBand="0" w:oddHBand="1" w:evenHBand="0" w:firstRowFirstColumn="0" w:firstRowLastColumn="0" w:lastRowFirstColumn="0" w:lastRowLastColumn="0"/>
          <w:jc w:val="center"/>
          <w:ins w:id="1566" w:author="Sahin, Burak" w:date="2017-03-30T14:52:00Z"/>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Change w:id="1567" w:author="Sahin, Burak" w:date="2017-03-30T14:56:00Z">
              <w:tcPr>
                <w:tcW w:w="1870" w:type="dxa"/>
              </w:tcPr>
            </w:tcPrChange>
          </w:tcPr>
          <w:p w14:paraId="0C695F2A" w14:textId="4BC1A505" w:rsidR="001B2AF0" w:rsidRDefault="001B2AF0" w:rsidP="001C02E5">
            <w:pPr>
              <w:cnfStyle w:val="001000100000" w:firstRow="0" w:lastRow="0" w:firstColumn="1" w:lastColumn="0" w:oddVBand="0" w:evenVBand="0" w:oddHBand="1" w:evenHBand="0" w:firstRowFirstColumn="0" w:firstRowLastColumn="0" w:lastRowFirstColumn="0" w:lastRowLastColumn="0"/>
              <w:rPr>
                <w:ins w:id="1568" w:author="Sahin, Burak" w:date="2017-03-30T14:52:00Z"/>
              </w:rPr>
            </w:pPr>
            <w:ins w:id="1569" w:author="Sahin, Burak" w:date="2017-03-30T14:55:00Z">
              <w:r>
                <w:t>3</w:t>
              </w:r>
            </w:ins>
          </w:p>
        </w:tc>
        <w:tc>
          <w:tcPr>
            <w:tcW w:w="0" w:type="auto"/>
            <w:shd w:val="clear" w:color="auto" w:fill="FFFFFF" w:themeFill="background1"/>
            <w:tcPrChange w:id="1570" w:author="Sahin, Burak" w:date="2017-03-30T14:56:00Z">
              <w:tcPr>
                <w:tcW w:w="1870" w:type="dxa"/>
              </w:tcPr>
            </w:tcPrChange>
          </w:tcPr>
          <w:p w14:paraId="41747991" w14:textId="0193D61A" w:rsidR="001B2AF0" w:rsidRDefault="001B2AF0">
            <w:pPr>
              <w:jc w:val="right"/>
              <w:cnfStyle w:val="000000100000" w:firstRow="0" w:lastRow="0" w:firstColumn="0" w:lastColumn="0" w:oddVBand="0" w:evenVBand="0" w:oddHBand="1" w:evenHBand="0" w:firstRowFirstColumn="0" w:firstRowLastColumn="0" w:lastRowFirstColumn="0" w:lastRowLastColumn="0"/>
              <w:rPr>
                <w:ins w:id="1571" w:author="Sahin, Burak" w:date="2017-03-30T14:52:00Z"/>
              </w:rPr>
              <w:pPrChange w:id="1572" w:author="Sahin, Burak" w:date="2017-03-30T14:56:00Z">
                <w:pPr>
                  <w:cnfStyle w:val="000000100000" w:firstRow="0" w:lastRow="0" w:firstColumn="0" w:lastColumn="0" w:oddVBand="0" w:evenVBand="0" w:oddHBand="1" w:evenHBand="0" w:firstRowFirstColumn="0" w:firstRowLastColumn="0" w:lastRowFirstColumn="0" w:lastRowLastColumn="0"/>
                </w:pPr>
              </w:pPrChange>
            </w:pPr>
            <w:ins w:id="1573" w:author="Sahin, Burak" w:date="2017-03-30T14:55:00Z">
              <w:r>
                <w:t>18</w:t>
              </w:r>
            </w:ins>
          </w:p>
        </w:tc>
        <w:tc>
          <w:tcPr>
            <w:tcW w:w="0" w:type="auto"/>
            <w:shd w:val="clear" w:color="auto" w:fill="FFFFFF" w:themeFill="background1"/>
            <w:tcPrChange w:id="1574" w:author="Sahin, Burak" w:date="2017-03-30T14:56:00Z">
              <w:tcPr>
                <w:tcW w:w="1870" w:type="dxa"/>
              </w:tcPr>
            </w:tcPrChange>
          </w:tcPr>
          <w:p w14:paraId="2C688911" w14:textId="1F895DD1" w:rsidR="001B2AF0" w:rsidRDefault="001B2AF0">
            <w:pPr>
              <w:jc w:val="right"/>
              <w:cnfStyle w:val="000000100000" w:firstRow="0" w:lastRow="0" w:firstColumn="0" w:lastColumn="0" w:oddVBand="0" w:evenVBand="0" w:oddHBand="1" w:evenHBand="0" w:firstRowFirstColumn="0" w:firstRowLastColumn="0" w:lastRowFirstColumn="0" w:lastRowLastColumn="0"/>
              <w:rPr>
                <w:ins w:id="1575" w:author="Sahin, Burak" w:date="2017-03-30T14:52:00Z"/>
              </w:rPr>
              <w:pPrChange w:id="1576" w:author="Sahin, Burak" w:date="2017-03-30T14:56:00Z">
                <w:pPr>
                  <w:cnfStyle w:val="000000100000" w:firstRow="0" w:lastRow="0" w:firstColumn="0" w:lastColumn="0" w:oddVBand="0" w:evenVBand="0" w:oddHBand="1" w:evenHBand="0" w:firstRowFirstColumn="0" w:firstRowLastColumn="0" w:lastRowFirstColumn="0" w:lastRowLastColumn="0"/>
                </w:pPr>
              </w:pPrChange>
            </w:pPr>
            <w:ins w:id="1577" w:author="Sahin, Burak" w:date="2017-03-30T14:55:00Z">
              <w:r>
                <w:t>21</w:t>
              </w:r>
            </w:ins>
          </w:p>
        </w:tc>
        <w:tc>
          <w:tcPr>
            <w:tcW w:w="0" w:type="auto"/>
            <w:shd w:val="clear" w:color="auto" w:fill="FFFFFF" w:themeFill="background1"/>
            <w:tcPrChange w:id="1578" w:author="Sahin, Burak" w:date="2017-03-30T14:56:00Z">
              <w:tcPr>
                <w:tcW w:w="1870" w:type="dxa"/>
              </w:tcPr>
            </w:tcPrChange>
          </w:tcPr>
          <w:p w14:paraId="415F1F67" w14:textId="73E0E182" w:rsidR="001B2AF0" w:rsidRDefault="001B2AF0">
            <w:pPr>
              <w:jc w:val="right"/>
              <w:cnfStyle w:val="000000100000" w:firstRow="0" w:lastRow="0" w:firstColumn="0" w:lastColumn="0" w:oddVBand="0" w:evenVBand="0" w:oddHBand="1" w:evenHBand="0" w:firstRowFirstColumn="0" w:firstRowLastColumn="0" w:lastRowFirstColumn="0" w:lastRowLastColumn="0"/>
              <w:rPr>
                <w:ins w:id="1579" w:author="Sahin, Burak" w:date="2017-03-30T14:52:00Z"/>
              </w:rPr>
              <w:pPrChange w:id="1580" w:author="Sahin, Burak" w:date="2017-03-30T14:56:00Z">
                <w:pPr>
                  <w:cnfStyle w:val="000000100000" w:firstRow="0" w:lastRow="0" w:firstColumn="0" w:lastColumn="0" w:oddVBand="0" w:evenVBand="0" w:oddHBand="1" w:evenHBand="0" w:firstRowFirstColumn="0" w:firstRowLastColumn="0" w:lastRowFirstColumn="0" w:lastRowLastColumn="0"/>
                </w:pPr>
              </w:pPrChange>
            </w:pPr>
            <w:ins w:id="1581" w:author="Sahin, Burak" w:date="2017-03-30T14:55:00Z">
              <w:r>
                <w:t>24</w:t>
              </w:r>
            </w:ins>
          </w:p>
        </w:tc>
        <w:tc>
          <w:tcPr>
            <w:tcW w:w="0" w:type="auto"/>
            <w:shd w:val="clear" w:color="auto" w:fill="FFFFFF" w:themeFill="background1"/>
            <w:tcPrChange w:id="1582" w:author="Sahin, Burak" w:date="2017-03-30T14:56:00Z">
              <w:tcPr>
                <w:tcW w:w="1870" w:type="dxa"/>
              </w:tcPr>
            </w:tcPrChange>
          </w:tcPr>
          <w:p w14:paraId="79447E2B" w14:textId="1538219E" w:rsidR="001B2AF0" w:rsidRDefault="001B2AF0">
            <w:pPr>
              <w:keepNext/>
              <w:jc w:val="right"/>
              <w:cnfStyle w:val="000000100000" w:firstRow="0" w:lastRow="0" w:firstColumn="0" w:lastColumn="0" w:oddVBand="0" w:evenVBand="0" w:oddHBand="1" w:evenHBand="0" w:firstRowFirstColumn="0" w:firstRowLastColumn="0" w:lastRowFirstColumn="0" w:lastRowLastColumn="0"/>
              <w:rPr>
                <w:ins w:id="1583" w:author="Sahin, Burak" w:date="2017-03-30T14:52:00Z"/>
              </w:rPr>
              <w:pPrChange w:id="1584" w:author="Sahin, Burak" w:date="2017-03-30T14:57:00Z">
                <w:pPr>
                  <w:cnfStyle w:val="000000100000" w:firstRow="0" w:lastRow="0" w:firstColumn="0" w:lastColumn="0" w:oddVBand="0" w:evenVBand="0" w:oddHBand="1" w:evenHBand="0" w:firstRowFirstColumn="0" w:firstRowLastColumn="0" w:lastRowFirstColumn="0" w:lastRowLastColumn="0"/>
                </w:pPr>
              </w:pPrChange>
            </w:pPr>
            <w:ins w:id="1585" w:author="Sahin, Burak" w:date="2017-03-30T14:55:00Z">
              <w:r>
                <w:t>-9</w:t>
              </w:r>
            </w:ins>
          </w:p>
        </w:tc>
      </w:tr>
    </w:tbl>
    <w:p w14:paraId="2F5D0247" w14:textId="571866A8" w:rsidR="001B2AF0" w:rsidRDefault="001B2AF0">
      <w:pPr>
        <w:pStyle w:val="Caption"/>
        <w:jc w:val="center"/>
        <w:rPr>
          <w:ins w:id="1586" w:author="Sahin, Burak" w:date="2017-06-27T18:40:00Z"/>
        </w:rPr>
        <w:pPrChange w:id="1587" w:author="Sahin, Burak" w:date="2017-03-30T14:57:00Z">
          <w:pPr/>
        </w:pPrChange>
      </w:pPr>
      <w:bookmarkStart w:id="1588" w:name="_Ref478649206"/>
      <w:bookmarkStart w:id="1589" w:name="_Toc478731264"/>
      <w:ins w:id="1590" w:author="Sahin, Burak" w:date="2017-03-30T14:57:00Z">
        <w:r>
          <w:t xml:space="preserve">Table </w:t>
        </w:r>
        <w:r>
          <w:fldChar w:fldCharType="begin"/>
        </w:r>
        <w:r>
          <w:instrText xml:space="preserve"> SEQ Table \* ARABIC </w:instrText>
        </w:r>
      </w:ins>
      <w:r>
        <w:fldChar w:fldCharType="separate"/>
      </w:r>
      <w:ins w:id="1591" w:author="Sahin, Burak" w:date="2017-03-31T13:48:00Z">
        <w:r w:rsidR="00513F08">
          <w:rPr>
            <w:noProof/>
          </w:rPr>
          <w:t>6</w:t>
        </w:r>
      </w:ins>
      <w:ins w:id="1592" w:author="Sahin, Burak" w:date="2017-03-30T14:57:00Z">
        <w:r>
          <w:fldChar w:fldCharType="end"/>
        </w:r>
        <w:bookmarkEnd w:id="1588"/>
        <w:r>
          <w:t>: KBV Pass/Fail Scoring</w:t>
        </w:r>
      </w:ins>
      <w:bookmarkEnd w:id="1589"/>
    </w:p>
    <w:p w14:paraId="64E25C20" w14:textId="77777777" w:rsidR="006D2FA2" w:rsidRDefault="006D2FA2" w:rsidP="006D2FA2">
      <w:pPr>
        <w:rPr>
          <w:ins w:id="1593" w:author="Sahin, Burak" w:date="2017-06-27T18:40:00Z"/>
          <w:rFonts w:eastAsia="Times New Roman" w:cs="Helvetica"/>
          <w:color w:val="454441"/>
          <w:szCs w:val="24"/>
        </w:rPr>
      </w:pPr>
    </w:p>
    <w:tbl>
      <w:tblPr>
        <w:tblStyle w:val="TableGrid"/>
        <w:tblpPr w:leftFromText="180" w:rightFromText="180" w:vertAnchor="text" w:horzAnchor="margin" w:tblpXSpec="right" w:tblpY="42"/>
        <w:tblW w:w="5000" w:type="pct"/>
        <w:tblBorders>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6D2FA2" w:rsidRPr="00F47283" w14:paraId="0B3DBF45" w14:textId="77777777" w:rsidTr="00F47283">
        <w:trPr>
          <w:trHeight w:val="372"/>
          <w:ins w:id="1594" w:author="Sahin, Burak" w:date="2017-06-27T18:40:00Z"/>
        </w:trPr>
        <w:tc>
          <w:tcPr>
            <w:tcW w:w="5000" w:type="pct"/>
            <w:shd w:val="clear" w:color="auto" w:fill="F2F2F2" w:themeFill="background1" w:themeFillShade="F2"/>
          </w:tcPr>
          <w:p w14:paraId="5AF52FF5" w14:textId="10DA40E0" w:rsidR="006D2FA2" w:rsidRPr="00F47283" w:rsidRDefault="006D2FA2" w:rsidP="006D2FA2">
            <w:pPr>
              <w:rPr>
                <w:ins w:id="1595" w:author="Sahin, Burak" w:date="2017-06-27T18:40:00Z"/>
                <w:b/>
                <w:i/>
                <w:highlight w:val="yellow"/>
              </w:rPr>
              <w:pPrChange w:id="1596" w:author="Sahin, Burak" w:date="2017-06-27T18:40:00Z">
                <w:pPr>
                  <w:framePr w:hSpace="180" w:wrap="around" w:vAnchor="text" w:hAnchor="margin" w:xAlign="right" w:y="42"/>
                </w:pPr>
              </w:pPrChange>
            </w:pPr>
            <w:ins w:id="1597" w:author="Sahin, Burak" w:date="2017-06-27T18:40:00Z">
              <w:r w:rsidRPr="00F47283">
                <w:rPr>
                  <w:b/>
                  <w:i/>
                  <w:highlight w:val="yellow"/>
                </w:rPr>
                <w:t xml:space="preserve">Case Example: </w:t>
              </w:r>
              <w:r>
                <w:rPr>
                  <w:b/>
                  <w:i/>
                  <w:highlight w:val="yellow"/>
                </w:rPr>
                <w:t>Resolution</w:t>
              </w:r>
              <w:r w:rsidRPr="00F47283">
                <w:rPr>
                  <w:b/>
                  <w:i/>
                  <w:highlight w:val="yellow"/>
                </w:rPr>
                <w:t xml:space="preserve"> for Level 2 or 3</w:t>
              </w:r>
            </w:ins>
          </w:p>
        </w:tc>
      </w:tr>
      <w:tr w:rsidR="006D2FA2" w:rsidRPr="00F47283" w14:paraId="4A040D73" w14:textId="77777777" w:rsidTr="00F47283">
        <w:trPr>
          <w:trHeight w:val="425"/>
          <w:ins w:id="1598" w:author="Sahin, Burak" w:date="2017-06-27T18:40:00Z"/>
        </w:trPr>
        <w:tc>
          <w:tcPr>
            <w:tcW w:w="5000" w:type="pct"/>
            <w:shd w:val="clear" w:color="auto" w:fill="F2F2F2" w:themeFill="background1" w:themeFillShade="F2"/>
          </w:tcPr>
          <w:p w14:paraId="5ADF77CE" w14:textId="77777777" w:rsidR="006D2FA2" w:rsidRPr="00F47283" w:rsidRDefault="006D2FA2" w:rsidP="00F47283">
            <w:pPr>
              <w:rPr>
                <w:ins w:id="1599" w:author="Sahin, Burak" w:date="2017-06-27T18:40:00Z"/>
                <w:highlight w:val="yellow"/>
              </w:rPr>
            </w:pPr>
            <w:ins w:id="1600" w:author="Sahin, Burak" w:date="2017-06-27T18:40:00Z">
              <w:r w:rsidRPr="00F47283">
                <w:rPr>
                  <w:highlight w:val="yellow"/>
                </w:rPr>
                <w:t>Placeholder</w:t>
              </w:r>
            </w:ins>
          </w:p>
        </w:tc>
      </w:tr>
    </w:tbl>
    <w:p w14:paraId="0881568F" w14:textId="7F470DE7" w:rsidR="006D2FA2" w:rsidRPr="006D2FA2" w:rsidRDefault="006D2FA2" w:rsidP="006D2FA2">
      <w:pPr>
        <w:rPr>
          <w:ins w:id="1601" w:author="Sahin, Burak" w:date="2017-06-27T15:59:00Z"/>
          <w:rPrChange w:id="1602" w:author="Sahin, Burak" w:date="2017-06-27T18:40:00Z">
            <w:rPr>
              <w:ins w:id="1603" w:author="Sahin, Burak" w:date="2017-06-27T15:59:00Z"/>
            </w:rPr>
          </w:rPrChange>
        </w:rPr>
        <w:pPrChange w:id="1604" w:author="Sahin, Burak" w:date="2017-06-27T18:40:00Z">
          <w:pPr/>
        </w:pPrChange>
      </w:pPr>
      <w:ins w:id="1605" w:author="Sahin, Burak" w:date="2017-06-27T18:40:00Z">
        <w:r w:rsidRPr="00F47283">
          <w:rPr>
            <w:highlight w:val="yellow"/>
          </w:rPr>
          <w:t>Placeho</w:t>
        </w:r>
        <w:r>
          <w:rPr>
            <w:highlight w:val="yellow"/>
          </w:rPr>
          <w:t>lder for Diagram Showing Phase 3</w:t>
        </w:r>
        <w:r w:rsidRPr="00F47283">
          <w:rPr>
            <w:highlight w:val="yellow"/>
          </w:rPr>
          <w:t xml:space="preserve"> (</w:t>
        </w:r>
        <w:r>
          <w:rPr>
            <w:highlight w:val="yellow"/>
          </w:rPr>
          <w:t>Resolution</w:t>
        </w:r>
        <w:r w:rsidRPr="00F47283">
          <w:rPr>
            <w:highlight w:val="yellow"/>
          </w:rPr>
          <w:t>)</w:t>
        </w:r>
      </w:ins>
    </w:p>
    <w:p w14:paraId="1B6EA9AD" w14:textId="111DBB23" w:rsidR="0017116A" w:rsidRPr="00063964" w:rsidRDefault="0017116A" w:rsidP="0017116A">
      <w:pPr>
        <w:pStyle w:val="Heading2"/>
        <w:rPr>
          <w:ins w:id="1606" w:author="Sahin, Burak" w:date="2017-06-27T17:18:00Z"/>
          <w:highlight w:val="yellow"/>
          <w:rPrChange w:id="1607" w:author="Sahin, Burak" w:date="2017-06-27T18:42:00Z">
            <w:rPr>
              <w:ins w:id="1608" w:author="Sahin, Burak" w:date="2017-06-27T17:18:00Z"/>
            </w:rPr>
          </w:rPrChange>
        </w:rPr>
        <w:pPrChange w:id="1609" w:author="Sahin, Burak" w:date="2017-06-27T15:59:00Z">
          <w:pPr/>
        </w:pPrChange>
      </w:pPr>
      <w:bookmarkStart w:id="1610" w:name="_Toc486347422"/>
      <w:ins w:id="1611" w:author="Sahin, Burak" w:date="2017-06-27T15:59:00Z">
        <w:r w:rsidRPr="00063964">
          <w:rPr>
            <w:highlight w:val="yellow"/>
            <w:rPrChange w:id="1612" w:author="Sahin, Burak" w:date="2017-06-27T18:42:00Z">
              <w:rPr/>
            </w:rPrChange>
          </w:rPr>
          <w:t>Training for Resolution Capabilities</w:t>
        </w:r>
      </w:ins>
      <w:bookmarkEnd w:id="1610"/>
    </w:p>
    <w:p w14:paraId="1A360BF9" w14:textId="77777777" w:rsidR="00B22746" w:rsidRPr="00063964" w:rsidRDefault="00B22746" w:rsidP="00B22746">
      <w:pPr>
        <w:tabs>
          <w:tab w:val="left" w:pos="5990"/>
        </w:tabs>
        <w:rPr>
          <w:ins w:id="1613" w:author="Sahin, Burak" w:date="2017-06-27T17:18:00Z"/>
          <w:highlight w:val="yellow"/>
          <w:rPrChange w:id="1614" w:author="Sahin, Burak" w:date="2017-06-27T18:42:00Z">
            <w:rPr>
              <w:ins w:id="1615" w:author="Sahin, Burak" w:date="2017-06-27T17:18:00Z"/>
            </w:rPr>
          </w:rPrChange>
        </w:rPr>
      </w:pPr>
      <w:ins w:id="1616" w:author="Sahin, Burak" w:date="2017-06-27T17:18:00Z">
        <w:r w:rsidRPr="00063964">
          <w:rPr>
            <w:highlight w:val="yellow"/>
            <w:rPrChange w:id="1617" w:author="Sahin, Burak" w:date="2017-06-27T18:42:00Z">
              <w:rPr/>
            </w:rPrChange>
          </w:rPr>
          <w:t>Operator training and equipment capabilities determine the CSP’s ability to meet the requirements for a given IAL. For IAL2 and 3, the following equipment requirements determine an organization’s level of awareness.</w:t>
        </w:r>
      </w:ins>
    </w:p>
    <w:tbl>
      <w:tblPr>
        <w:tblStyle w:val="GridTable41"/>
        <w:tblW w:w="0" w:type="auto"/>
        <w:tblLook w:val="04A0" w:firstRow="1" w:lastRow="0" w:firstColumn="1" w:lastColumn="0" w:noHBand="0" w:noVBand="1"/>
      </w:tblPr>
      <w:tblGrid>
        <w:gridCol w:w="1259"/>
        <w:gridCol w:w="8091"/>
      </w:tblGrid>
      <w:tr w:rsidR="00B22746" w:rsidRPr="00063964" w14:paraId="56A555AB" w14:textId="77777777" w:rsidTr="00B22746">
        <w:trPr>
          <w:cnfStyle w:val="100000000000" w:firstRow="1" w:lastRow="0" w:firstColumn="0" w:lastColumn="0" w:oddVBand="0" w:evenVBand="0" w:oddHBand="0" w:evenHBand="0" w:firstRowFirstColumn="0" w:firstRowLastColumn="0" w:lastRowFirstColumn="0" w:lastRowLastColumn="0"/>
          <w:ins w:id="1618"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26760435" w14:textId="77777777" w:rsidR="00B22746" w:rsidRPr="00063964" w:rsidRDefault="00B22746" w:rsidP="00B22746">
            <w:pPr>
              <w:tabs>
                <w:tab w:val="left" w:pos="5990"/>
              </w:tabs>
              <w:rPr>
                <w:ins w:id="1619" w:author="Sahin, Burak" w:date="2017-06-27T17:18:00Z"/>
                <w:highlight w:val="yellow"/>
                <w:rPrChange w:id="1620" w:author="Sahin, Burak" w:date="2017-06-27T18:42:00Z">
                  <w:rPr>
                    <w:ins w:id="1621" w:author="Sahin, Burak" w:date="2017-06-27T17:18:00Z"/>
                  </w:rPr>
                </w:rPrChange>
              </w:rPr>
            </w:pPr>
            <w:ins w:id="1622" w:author="Sahin, Burak" w:date="2017-06-27T17:18:00Z">
              <w:r w:rsidRPr="00063964">
                <w:rPr>
                  <w:highlight w:val="yellow"/>
                  <w:rPrChange w:id="1623" w:author="Sahin, Burak" w:date="2017-06-27T18:42:00Z">
                    <w:rPr/>
                  </w:rPrChange>
                </w:rPr>
                <w:t>Level</w:t>
              </w:r>
            </w:ins>
          </w:p>
        </w:tc>
        <w:tc>
          <w:tcPr>
            <w:tcW w:w="8091" w:type="dxa"/>
          </w:tcPr>
          <w:p w14:paraId="188C3A4D" w14:textId="77777777" w:rsidR="00B22746" w:rsidRPr="00063964" w:rsidRDefault="00B22746" w:rsidP="00B22746">
            <w:pPr>
              <w:tabs>
                <w:tab w:val="left" w:pos="5990"/>
              </w:tabs>
              <w:cnfStyle w:val="100000000000" w:firstRow="1" w:lastRow="0" w:firstColumn="0" w:lastColumn="0" w:oddVBand="0" w:evenVBand="0" w:oddHBand="0" w:evenHBand="0" w:firstRowFirstColumn="0" w:firstRowLastColumn="0" w:lastRowFirstColumn="0" w:lastRowLastColumn="0"/>
              <w:rPr>
                <w:ins w:id="1624" w:author="Sahin, Burak" w:date="2017-06-27T17:18:00Z"/>
                <w:highlight w:val="yellow"/>
                <w:rPrChange w:id="1625" w:author="Sahin, Burak" w:date="2017-06-27T18:42:00Z">
                  <w:rPr>
                    <w:ins w:id="1626" w:author="Sahin, Burak" w:date="2017-06-27T17:18:00Z"/>
                  </w:rPr>
                </w:rPrChange>
              </w:rPr>
            </w:pPr>
            <w:ins w:id="1627" w:author="Sahin, Burak" w:date="2017-06-27T17:18:00Z">
              <w:r w:rsidRPr="00063964">
                <w:rPr>
                  <w:highlight w:val="yellow"/>
                  <w:rPrChange w:id="1628" w:author="Sahin, Burak" w:date="2017-06-27T18:42:00Z">
                    <w:rPr/>
                  </w:rPrChange>
                </w:rPr>
                <w:t xml:space="preserve"> Training Requirements</w:t>
              </w:r>
            </w:ins>
          </w:p>
        </w:tc>
      </w:tr>
      <w:tr w:rsidR="00B22746" w:rsidRPr="00063964" w14:paraId="1F00A1AE" w14:textId="77777777" w:rsidTr="00B22746">
        <w:trPr>
          <w:cnfStyle w:val="000000100000" w:firstRow="0" w:lastRow="0" w:firstColumn="0" w:lastColumn="0" w:oddVBand="0" w:evenVBand="0" w:oddHBand="1" w:evenHBand="0" w:firstRowFirstColumn="0" w:firstRowLastColumn="0" w:lastRowFirstColumn="0" w:lastRowLastColumn="0"/>
          <w:ins w:id="1629"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1FD455B8" w14:textId="77777777" w:rsidR="00B22746" w:rsidRPr="00063964" w:rsidRDefault="00B22746" w:rsidP="00B22746">
            <w:pPr>
              <w:tabs>
                <w:tab w:val="left" w:pos="5990"/>
              </w:tabs>
              <w:rPr>
                <w:ins w:id="1630" w:author="Sahin, Burak" w:date="2017-06-27T17:18:00Z"/>
                <w:highlight w:val="yellow"/>
                <w:rPrChange w:id="1631" w:author="Sahin, Burak" w:date="2017-06-27T18:42:00Z">
                  <w:rPr>
                    <w:ins w:id="1632" w:author="Sahin, Burak" w:date="2017-06-27T17:18:00Z"/>
                  </w:rPr>
                </w:rPrChange>
              </w:rPr>
            </w:pPr>
            <w:ins w:id="1633" w:author="Sahin, Burak" w:date="2017-06-27T17:18:00Z">
              <w:r w:rsidRPr="00063964">
                <w:rPr>
                  <w:highlight w:val="yellow"/>
                  <w:rPrChange w:id="1634" w:author="Sahin, Burak" w:date="2017-06-27T18:42:00Z">
                    <w:rPr/>
                  </w:rPrChange>
                </w:rPr>
                <w:t>AWARE</w:t>
              </w:r>
            </w:ins>
          </w:p>
        </w:tc>
        <w:tc>
          <w:tcPr>
            <w:tcW w:w="8091" w:type="dxa"/>
          </w:tcPr>
          <w:p w14:paraId="2FE92A18" w14:textId="77777777" w:rsidR="00B22746" w:rsidRPr="00063964" w:rsidRDefault="00B22746" w:rsidP="00B22746">
            <w:pPr>
              <w:tabs>
                <w:tab w:val="left" w:pos="5990"/>
              </w:tabs>
              <w:cnfStyle w:val="000000100000" w:firstRow="0" w:lastRow="0" w:firstColumn="0" w:lastColumn="0" w:oddVBand="0" w:evenVBand="0" w:oddHBand="1" w:evenHBand="0" w:firstRowFirstColumn="0" w:firstRowLastColumn="0" w:lastRowFirstColumn="0" w:lastRowLastColumn="0"/>
              <w:rPr>
                <w:ins w:id="1635" w:author="Sahin, Burak" w:date="2017-06-27T17:18:00Z"/>
                <w:highlight w:val="yellow"/>
                <w:rPrChange w:id="1636" w:author="Sahin, Burak" w:date="2017-06-27T18:42:00Z">
                  <w:rPr>
                    <w:ins w:id="1637" w:author="Sahin, Burak" w:date="2017-06-27T17:18:00Z"/>
                  </w:rPr>
                </w:rPrChange>
              </w:rPr>
            </w:pPr>
            <w:ins w:id="1638" w:author="Sahin, Burak" w:date="2017-06-27T17:18:00Z">
              <w:r w:rsidRPr="00063964">
                <w:rPr>
                  <w:highlight w:val="yellow"/>
                  <w:rPrChange w:id="1639" w:author="Sahin, Burak" w:date="2017-06-27T18:42:00Z">
                    <w:rPr/>
                  </w:rPrChange>
                </w:rPr>
                <w:t>An ultraviolet desktop light and magnifier or equivalent</w:t>
              </w:r>
            </w:ins>
          </w:p>
        </w:tc>
      </w:tr>
      <w:tr w:rsidR="00B22746" w:rsidRPr="00063964" w14:paraId="476AAEDC" w14:textId="77777777" w:rsidTr="00B22746">
        <w:trPr>
          <w:ins w:id="1640"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76474435" w14:textId="77777777" w:rsidR="00B22746" w:rsidRPr="00063964" w:rsidRDefault="00B22746" w:rsidP="00B22746">
            <w:pPr>
              <w:tabs>
                <w:tab w:val="left" w:pos="5990"/>
              </w:tabs>
              <w:rPr>
                <w:ins w:id="1641" w:author="Sahin, Burak" w:date="2017-06-27T17:18:00Z"/>
                <w:highlight w:val="yellow"/>
                <w:rPrChange w:id="1642" w:author="Sahin, Burak" w:date="2017-06-27T18:42:00Z">
                  <w:rPr>
                    <w:ins w:id="1643" w:author="Sahin, Burak" w:date="2017-06-27T17:18:00Z"/>
                  </w:rPr>
                </w:rPrChange>
              </w:rPr>
            </w:pPr>
            <w:ins w:id="1644" w:author="Sahin, Burak" w:date="2017-06-27T17:18:00Z">
              <w:r w:rsidRPr="00063964">
                <w:rPr>
                  <w:highlight w:val="yellow"/>
                  <w:rPrChange w:id="1645" w:author="Sahin, Burak" w:date="2017-06-27T18:42:00Z">
                    <w:rPr/>
                  </w:rPrChange>
                </w:rPr>
                <w:t>BASIC</w:t>
              </w:r>
            </w:ins>
          </w:p>
        </w:tc>
        <w:tc>
          <w:tcPr>
            <w:tcW w:w="8091" w:type="dxa"/>
          </w:tcPr>
          <w:p w14:paraId="2710A7B5" w14:textId="77777777" w:rsidR="00B22746" w:rsidRPr="00063964" w:rsidRDefault="00B22746" w:rsidP="00B22746">
            <w:pPr>
              <w:tabs>
                <w:tab w:val="left" w:pos="5990"/>
              </w:tabs>
              <w:cnfStyle w:val="000000000000" w:firstRow="0" w:lastRow="0" w:firstColumn="0" w:lastColumn="0" w:oddVBand="0" w:evenVBand="0" w:oddHBand="0" w:evenHBand="0" w:firstRowFirstColumn="0" w:firstRowLastColumn="0" w:lastRowFirstColumn="0" w:lastRowLastColumn="0"/>
              <w:rPr>
                <w:ins w:id="1646" w:author="Sahin, Burak" w:date="2017-06-27T17:18:00Z"/>
                <w:highlight w:val="yellow"/>
                <w:rPrChange w:id="1647" w:author="Sahin, Burak" w:date="2017-06-27T18:42:00Z">
                  <w:rPr>
                    <w:ins w:id="1648" w:author="Sahin, Burak" w:date="2017-06-27T17:18:00Z"/>
                  </w:rPr>
                </w:rPrChange>
              </w:rPr>
            </w:pPr>
            <w:ins w:id="1649" w:author="Sahin, Burak" w:date="2017-06-27T17:18:00Z">
              <w:r w:rsidRPr="00063964">
                <w:rPr>
                  <w:highlight w:val="yellow"/>
                  <w:rPrChange w:id="1650" w:author="Sahin, Burak" w:date="2017-06-27T18:42:00Z">
                    <w:rPr/>
                  </w:rPrChange>
                </w:rPr>
                <w:t>An ultraviolet desktop light and magnifier or equivalent that is recognized as effective</w:t>
              </w:r>
            </w:ins>
          </w:p>
          <w:p w14:paraId="44FE875F" w14:textId="77777777" w:rsidR="00B22746" w:rsidRPr="00063964" w:rsidRDefault="00B22746" w:rsidP="00B22746">
            <w:pPr>
              <w:tabs>
                <w:tab w:val="left" w:pos="5990"/>
              </w:tabs>
              <w:cnfStyle w:val="000000000000" w:firstRow="0" w:lastRow="0" w:firstColumn="0" w:lastColumn="0" w:oddVBand="0" w:evenVBand="0" w:oddHBand="0" w:evenHBand="0" w:firstRowFirstColumn="0" w:firstRowLastColumn="0" w:lastRowFirstColumn="0" w:lastRowLastColumn="0"/>
              <w:rPr>
                <w:ins w:id="1651" w:author="Sahin, Burak" w:date="2017-06-27T17:18:00Z"/>
                <w:highlight w:val="yellow"/>
                <w:rPrChange w:id="1652" w:author="Sahin, Burak" w:date="2017-06-27T18:42:00Z">
                  <w:rPr>
                    <w:ins w:id="1653" w:author="Sahin, Burak" w:date="2017-06-27T17:18:00Z"/>
                  </w:rPr>
                </w:rPrChange>
              </w:rPr>
            </w:pPr>
            <w:ins w:id="1654" w:author="Sahin, Burak" w:date="2017-06-27T17:18:00Z">
              <w:r w:rsidRPr="00063964">
                <w:rPr>
                  <w:highlight w:val="yellow"/>
                  <w:rPrChange w:id="1655" w:author="Sahin, Burak" w:date="2017-06-27T18:42:00Z">
                    <w:rPr/>
                  </w:rPrChange>
                </w:rPr>
                <w:t>OR</w:t>
              </w:r>
            </w:ins>
          </w:p>
          <w:p w14:paraId="739C1F53" w14:textId="77777777" w:rsidR="00B22746" w:rsidRPr="00063964" w:rsidRDefault="00B22746" w:rsidP="00B22746">
            <w:pPr>
              <w:tabs>
                <w:tab w:val="left" w:pos="5990"/>
              </w:tabs>
              <w:cnfStyle w:val="000000000000" w:firstRow="0" w:lastRow="0" w:firstColumn="0" w:lastColumn="0" w:oddVBand="0" w:evenVBand="0" w:oddHBand="0" w:evenHBand="0" w:firstRowFirstColumn="0" w:firstRowLastColumn="0" w:lastRowFirstColumn="0" w:lastRowLastColumn="0"/>
              <w:rPr>
                <w:ins w:id="1656" w:author="Sahin, Burak" w:date="2017-06-27T17:18:00Z"/>
                <w:highlight w:val="yellow"/>
                <w:rPrChange w:id="1657" w:author="Sahin, Burak" w:date="2017-06-27T18:42:00Z">
                  <w:rPr>
                    <w:ins w:id="1658" w:author="Sahin, Burak" w:date="2017-06-27T17:18:00Z"/>
                  </w:rPr>
                </w:rPrChange>
              </w:rPr>
            </w:pPr>
            <w:ins w:id="1659" w:author="Sahin, Burak" w:date="2017-06-27T17:18:00Z">
              <w:r w:rsidRPr="00063964">
                <w:rPr>
                  <w:highlight w:val="yellow"/>
                  <w:rPrChange w:id="1660" w:author="Sahin, Burak" w:date="2017-06-27T18:42:00Z">
                    <w:rPr/>
                  </w:rPrChange>
                </w:rPr>
                <w:t>Document inspection equipment that can assist in identification of forged and counterfeit documents or equivalent that is recognized as effective</w:t>
              </w:r>
            </w:ins>
          </w:p>
        </w:tc>
      </w:tr>
      <w:tr w:rsidR="00B22746" w:rsidRPr="00063964" w14:paraId="6860DD1A" w14:textId="77777777" w:rsidTr="00B22746">
        <w:trPr>
          <w:cnfStyle w:val="000000100000" w:firstRow="0" w:lastRow="0" w:firstColumn="0" w:lastColumn="0" w:oddVBand="0" w:evenVBand="0" w:oddHBand="1" w:evenHBand="0" w:firstRowFirstColumn="0" w:firstRowLastColumn="0" w:lastRowFirstColumn="0" w:lastRowLastColumn="0"/>
          <w:ins w:id="1661"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62C30390" w14:textId="77777777" w:rsidR="00B22746" w:rsidRPr="00063964" w:rsidRDefault="00B22746" w:rsidP="00B22746">
            <w:pPr>
              <w:tabs>
                <w:tab w:val="left" w:pos="5990"/>
              </w:tabs>
              <w:rPr>
                <w:ins w:id="1662" w:author="Sahin, Burak" w:date="2017-06-27T17:18:00Z"/>
                <w:highlight w:val="yellow"/>
                <w:rPrChange w:id="1663" w:author="Sahin, Burak" w:date="2017-06-27T18:42:00Z">
                  <w:rPr>
                    <w:ins w:id="1664" w:author="Sahin, Burak" w:date="2017-06-27T17:18:00Z"/>
                  </w:rPr>
                </w:rPrChange>
              </w:rPr>
            </w:pPr>
            <w:ins w:id="1665" w:author="Sahin, Burak" w:date="2017-06-27T17:18:00Z">
              <w:r w:rsidRPr="00063964">
                <w:rPr>
                  <w:highlight w:val="yellow"/>
                  <w:rPrChange w:id="1666" w:author="Sahin, Burak" w:date="2017-06-27T18:42:00Z">
                    <w:rPr/>
                  </w:rPrChange>
                </w:rPr>
                <w:t>ADVANCED</w:t>
              </w:r>
            </w:ins>
          </w:p>
        </w:tc>
        <w:tc>
          <w:tcPr>
            <w:tcW w:w="8091" w:type="dxa"/>
          </w:tcPr>
          <w:p w14:paraId="6E6C9CC0" w14:textId="77777777" w:rsidR="00B22746" w:rsidRPr="00063964" w:rsidRDefault="00B22746" w:rsidP="00B22746">
            <w:pPr>
              <w:tabs>
                <w:tab w:val="left" w:pos="5990"/>
              </w:tabs>
              <w:cnfStyle w:val="000000100000" w:firstRow="0" w:lastRow="0" w:firstColumn="0" w:lastColumn="0" w:oddVBand="0" w:evenVBand="0" w:oddHBand="1" w:evenHBand="0" w:firstRowFirstColumn="0" w:firstRowLastColumn="0" w:lastRowFirstColumn="0" w:lastRowLastColumn="0"/>
              <w:rPr>
                <w:ins w:id="1667" w:author="Sahin, Burak" w:date="2017-06-27T17:18:00Z"/>
                <w:highlight w:val="yellow"/>
                <w:rPrChange w:id="1668" w:author="Sahin, Burak" w:date="2017-06-27T18:42:00Z">
                  <w:rPr>
                    <w:ins w:id="1669" w:author="Sahin, Burak" w:date="2017-06-27T17:18:00Z"/>
                  </w:rPr>
                </w:rPrChange>
              </w:rPr>
            </w:pPr>
            <w:ins w:id="1670" w:author="Sahin, Burak" w:date="2017-06-27T17:18:00Z">
              <w:r w:rsidRPr="00063964">
                <w:rPr>
                  <w:highlight w:val="yellow"/>
                  <w:rPrChange w:id="1671" w:author="Sahin, Burak" w:date="2017-06-27T18:42:00Z">
                    <w:rPr/>
                  </w:rPrChange>
                </w:rPr>
                <w:t>An ultraviolet desktop light and magnifier or equivalent that is recognized as effective</w:t>
              </w:r>
            </w:ins>
          </w:p>
          <w:p w14:paraId="57C6721A" w14:textId="77777777" w:rsidR="00B22746" w:rsidRPr="00063964" w:rsidRDefault="00B22746" w:rsidP="00B22746">
            <w:pPr>
              <w:tabs>
                <w:tab w:val="left" w:pos="5990"/>
              </w:tabs>
              <w:cnfStyle w:val="000000100000" w:firstRow="0" w:lastRow="0" w:firstColumn="0" w:lastColumn="0" w:oddVBand="0" w:evenVBand="0" w:oddHBand="1" w:evenHBand="0" w:firstRowFirstColumn="0" w:firstRowLastColumn="0" w:lastRowFirstColumn="0" w:lastRowLastColumn="0"/>
              <w:rPr>
                <w:ins w:id="1672" w:author="Sahin, Burak" w:date="2017-06-27T17:18:00Z"/>
                <w:highlight w:val="yellow"/>
                <w:rPrChange w:id="1673" w:author="Sahin, Burak" w:date="2017-06-27T18:42:00Z">
                  <w:rPr>
                    <w:ins w:id="1674" w:author="Sahin, Burak" w:date="2017-06-27T17:18:00Z"/>
                  </w:rPr>
                </w:rPrChange>
              </w:rPr>
            </w:pPr>
            <w:ins w:id="1675" w:author="Sahin, Burak" w:date="2017-06-27T17:18:00Z">
              <w:r w:rsidRPr="00063964">
                <w:rPr>
                  <w:highlight w:val="yellow"/>
                  <w:rPrChange w:id="1676" w:author="Sahin, Burak" w:date="2017-06-27T18:42:00Z">
                    <w:rPr/>
                  </w:rPrChange>
                </w:rPr>
                <w:t>AND</w:t>
              </w:r>
            </w:ins>
          </w:p>
          <w:p w14:paraId="73142F20" w14:textId="77777777" w:rsidR="00B22746" w:rsidRPr="00063964" w:rsidRDefault="00B22746" w:rsidP="00B22746">
            <w:pPr>
              <w:keepNext/>
              <w:tabs>
                <w:tab w:val="left" w:pos="5990"/>
              </w:tabs>
              <w:cnfStyle w:val="000000100000" w:firstRow="0" w:lastRow="0" w:firstColumn="0" w:lastColumn="0" w:oddVBand="0" w:evenVBand="0" w:oddHBand="1" w:evenHBand="0" w:firstRowFirstColumn="0" w:firstRowLastColumn="0" w:lastRowFirstColumn="0" w:lastRowLastColumn="0"/>
              <w:rPr>
                <w:ins w:id="1677" w:author="Sahin, Burak" w:date="2017-06-27T17:18:00Z"/>
                <w:highlight w:val="yellow"/>
                <w:rPrChange w:id="1678" w:author="Sahin, Burak" w:date="2017-06-27T18:42:00Z">
                  <w:rPr>
                    <w:ins w:id="1679" w:author="Sahin, Burak" w:date="2017-06-27T17:18:00Z"/>
                  </w:rPr>
                </w:rPrChange>
              </w:rPr>
            </w:pPr>
            <w:ins w:id="1680" w:author="Sahin, Burak" w:date="2017-06-27T17:18:00Z">
              <w:r w:rsidRPr="00063964">
                <w:rPr>
                  <w:highlight w:val="yellow"/>
                  <w:rPrChange w:id="1681" w:author="Sahin, Burak" w:date="2017-06-27T18:42:00Z">
                    <w:rPr/>
                  </w:rPrChange>
                </w:rPr>
                <w:t>Document inspection equipment that can assist in identification of forged and counterfeit documents or equivalent that is recognized as effective</w:t>
              </w:r>
            </w:ins>
          </w:p>
        </w:tc>
      </w:tr>
    </w:tbl>
    <w:p w14:paraId="670F1FA9" w14:textId="77777777" w:rsidR="00B22746" w:rsidRPr="00063964" w:rsidRDefault="00B22746" w:rsidP="00B22746">
      <w:pPr>
        <w:pStyle w:val="Caption"/>
        <w:jc w:val="center"/>
        <w:rPr>
          <w:ins w:id="1682" w:author="Sahin, Burak" w:date="2017-06-27T17:18:00Z"/>
          <w:highlight w:val="yellow"/>
          <w:rPrChange w:id="1683" w:author="Sahin, Burak" w:date="2017-06-27T18:42:00Z">
            <w:rPr>
              <w:ins w:id="1684" w:author="Sahin, Burak" w:date="2017-06-27T17:18:00Z"/>
            </w:rPr>
          </w:rPrChange>
        </w:rPr>
      </w:pPr>
      <w:ins w:id="1685" w:author="Sahin, Burak" w:date="2017-06-27T17:18:00Z">
        <w:r w:rsidRPr="00063964">
          <w:rPr>
            <w:highlight w:val="yellow"/>
            <w:rPrChange w:id="1686" w:author="Sahin, Burak" w:date="2017-06-27T18:42:00Z">
              <w:rPr/>
            </w:rPrChange>
          </w:rPr>
          <w:t xml:space="preserve">Table </w:t>
        </w:r>
        <w:r w:rsidRPr="00063964">
          <w:rPr>
            <w:highlight w:val="yellow"/>
            <w:rPrChange w:id="1687" w:author="Sahin, Burak" w:date="2017-06-27T18:42:00Z">
              <w:rPr/>
            </w:rPrChange>
          </w:rPr>
          <w:fldChar w:fldCharType="begin"/>
        </w:r>
        <w:r w:rsidRPr="00063964">
          <w:rPr>
            <w:highlight w:val="yellow"/>
            <w:rPrChange w:id="1688" w:author="Sahin, Burak" w:date="2017-06-27T18:42:00Z">
              <w:rPr/>
            </w:rPrChange>
          </w:rPr>
          <w:instrText xml:space="preserve"> SEQ Table \* ARABIC </w:instrText>
        </w:r>
        <w:r w:rsidRPr="00063964">
          <w:rPr>
            <w:highlight w:val="yellow"/>
            <w:rPrChange w:id="1689" w:author="Sahin, Burak" w:date="2017-06-27T18:42:00Z">
              <w:rPr/>
            </w:rPrChange>
          </w:rPr>
          <w:fldChar w:fldCharType="separate"/>
        </w:r>
        <w:r w:rsidRPr="00063964">
          <w:rPr>
            <w:noProof/>
            <w:highlight w:val="yellow"/>
            <w:rPrChange w:id="1690" w:author="Sahin, Burak" w:date="2017-06-27T18:42:00Z">
              <w:rPr>
                <w:noProof/>
              </w:rPr>
            </w:rPrChange>
          </w:rPr>
          <w:t>8</w:t>
        </w:r>
        <w:r w:rsidRPr="00063964">
          <w:rPr>
            <w:highlight w:val="yellow"/>
            <w:rPrChange w:id="1691" w:author="Sahin, Burak" w:date="2017-06-27T18:42:00Z">
              <w:rPr/>
            </w:rPrChange>
          </w:rPr>
          <w:fldChar w:fldCharType="end"/>
        </w:r>
        <w:r w:rsidRPr="00063964">
          <w:rPr>
            <w:highlight w:val="yellow"/>
            <w:rPrChange w:id="1692" w:author="Sahin, Burak" w:date="2017-06-27T18:42:00Z">
              <w:rPr/>
            </w:rPrChange>
          </w:rPr>
          <w:t>: Equipment Capabilities</w:t>
        </w:r>
      </w:ins>
    </w:p>
    <w:p w14:paraId="4A3E81D7" w14:textId="77777777" w:rsidR="00B22746" w:rsidRPr="00063964" w:rsidRDefault="00B22746" w:rsidP="00B22746">
      <w:pPr>
        <w:tabs>
          <w:tab w:val="left" w:pos="5990"/>
        </w:tabs>
        <w:rPr>
          <w:ins w:id="1693" w:author="Sahin, Burak" w:date="2017-06-27T17:18:00Z"/>
          <w:highlight w:val="yellow"/>
          <w:rPrChange w:id="1694" w:author="Sahin, Burak" w:date="2017-06-27T18:42:00Z">
            <w:rPr>
              <w:ins w:id="1695" w:author="Sahin, Burak" w:date="2017-06-27T17:18:00Z"/>
            </w:rPr>
          </w:rPrChange>
        </w:rPr>
      </w:pPr>
      <w:ins w:id="1696" w:author="Sahin, Burak" w:date="2017-06-27T17:18:00Z">
        <w:r w:rsidRPr="00063964">
          <w:rPr>
            <w:highlight w:val="yellow"/>
            <w:rPrChange w:id="1697" w:author="Sahin, Burak" w:date="2017-06-27T18:42:00Z">
              <w:rPr/>
            </w:rPrChange>
          </w:rPr>
          <w:t>The levels in the following table may be used by CSP’s as a measure to develop their training guidelines.</w:t>
        </w:r>
      </w:ins>
    </w:p>
    <w:tbl>
      <w:tblPr>
        <w:tblStyle w:val="GridTable41"/>
        <w:tblW w:w="0" w:type="auto"/>
        <w:tblLook w:val="04A0" w:firstRow="1" w:lastRow="0" w:firstColumn="1" w:lastColumn="0" w:noHBand="0" w:noVBand="1"/>
      </w:tblPr>
      <w:tblGrid>
        <w:gridCol w:w="1259"/>
        <w:gridCol w:w="8091"/>
      </w:tblGrid>
      <w:tr w:rsidR="00B22746" w:rsidRPr="00063964" w14:paraId="6995EC6B" w14:textId="77777777" w:rsidTr="00B22746">
        <w:trPr>
          <w:cnfStyle w:val="100000000000" w:firstRow="1" w:lastRow="0" w:firstColumn="0" w:lastColumn="0" w:oddVBand="0" w:evenVBand="0" w:oddHBand="0" w:evenHBand="0" w:firstRowFirstColumn="0" w:firstRowLastColumn="0" w:lastRowFirstColumn="0" w:lastRowLastColumn="0"/>
          <w:ins w:id="1698"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5B080113" w14:textId="77777777" w:rsidR="00B22746" w:rsidRPr="00063964" w:rsidRDefault="00B22746" w:rsidP="00B22746">
            <w:pPr>
              <w:tabs>
                <w:tab w:val="left" w:pos="5990"/>
              </w:tabs>
              <w:rPr>
                <w:ins w:id="1699" w:author="Sahin, Burak" w:date="2017-06-27T17:18:00Z"/>
                <w:highlight w:val="yellow"/>
                <w:rPrChange w:id="1700" w:author="Sahin, Burak" w:date="2017-06-27T18:42:00Z">
                  <w:rPr>
                    <w:ins w:id="1701" w:author="Sahin, Burak" w:date="2017-06-27T17:18:00Z"/>
                  </w:rPr>
                </w:rPrChange>
              </w:rPr>
            </w:pPr>
            <w:ins w:id="1702" w:author="Sahin, Burak" w:date="2017-06-27T17:18:00Z">
              <w:r w:rsidRPr="00063964">
                <w:rPr>
                  <w:highlight w:val="yellow"/>
                  <w:rPrChange w:id="1703" w:author="Sahin, Burak" w:date="2017-06-27T18:42:00Z">
                    <w:rPr/>
                  </w:rPrChange>
                </w:rPr>
                <w:t>Level</w:t>
              </w:r>
            </w:ins>
          </w:p>
        </w:tc>
        <w:tc>
          <w:tcPr>
            <w:tcW w:w="8091" w:type="dxa"/>
          </w:tcPr>
          <w:p w14:paraId="5D1E2C4A" w14:textId="77777777" w:rsidR="00B22746" w:rsidRPr="00063964" w:rsidRDefault="00B22746" w:rsidP="00B22746">
            <w:pPr>
              <w:tabs>
                <w:tab w:val="left" w:pos="5990"/>
              </w:tabs>
              <w:cnfStyle w:val="100000000000" w:firstRow="1" w:lastRow="0" w:firstColumn="0" w:lastColumn="0" w:oddVBand="0" w:evenVBand="0" w:oddHBand="0" w:evenHBand="0" w:firstRowFirstColumn="0" w:firstRowLastColumn="0" w:lastRowFirstColumn="0" w:lastRowLastColumn="0"/>
              <w:rPr>
                <w:ins w:id="1704" w:author="Sahin, Burak" w:date="2017-06-27T17:18:00Z"/>
                <w:highlight w:val="yellow"/>
                <w:rPrChange w:id="1705" w:author="Sahin, Burak" w:date="2017-06-27T18:42:00Z">
                  <w:rPr>
                    <w:ins w:id="1706" w:author="Sahin, Burak" w:date="2017-06-27T17:18:00Z"/>
                  </w:rPr>
                </w:rPrChange>
              </w:rPr>
            </w:pPr>
            <w:ins w:id="1707" w:author="Sahin, Burak" w:date="2017-06-27T17:18:00Z">
              <w:r w:rsidRPr="00063964">
                <w:rPr>
                  <w:highlight w:val="yellow"/>
                  <w:rPrChange w:id="1708" w:author="Sahin, Burak" w:date="2017-06-27T18:42:00Z">
                    <w:rPr/>
                  </w:rPrChange>
                </w:rPr>
                <w:t>Training Requirements</w:t>
              </w:r>
            </w:ins>
          </w:p>
        </w:tc>
      </w:tr>
      <w:tr w:rsidR="00B22746" w:rsidRPr="00063964" w14:paraId="5715A342" w14:textId="77777777" w:rsidTr="00B22746">
        <w:trPr>
          <w:cnfStyle w:val="000000100000" w:firstRow="0" w:lastRow="0" w:firstColumn="0" w:lastColumn="0" w:oddVBand="0" w:evenVBand="0" w:oddHBand="1" w:evenHBand="0" w:firstRowFirstColumn="0" w:firstRowLastColumn="0" w:lastRowFirstColumn="0" w:lastRowLastColumn="0"/>
          <w:ins w:id="1709"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379BC766" w14:textId="77777777" w:rsidR="00B22746" w:rsidRPr="00063964" w:rsidRDefault="00B22746" w:rsidP="00B22746">
            <w:pPr>
              <w:tabs>
                <w:tab w:val="left" w:pos="5990"/>
              </w:tabs>
              <w:rPr>
                <w:ins w:id="1710" w:author="Sahin, Burak" w:date="2017-06-27T17:18:00Z"/>
                <w:highlight w:val="yellow"/>
                <w:rPrChange w:id="1711" w:author="Sahin, Burak" w:date="2017-06-27T18:42:00Z">
                  <w:rPr>
                    <w:ins w:id="1712" w:author="Sahin, Burak" w:date="2017-06-27T17:18:00Z"/>
                  </w:rPr>
                </w:rPrChange>
              </w:rPr>
            </w:pPr>
            <w:ins w:id="1713" w:author="Sahin, Burak" w:date="2017-06-27T17:18:00Z">
              <w:r w:rsidRPr="00063964">
                <w:rPr>
                  <w:highlight w:val="yellow"/>
                  <w:rPrChange w:id="1714" w:author="Sahin, Burak" w:date="2017-06-27T18:42:00Z">
                    <w:rPr/>
                  </w:rPrChange>
                </w:rPr>
                <w:t>AWARE</w:t>
              </w:r>
            </w:ins>
          </w:p>
        </w:tc>
        <w:tc>
          <w:tcPr>
            <w:tcW w:w="8091" w:type="dxa"/>
          </w:tcPr>
          <w:p w14:paraId="6E3D5790" w14:textId="77777777" w:rsidR="00B22746" w:rsidRPr="00063964" w:rsidRDefault="00B22746" w:rsidP="00B22746">
            <w:pPr>
              <w:pStyle w:val="ListParagraph"/>
              <w:numPr>
                <w:ilvl w:val="0"/>
                <w:numId w:val="30"/>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715" w:author="Sahin, Burak" w:date="2017-06-27T17:18:00Z"/>
                <w:rFonts w:ascii="Helvetica" w:eastAsiaTheme="minorHAnsi" w:hAnsi="Helvetica" w:cs="Helvetica"/>
                <w:color w:val="000000"/>
                <w:sz w:val="20"/>
                <w:szCs w:val="20"/>
                <w:highlight w:val="yellow"/>
                <w:rPrChange w:id="1716" w:author="Sahin, Burak" w:date="2017-06-27T18:42:00Z">
                  <w:rPr>
                    <w:ins w:id="1717" w:author="Sahin, Burak" w:date="2017-06-27T17:18:00Z"/>
                    <w:rFonts w:ascii="Helvetica" w:eastAsiaTheme="minorHAnsi" w:hAnsi="Helvetica" w:cs="Helvetica"/>
                    <w:color w:val="000000"/>
                    <w:sz w:val="20"/>
                    <w:szCs w:val="20"/>
                  </w:rPr>
                </w:rPrChange>
              </w:rPr>
            </w:pPr>
            <w:ins w:id="1718" w:author="Sahin, Burak" w:date="2017-06-27T17:18:00Z">
              <w:r w:rsidRPr="00063964">
                <w:rPr>
                  <w:rFonts w:ascii="Helvetica" w:eastAsiaTheme="minorHAnsi" w:hAnsi="Helvetica" w:cs="Helvetica"/>
                  <w:color w:val="000000"/>
                  <w:sz w:val="20"/>
                  <w:szCs w:val="20"/>
                  <w:highlight w:val="yellow"/>
                  <w:rPrChange w:id="1719" w:author="Sahin, Burak" w:date="2017-06-27T18:42:00Z">
                    <w:rPr>
                      <w:rFonts w:ascii="Helvetica" w:eastAsiaTheme="minorHAnsi" w:hAnsi="Helvetica" w:cs="Helvetica"/>
                      <w:color w:val="000000"/>
                      <w:sz w:val="20"/>
                      <w:szCs w:val="20"/>
                    </w:rPr>
                  </w:rPrChange>
                </w:rPr>
                <w:t>Have awareness that document fraud takes place.</w:t>
              </w:r>
            </w:ins>
          </w:p>
          <w:p w14:paraId="42552267" w14:textId="77777777" w:rsidR="00B22746" w:rsidRPr="00063964" w:rsidRDefault="00B22746" w:rsidP="00B22746">
            <w:pPr>
              <w:pStyle w:val="ListParagraph"/>
              <w:numPr>
                <w:ilvl w:val="0"/>
                <w:numId w:val="30"/>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720" w:author="Sahin, Burak" w:date="2017-06-27T17:18:00Z"/>
                <w:rFonts w:ascii="Helvetica" w:eastAsiaTheme="minorHAnsi" w:hAnsi="Helvetica" w:cs="Helvetica"/>
                <w:color w:val="000000"/>
                <w:sz w:val="20"/>
                <w:szCs w:val="20"/>
                <w:highlight w:val="yellow"/>
                <w:rPrChange w:id="1721" w:author="Sahin, Burak" w:date="2017-06-27T18:42:00Z">
                  <w:rPr>
                    <w:ins w:id="1722" w:author="Sahin, Burak" w:date="2017-06-27T17:18:00Z"/>
                    <w:rFonts w:ascii="Helvetica" w:eastAsiaTheme="minorHAnsi" w:hAnsi="Helvetica" w:cs="Helvetica"/>
                    <w:color w:val="000000"/>
                    <w:sz w:val="20"/>
                    <w:szCs w:val="20"/>
                  </w:rPr>
                </w:rPrChange>
              </w:rPr>
            </w:pPr>
            <w:ins w:id="1723" w:author="Sahin, Burak" w:date="2017-06-27T17:18:00Z">
              <w:r w:rsidRPr="00063964">
                <w:rPr>
                  <w:rFonts w:ascii="Helvetica" w:eastAsiaTheme="minorHAnsi" w:hAnsi="Helvetica" w:cs="Helvetica"/>
                  <w:color w:val="000000"/>
                  <w:sz w:val="20"/>
                  <w:szCs w:val="20"/>
                  <w:highlight w:val="yellow"/>
                  <w:rPrChange w:id="1724" w:author="Sahin, Burak" w:date="2017-06-27T18:42:00Z">
                    <w:rPr>
                      <w:rFonts w:ascii="Helvetica" w:eastAsiaTheme="minorHAnsi" w:hAnsi="Helvetica" w:cs="Helvetica"/>
                      <w:color w:val="000000"/>
                      <w:sz w:val="20"/>
                      <w:szCs w:val="20"/>
                    </w:rPr>
                  </w:rPrChange>
                </w:rPr>
                <w:t>Have the ability to accurately and consistently check documents for anomalies like spelling mistakes, differing fonts, missing pages and inconsistencies in document layout and alignment including the use of ultraviolet light and magnifiers.</w:t>
              </w:r>
            </w:ins>
          </w:p>
        </w:tc>
      </w:tr>
      <w:tr w:rsidR="00B22746" w:rsidRPr="00063964" w14:paraId="7CBE63D6" w14:textId="77777777" w:rsidTr="00B22746">
        <w:trPr>
          <w:ins w:id="1725"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7424ECA5" w14:textId="77777777" w:rsidR="00B22746" w:rsidRPr="00063964" w:rsidRDefault="00B22746" w:rsidP="00B22746">
            <w:pPr>
              <w:tabs>
                <w:tab w:val="left" w:pos="5990"/>
              </w:tabs>
              <w:rPr>
                <w:ins w:id="1726" w:author="Sahin, Burak" w:date="2017-06-27T17:18:00Z"/>
                <w:highlight w:val="yellow"/>
                <w:rPrChange w:id="1727" w:author="Sahin, Burak" w:date="2017-06-27T18:42:00Z">
                  <w:rPr>
                    <w:ins w:id="1728" w:author="Sahin, Burak" w:date="2017-06-27T17:18:00Z"/>
                  </w:rPr>
                </w:rPrChange>
              </w:rPr>
            </w:pPr>
            <w:ins w:id="1729" w:author="Sahin, Burak" w:date="2017-06-27T17:18:00Z">
              <w:r w:rsidRPr="00063964">
                <w:rPr>
                  <w:highlight w:val="yellow"/>
                  <w:rPrChange w:id="1730" w:author="Sahin, Burak" w:date="2017-06-27T18:42:00Z">
                    <w:rPr/>
                  </w:rPrChange>
                </w:rPr>
                <w:t>BASIC</w:t>
              </w:r>
            </w:ins>
          </w:p>
        </w:tc>
        <w:tc>
          <w:tcPr>
            <w:tcW w:w="8091" w:type="dxa"/>
          </w:tcPr>
          <w:p w14:paraId="479775B2" w14:textId="77777777" w:rsidR="00B22746" w:rsidRPr="00063964" w:rsidRDefault="00B22746" w:rsidP="00B22746">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731" w:author="Sahin, Burak" w:date="2017-06-27T17:18:00Z"/>
                <w:rFonts w:ascii="Helvetica-Bold" w:eastAsiaTheme="minorHAnsi" w:hAnsi="Helvetica-Bold" w:cs="Helvetica-Bold"/>
                <w:b/>
                <w:bCs/>
                <w:color w:val="000000"/>
                <w:sz w:val="20"/>
                <w:szCs w:val="20"/>
                <w:highlight w:val="yellow"/>
                <w:rPrChange w:id="1732" w:author="Sahin, Burak" w:date="2017-06-27T18:42:00Z">
                  <w:rPr>
                    <w:ins w:id="1733" w:author="Sahin, Burak" w:date="2017-06-27T17:18:00Z"/>
                    <w:rFonts w:ascii="Helvetica-Bold" w:eastAsiaTheme="minorHAnsi" w:hAnsi="Helvetica-Bold" w:cs="Helvetica-Bold"/>
                    <w:b/>
                    <w:bCs/>
                    <w:color w:val="000000"/>
                    <w:sz w:val="20"/>
                    <w:szCs w:val="20"/>
                  </w:rPr>
                </w:rPrChange>
              </w:rPr>
            </w:pPr>
            <w:ins w:id="1734" w:author="Sahin, Burak" w:date="2017-06-27T17:18:00Z">
              <w:r w:rsidRPr="00063964">
                <w:rPr>
                  <w:rFonts w:ascii="Helvetica-Bold" w:eastAsiaTheme="minorHAnsi" w:hAnsi="Helvetica-Bold" w:cs="Helvetica-Bold"/>
                  <w:b/>
                  <w:bCs/>
                  <w:color w:val="000000"/>
                  <w:sz w:val="20"/>
                  <w:szCs w:val="20"/>
                  <w:highlight w:val="yellow"/>
                  <w:rPrChange w:id="1735" w:author="Sahin, Burak" w:date="2017-06-27T18:42:00Z">
                    <w:rPr>
                      <w:rFonts w:ascii="Helvetica-Bold" w:eastAsiaTheme="minorHAnsi" w:hAnsi="Helvetica-Bold" w:cs="Helvetica-Bold"/>
                      <w:b/>
                      <w:bCs/>
                      <w:color w:val="000000"/>
                      <w:sz w:val="20"/>
                      <w:szCs w:val="20"/>
                    </w:rPr>
                  </w:rPrChange>
                </w:rPr>
                <w:t>Requirements for AWARE plus the following:</w:t>
              </w:r>
            </w:ins>
          </w:p>
          <w:p w14:paraId="188AFBF8"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736" w:author="Sahin, Burak" w:date="2017-06-27T17:18:00Z"/>
                <w:rFonts w:ascii="Helvetica" w:eastAsiaTheme="minorHAnsi" w:hAnsi="Helvetica" w:cs="Helvetica"/>
                <w:color w:val="000000"/>
                <w:sz w:val="20"/>
                <w:szCs w:val="20"/>
                <w:highlight w:val="yellow"/>
                <w:rPrChange w:id="1737" w:author="Sahin, Burak" w:date="2017-06-27T18:42:00Z">
                  <w:rPr>
                    <w:ins w:id="1738" w:author="Sahin, Burak" w:date="2017-06-27T17:18:00Z"/>
                    <w:rFonts w:ascii="Helvetica" w:eastAsiaTheme="minorHAnsi" w:hAnsi="Helvetica" w:cs="Helvetica"/>
                    <w:color w:val="000000"/>
                    <w:sz w:val="20"/>
                    <w:szCs w:val="20"/>
                  </w:rPr>
                </w:rPrChange>
              </w:rPr>
            </w:pPr>
            <w:ins w:id="1739" w:author="Sahin, Burak" w:date="2017-06-27T17:18:00Z">
              <w:r w:rsidRPr="00063964">
                <w:rPr>
                  <w:rFonts w:ascii="Helvetica" w:eastAsiaTheme="minorHAnsi" w:hAnsi="Helvetica" w:cs="Helvetica"/>
                  <w:color w:val="000000"/>
                  <w:sz w:val="20"/>
                  <w:szCs w:val="20"/>
                  <w:highlight w:val="yellow"/>
                  <w:rPrChange w:id="1740" w:author="Sahin, Burak" w:date="2017-06-27T18:42:00Z">
                    <w:rPr>
                      <w:rFonts w:ascii="Helvetica" w:eastAsiaTheme="minorHAnsi" w:hAnsi="Helvetica" w:cs="Helvetica"/>
                      <w:color w:val="000000"/>
                      <w:sz w:val="20"/>
                      <w:szCs w:val="20"/>
                    </w:rPr>
                  </w:rPrChange>
                </w:rPr>
                <w:t>Be able to identify basic printing techniques.</w:t>
              </w:r>
            </w:ins>
          </w:p>
          <w:p w14:paraId="26F10574"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741" w:author="Sahin, Burak" w:date="2017-06-27T17:18:00Z"/>
                <w:rFonts w:ascii="Helvetica" w:eastAsiaTheme="minorHAnsi" w:hAnsi="Helvetica" w:cs="Helvetica"/>
                <w:color w:val="000000"/>
                <w:sz w:val="20"/>
                <w:szCs w:val="20"/>
                <w:highlight w:val="yellow"/>
                <w:rPrChange w:id="1742" w:author="Sahin, Burak" w:date="2017-06-27T18:42:00Z">
                  <w:rPr>
                    <w:ins w:id="1743" w:author="Sahin, Burak" w:date="2017-06-27T17:18:00Z"/>
                    <w:rFonts w:ascii="Helvetica" w:eastAsiaTheme="minorHAnsi" w:hAnsi="Helvetica" w:cs="Helvetica"/>
                    <w:color w:val="000000"/>
                    <w:sz w:val="20"/>
                    <w:szCs w:val="20"/>
                  </w:rPr>
                </w:rPrChange>
              </w:rPr>
            </w:pPr>
            <w:ins w:id="1744" w:author="Sahin, Burak" w:date="2017-06-27T17:18:00Z">
              <w:r w:rsidRPr="00063964">
                <w:rPr>
                  <w:rFonts w:ascii="Helvetica" w:eastAsiaTheme="minorHAnsi" w:hAnsi="Helvetica" w:cs="Helvetica"/>
                  <w:color w:val="000000"/>
                  <w:sz w:val="20"/>
                  <w:szCs w:val="20"/>
                  <w:highlight w:val="yellow"/>
                  <w:rPrChange w:id="1745" w:author="Sahin, Burak" w:date="2017-06-27T18:42:00Z">
                    <w:rPr>
                      <w:rFonts w:ascii="Helvetica" w:eastAsiaTheme="minorHAnsi" w:hAnsi="Helvetica" w:cs="Helvetica"/>
                      <w:color w:val="000000"/>
                      <w:sz w:val="20"/>
                      <w:szCs w:val="20"/>
                    </w:rPr>
                  </w:rPrChange>
                </w:rPr>
                <w:t>Have received training in the detection of false documentation.</w:t>
              </w:r>
            </w:ins>
          </w:p>
          <w:p w14:paraId="076AFB00"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746" w:author="Sahin, Burak" w:date="2017-06-27T17:18:00Z"/>
                <w:rFonts w:ascii="Helvetica" w:eastAsiaTheme="minorHAnsi" w:hAnsi="Helvetica" w:cs="Helvetica"/>
                <w:color w:val="000000"/>
                <w:sz w:val="20"/>
                <w:szCs w:val="20"/>
                <w:highlight w:val="yellow"/>
                <w:rPrChange w:id="1747" w:author="Sahin, Burak" w:date="2017-06-27T18:42:00Z">
                  <w:rPr>
                    <w:ins w:id="1748" w:author="Sahin, Burak" w:date="2017-06-27T17:18:00Z"/>
                    <w:rFonts w:ascii="Helvetica" w:eastAsiaTheme="minorHAnsi" w:hAnsi="Helvetica" w:cs="Helvetica"/>
                    <w:color w:val="000000"/>
                    <w:sz w:val="20"/>
                    <w:szCs w:val="20"/>
                  </w:rPr>
                </w:rPrChange>
              </w:rPr>
            </w:pPr>
            <w:ins w:id="1749" w:author="Sahin, Burak" w:date="2017-06-27T17:18:00Z">
              <w:r w:rsidRPr="00063964">
                <w:rPr>
                  <w:rFonts w:ascii="Helvetica" w:eastAsiaTheme="minorHAnsi" w:hAnsi="Helvetica" w:cs="Helvetica"/>
                  <w:color w:val="000000"/>
                  <w:sz w:val="20"/>
                  <w:szCs w:val="20"/>
                  <w:highlight w:val="yellow"/>
                  <w:rPrChange w:id="1750" w:author="Sahin, Burak" w:date="2017-06-27T18:42:00Z">
                    <w:rPr>
                      <w:rFonts w:ascii="Helvetica" w:eastAsiaTheme="minorHAnsi" w:hAnsi="Helvetica" w:cs="Helvetica"/>
                      <w:color w:val="000000"/>
                      <w:sz w:val="20"/>
                      <w:szCs w:val="20"/>
                    </w:rPr>
                  </w:rPrChange>
                </w:rPr>
                <w:t>Be able to identify tampered documents/ laminate.</w:t>
              </w:r>
            </w:ins>
          </w:p>
          <w:p w14:paraId="2E2BE9E5"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751" w:author="Sahin, Burak" w:date="2017-06-27T17:18:00Z"/>
                <w:rFonts w:ascii="Helvetica" w:eastAsiaTheme="minorHAnsi" w:hAnsi="Helvetica" w:cs="Helvetica"/>
                <w:color w:val="000000"/>
                <w:sz w:val="20"/>
                <w:szCs w:val="20"/>
                <w:highlight w:val="yellow"/>
                <w:rPrChange w:id="1752" w:author="Sahin, Burak" w:date="2017-06-27T18:42:00Z">
                  <w:rPr>
                    <w:ins w:id="1753" w:author="Sahin, Burak" w:date="2017-06-27T17:18:00Z"/>
                    <w:rFonts w:ascii="Helvetica" w:eastAsiaTheme="minorHAnsi" w:hAnsi="Helvetica" w:cs="Helvetica"/>
                    <w:color w:val="000000"/>
                    <w:sz w:val="20"/>
                    <w:szCs w:val="20"/>
                  </w:rPr>
                </w:rPrChange>
              </w:rPr>
            </w:pPr>
            <w:ins w:id="1754" w:author="Sahin, Burak" w:date="2017-06-27T17:18:00Z">
              <w:r w:rsidRPr="00063964">
                <w:rPr>
                  <w:rFonts w:ascii="Helvetica" w:eastAsiaTheme="minorHAnsi" w:hAnsi="Helvetica" w:cs="Helvetica"/>
                  <w:color w:val="000000"/>
                  <w:sz w:val="20"/>
                  <w:szCs w:val="20"/>
                  <w:highlight w:val="yellow"/>
                  <w:rPrChange w:id="1755" w:author="Sahin, Burak" w:date="2017-06-27T18:42:00Z">
                    <w:rPr>
                      <w:rFonts w:ascii="Helvetica" w:eastAsiaTheme="minorHAnsi" w:hAnsi="Helvetica" w:cs="Helvetica"/>
                      <w:color w:val="000000"/>
                      <w:sz w:val="20"/>
                      <w:szCs w:val="20"/>
                    </w:rPr>
                  </w:rPrChange>
                </w:rPr>
                <w:t>Training should be refreshed at least every 3 years.</w:t>
              </w:r>
            </w:ins>
          </w:p>
          <w:p w14:paraId="65B8C730"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756" w:author="Sahin, Burak" w:date="2017-06-27T17:18:00Z"/>
                <w:rFonts w:ascii="Helvetica" w:eastAsiaTheme="minorHAnsi" w:hAnsi="Helvetica" w:cs="Helvetica"/>
                <w:color w:val="000000"/>
                <w:sz w:val="20"/>
                <w:szCs w:val="20"/>
                <w:highlight w:val="yellow"/>
                <w:rPrChange w:id="1757" w:author="Sahin, Burak" w:date="2017-06-27T18:42:00Z">
                  <w:rPr>
                    <w:ins w:id="1758" w:author="Sahin, Burak" w:date="2017-06-27T17:18:00Z"/>
                    <w:rFonts w:ascii="Helvetica" w:eastAsiaTheme="minorHAnsi" w:hAnsi="Helvetica" w:cs="Helvetica"/>
                    <w:color w:val="000000"/>
                    <w:sz w:val="20"/>
                    <w:szCs w:val="20"/>
                  </w:rPr>
                </w:rPrChange>
              </w:rPr>
            </w:pPr>
            <w:ins w:id="1759" w:author="Sahin, Burak" w:date="2017-06-27T17:18:00Z">
              <w:r w:rsidRPr="00063964">
                <w:rPr>
                  <w:rFonts w:ascii="Helvetica" w:eastAsiaTheme="minorHAnsi" w:hAnsi="Helvetica" w:cs="Helvetica"/>
                  <w:color w:val="000000"/>
                  <w:sz w:val="20"/>
                  <w:szCs w:val="20"/>
                  <w:highlight w:val="yellow"/>
                  <w:rPrChange w:id="1760" w:author="Sahin, Burak" w:date="2017-06-27T18:42:00Z">
                    <w:rPr>
                      <w:rFonts w:ascii="Helvetica" w:eastAsiaTheme="minorHAnsi" w:hAnsi="Helvetica" w:cs="Helvetica"/>
                      <w:color w:val="000000"/>
                      <w:sz w:val="20"/>
                      <w:szCs w:val="20"/>
                    </w:rPr>
                  </w:rPrChange>
                </w:rPr>
                <w:t xml:space="preserve">Have the ability to use various light sources to identify </w:t>
              </w:r>
              <w:proofErr w:type="spellStart"/>
              <w:r w:rsidRPr="00063964">
                <w:rPr>
                  <w:rFonts w:ascii="Helvetica" w:eastAsiaTheme="minorHAnsi" w:hAnsi="Helvetica" w:cs="Helvetica"/>
                  <w:color w:val="000000"/>
                  <w:sz w:val="20"/>
                  <w:szCs w:val="20"/>
                  <w:highlight w:val="yellow"/>
                  <w:rPrChange w:id="1761" w:author="Sahin, Burak" w:date="2017-06-27T18:42:00Z">
                    <w:rPr>
                      <w:rFonts w:ascii="Helvetica" w:eastAsiaTheme="minorHAnsi" w:hAnsi="Helvetica" w:cs="Helvetica"/>
                      <w:color w:val="000000"/>
                      <w:sz w:val="20"/>
                      <w:szCs w:val="20"/>
                    </w:rPr>
                  </w:rPrChange>
                </w:rPr>
                <w:t>nonsecure</w:t>
              </w:r>
              <w:proofErr w:type="spellEnd"/>
              <w:r w:rsidRPr="00063964">
                <w:rPr>
                  <w:rFonts w:ascii="Helvetica" w:eastAsiaTheme="minorHAnsi" w:hAnsi="Helvetica" w:cs="Helvetica"/>
                  <w:color w:val="000000"/>
                  <w:sz w:val="20"/>
                  <w:szCs w:val="20"/>
                  <w:highlight w:val="yellow"/>
                  <w:rPrChange w:id="1762" w:author="Sahin, Burak" w:date="2017-06-27T18:42:00Z">
                    <w:rPr>
                      <w:rFonts w:ascii="Helvetica" w:eastAsiaTheme="minorHAnsi" w:hAnsi="Helvetica" w:cs="Helvetica"/>
                      <w:color w:val="000000"/>
                      <w:sz w:val="20"/>
                      <w:szCs w:val="20"/>
                    </w:rPr>
                  </w:rPrChange>
                </w:rPr>
                <w:t xml:space="preserve"> paper and/or have received training in the use of document inspection equipment.</w:t>
              </w:r>
            </w:ins>
          </w:p>
        </w:tc>
      </w:tr>
      <w:tr w:rsidR="00B22746" w:rsidRPr="00063964" w14:paraId="67562613" w14:textId="77777777" w:rsidTr="00B22746">
        <w:trPr>
          <w:cnfStyle w:val="000000100000" w:firstRow="0" w:lastRow="0" w:firstColumn="0" w:lastColumn="0" w:oddVBand="0" w:evenVBand="0" w:oddHBand="1" w:evenHBand="0" w:firstRowFirstColumn="0" w:firstRowLastColumn="0" w:lastRowFirstColumn="0" w:lastRowLastColumn="0"/>
          <w:ins w:id="1763"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2F08FC0F" w14:textId="77777777" w:rsidR="00B22746" w:rsidRPr="00063964" w:rsidRDefault="00B22746" w:rsidP="00B22746">
            <w:pPr>
              <w:tabs>
                <w:tab w:val="left" w:pos="5990"/>
              </w:tabs>
              <w:rPr>
                <w:ins w:id="1764" w:author="Sahin, Burak" w:date="2017-06-27T17:18:00Z"/>
                <w:highlight w:val="yellow"/>
                <w:rPrChange w:id="1765" w:author="Sahin, Burak" w:date="2017-06-27T18:42:00Z">
                  <w:rPr>
                    <w:ins w:id="1766" w:author="Sahin, Burak" w:date="2017-06-27T17:18:00Z"/>
                  </w:rPr>
                </w:rPrChange>
              </w:rPr>
            </w:pPr>
            <w:ins w:id="1767" w:author="Sahin, Burak" w:date="2017-06-27T17:18:00Z">
              <w:r w:rsidRPr="00063964">
                <w:rPr>
                  <w:highlight w:val="yellow"/>
                  <w:rPrChange w:id="1768" w:author="Sahin, Burak" w:date="2017-06-27T18:42:00Z">
                    <w:rPr/>
                  </w:rPrChange>
                </w:rPr>
                <w:t>ADVANCED</w:t>
              </w:r>
            </w:ins>
          </w:p>
        </w:tc>
        <w:tc>
          <w:tcPr>
            <w:tcW w:w="8091" w:type="dxa"/>
          </w:tcPr>
          <w:p w14:paraId="06BA93E9" w14:textId="77777777" w:rsidR="00B22746" w:rsidRPr="00063964" w:rsidRDefault="00B22746" w:rsidP="00B22746">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769" w:author="Sahin, Burak" w:date="2017-06-27T17:18:00Z"/>
                <w:rFonts w:ascii="Helvetica-Bold" w:eastAsiaTheme="minorHAnsi" w:hAnsi="Helvetica-Bold" w:cs="Helvetica-Bold"/>
                <w:b/>
                <w:bCs/>
                <w:color w:val="000000"/>
                <w:sz w:val="20"/>
                <w:szCs w:val="20"/>
                <w:highlight w:val="yellow"/>
                <w:rPrChange w:id="1770" w:author="Sahin, Burak" w:date="2017-06-27T18:42:00Z">
                  <w:rPr>
                    <w:ins w:id="1771" w:author="Sahin, Burak" w:date="2017-06-27T17:18:00Z"/>
                    <w:rFonts w:ascii="Helvetica-Bold" w:eastAsiaTheme="minorHAnsi" w:hAnsi="Helvetica-Bold" w:cs="Helvetica-Bold"/>
                    <w:b/>
                    <w:bCs/>
                    <w:color w:val="000000"/>
                    <w:sz w:val="20"/>
                    <w:szCs w:val="20"/>
                  </w:rPr>
                </w:rPrChange>
              </w:rPr>
            </w:pPr>
            <w:ins w:id="1772" w:author="Sahin, Burak" w:date="2017-06-27T17:18:00Z">
              <w:r w:rsidRPr="00063964">
                <w:rPr>
                  <w:rFonts w:ascii="Helvetica-Bold" w:eastAsiaTheme="minorHAnsi" w:hAnsi="Helvetica-Bold" w:cs="Helvetica-Bold"/>
                  <w:b/>
                  <w:bCs/>
                  <w:color w:val="000000"/>
                  <w:sz w:val="20"/>
                  <w:szCs w:val="20"/>
                  <w:highlight w:val="yellow"/>
                  <w:rPrChange w:id="1773" w:author="Sahin, Burak" w:date="2017-06-27T18:42:00Z">
                    <w:rPr>
                      <w:rFonts w:ascii="Helvetica-Bold" w:eastAsiaTheme="minorHAnsi" w:hAnsi="Helvetica-Bold" w:cs="Helvetica-Bold"/>
                      <w:b/>
                      <w:bCs/>
                      <w:color w:val="000000"/>
                      <w:sz w:val="20"/>
                      <w:szCs w:val="20"/>
                    </w:rPr>
                  </w:rPrChange>
                </w:rPr>
                <w:t>Requirements for BASIC plus the following:</w:t>
              </w:r>
            </w:ins>
          </w:p>
          <w:p w14:paraId="3EC8F78F"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774" w:author="Sahin, Burak" w:date="2017-06-27T17:18:00Z"/>
                <w:rFonts w:ascii="Helvetica" w:eastAsiaTheme="minorHAnsi" w:hAnsi="Helvetica" w:cs="Helvetica"/>
                <w:color w:val="000000"/>
                <w:sz w:val="20"/>
                <w:szCs w:val="20"/>
                <w:highlight w:val="yellow"/>
                <w:rPrChange w:id="1775" w:author="Sahin, Burak" w:date="2017-06-27T18:42:00Z">
                  <w:rPr>
                    <w:ins w:id="1776" w:author="Sahin, Burak" w:date="2017-06-27T17:18:00Z"/>
                    <w:rFonts w:ascii="Helvetica" w:eastAsiaTheme="minorHAnsi" w:hAnsi="Helvetica" w:cs="Helvetica"/>
                    <w:color w:val="000000"/>
                    <w:sz w:val="20"/>
                    <w:szCs w:val="20"/>
                  </w:rPr>
                </w:rPrChange>
              </w:rPr>
            </w:pPr>
            <w:ins w:id="1777" w:author="Sahin, Burak" w:date="2017-06-27T17:18:00Z">
              <w:r w:rsidRPr="00063964">
                <w:rPr>
                  <w:rFonts w:ascii="Helvetica" w:eastAsiaTheme="minorHAnsi" w:hAnsi="Helvetica" w:cs="Helvetica"/>
                  <w:color w:val="000000"/>
                  <w:sz w:val="20"/>
                  <w:szCs w:val="20"/>
                  <w:highlight w:val="yellow"/>
                  <w:rPrChange w:id="1778" w:author="Sahin, Burak" w:date="2017-06-27T18:42:00Z">
                    <w:rPr>
                      <w:rFonts w:ascii="Helvetica" w:eastAsiaTheme="minorHAnsi" w:hAnsi="Helvetica" w:cs="Helvetica"/>
                      <w:color w:val="000000"/>
                      <w:sz w:val="20"/>
                      <w:szCs w:val="20"/>
                    </w:rPr>
                  </w:rPrChange>
                </w:rPr>
                <w:t>Possess good working knowledge of document design and their security features.</w:t>
              </w:r>
            </w:ins>
          </w:p>
          <w:p w14:paraId="3ECDFF58"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779" w:author="Sahin, Burak" w:date="2017-06-27T17:18:00Z"/>
                <w:rFonts w:ascii="Helvetica" w:eastAsiaTheme="minorHAnsi" w:hAnsi="Helvetica" w:cs="Helvetica"/>
                <w:color w:val="000000"/>
                <w:sz w:val="20"/>
                <w:szCs w:val="20"/>
                <w:highlight w:val="yellow"/>
                <w:rPrChange w:id="1780" w:author="Sahin, Burak" w:date="2017-06-27T18:42:00Z">
                  <w:rPr>
                    <w:ins w:id="1781" w:author="Sahin, Burak" w:date="2017-06-27T17:18:00Z"/>
                    <w:rFonts w:ascii="Helvetica" w:eastAsiaTheme="minorHAnsi" w:hAnsi="Helvetica" w:cs="Helvetica"/>
                    <w:color w:val="000000"/>
                    <w:sz w:val="20"/>
                    <w:szCs w:val="20"/>
                  </w:rPr>
                </w:rPrChange>
              </w:rPr>
            </w:pPr>
            <w:ins w:id="1782" w:author="Sahin, Burak" w:date="2017-06-27T17:18:00Z">
              <w:r w:rsidRPr="00063964">
                <w:rPr>
                  <w:rFonts w:ascii="Helvetica" w:eastAsiaTheme="minorHAnsi" w:hAnsi="Helvetica" w:cs="Helvetica"/>
                  <w:color w:val="000000"/>
                  <w:sz w:val="20"/>
                  <w:szCs w:val="20"/>
                  <w:highlight w:val="yellow"/>
                  <w:rPrChange w:id="1783" w:author="Sahin, Burak" w:date="2017-06-27T18:42:00Z">
                    <w:rPr>
                      <w:rFonts w:ascii="Helvetica" w:eastAsiaTheme="minorHAnsi" w:hAnsi="Helvetica" w:cs="Helvetica"/>
                      <w:color w:val="000000"/>
                      <w:sz w:val="20"/>
                      <w:szCs w:val="20"/>
                    </w:rPr>
                  </w:rPrChange>
                </w:rPr>
                <w:t>Possess knowledge through appropriate training of the various types of watermarks, security fibers and printing techniques.</w:t>
              </w:r>
            </w:ins>
          </w:p>
          <w:p w14:paraId="7FC99700"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784" w:author="Sahin, Burak" w:date="2017-06-27T17:18:00Z"/>
                <w:rFonts w:ascii="Helvetica" w:eastAsiaTheme="minorHAnsi" w:hAnsi="Helvetica" w:cs="Helvetica"/>
                <w:color w:val="000000"/>
                <w:sz w:val="20"/>
                <w:szCs w:val="20"/>
                <w:highlight w:val="yellow"/>
                <w:rPrChange w:id="1785" w:author="Sahin, Burak" w:date="2017-06-27T18:42:00Z">
                  <w:rPr>
                    <w:ins w:id="1786" w:author="Sahin, Burak" w:date="2017-06-27T17:18:00Z"/>
                    <w:rFonts w:ascii="Helvetica" w:eastAsiaTheme="minorHAnsi" w:hAnsi="Helvetica" w:cs="Helvetica"/>
                    <w:color w:val="000000"/>
                    <w:sz w:val="20"/>
                    <w:szCs w:val="20"/>
                  </w:rPr>
                </w:rPrChange>
              </w:rPr>
            </w:pPr>
            <w:ins w:id="1787" w:author="Sahin, Burak" w:date="2017-06-27T17:18:00Z">
              <w:r w:rsidRPr="00063964">
                <w:rPr>
                  <w:rFonts w:ascii="Helvetica" w:eastAsiaTheme="minorHAnsi" w:hAnsi="Helvetica" w:cs="Helvetica"/>
                  <w:color w:val="000000"/>
                  <w:sz w:val="20"/>
                  <w:szCs w:val="20"/>
                  <w:highlight w:val="yellow"/>
                  <w:rPrChange w:id="1788" w:author="Sahin, Burak" w:date="2017-06-27T18:42:00Z">
                    <w:rPr>
                      <w:rFonts w:ascii="Helvetica" w:eastAsiaTheme="minorHAnsi" w:hAnsi="Helvetica" w:cs="Helvetica"/>
                      <w:color w:val="000000"/>
                      <w:sz w:val="20"/>
                      <w:szCs w:val="20"/>
                    </w:rPr>
                  </w:rPrChange>
                </w:rPr>
                <w:lastRenderedPageBreak/>
                <w:t>Have received hands-on training in the detection of false documentation from a specialist trainer.</w:t>
              </w:r>
            </w:ins>
          </w:p>
          <w:p w14:paraId="73B2D881"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789" w:author="Sahin, Burak" w:date="2017-06-27T17:18:00Z"/>
                <w:rFonts w:ascii="Helvetica" w:eastAsiaTheme="minorHAnsi" w:hAnsi="Helvetica" w:cs="Helvetica"/>
                <w:color w:val="000000"/>
                <w:sz w:val="20"/>
                <w:szCs w:val="20"/>
                <w:highlight w:val="yellow"/>
                <w:rPrChange w:id="1790" w:author="Sahin, Burak" w:date="2017-06-27T18:42:00Z">
                  <w:rPr>
                    <w:ins w:id="1791" w:author="Sahin, Burak" w:date="2017-06-27T17:18:00Z"/>
                    <w:rFonts w:ascii="Helvetica" w:eastAsiaTheme="minorHAnsi" w:hAnsi="Helvetica" w:cs="Helvetica"/>
                    <w:color w:val="000000"/>
                    <w:sz w:val="20"/>
                    <w:szCs w:val="20"/>
                  </w:rPr>
                </w:rPrChange>
              </w:rPr>
            </w:pPr>
            <w:ins w:id="1792" w:author="Sahin, Burak" w:date="2017-06-27T17:18:00Z">
              <w:r w:rsidRPr="00063964">
                <w:rPr>
                  <w:rFonts w:ascii="Helvetica" w:eastAsiaTheme="minorHAnsi" w:hAnsi="Helvetica" w:cs="Helvetica"/>
                  <w:color w:val="000000"/>
                  <w:sz w:val="20"/>
                  <w:szCs w:val="20"/>
                  <w:highlight w:val="yellow"/>
                  <w:rPrChange w:id="1793" w:author="Sahin, Burak" w:date="2017-06-27T18:42:00Z">
                    <w:rPr>
                      <w:rFonts w:ascii="Helvetica" w:eastAsiaTheme="minorHAnsi" w:hAnsi="Helvetica" w:cs="Helvetica"/>
                      <w:color w:val="000000"/>
                      <w:sz w:val="20"/>
                      <w:szCs w:val="20"/>
                    </w:rPr>
                  </w:rPrChange>
                </w:rPr>
                <w:t>Be able to identify forged and counterfeit documents through examination.</w:t>
              </w:r>
            </w:ins>
          </w:p>
          <w:p w14:paraId="2F28B04B"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794" w:author="Sahin, Burak" w:date="2017-06-27T17:18:00Z"/>
                <w:rFonts w:ascii="Helvetica" w:eastAsiaTheme="minorHAnsi" w:hAnsi="Helvetica" w:cs="Helvetica"/>
                <w:color w:val="000000"/>
                <w:sz w:val="20"/>
                <w:szCs w:val="20"/>
                <w:highlight w:val="yellow"/>
                <w:rPrChange w:id="1795" w:author="Sahin, Burak" w:date="2017-06-27T18:42:00Z">
                  <w:rPr>
                    <w:ins w:id="1796" w:author="Sahin, Burak" w:date="2017-06-27T17:18:00Z"/>
                    <w:rFonts w:ascii="Helvetica" w:eastAsiaTheme="minorHAnsi" w:hAnsi="Helvetica" w:cs="Helvetica"/>
                    <w:color w:val="000000"/>
                    <w:sz w:val="20"/>
                    <w:szCs w:val="20"/>
                  </w:rPr>
                </w:rPrChange>
              </w:rPr>
            </w:pPr>
            <w:ins w:id="1797" w:author="Sahin, Burak" w:date="2017-06-27T17:18:00Z">
              <w:r w:rsidRPr="00063964">
                <w:rPr>
                  <w:rFonts w:ascii="Helvetica" w:eastAsiaTheme="minorHAnsi" w:hAnsi="Helvetica" w:cs="Helvetica"/>
                  <w:color w:val="000000"/>
                  <w:sz w:val="20"/>
                  <w:szCs w:val="20"/>
                  <w:highlight w:val="yellow"/>
                  <w:rPrChange w:id="1798" w:author="Sahin, Burak" w:date="2017-06-27T18:42:00Z">
                    <w:rPr>
                      <w:rFonts w:ascii="Helvetica" w:eastAsiaTheme="minorHAnsi" w:hAnsi="Helvetica" w:cs="Helvetica"/>
                      <w:color w:val="000000"/>
                      <w:sz w:val="20"/>
                      <w:szCs w:val="20"/>
                    </w:rPr>
                  </w:rPrChange>
                </w:rPr>
                <w:t>Have the ability to make effective use of reference material.</w:t>
              </w:r>
            </w:ins>
          </w:p>
          <w:p w14:paraId="47000895" w14:textId="77777777" w:rsidR="00B22746" w:rsidRPr="00063964" w:rsidRDefault="00B22746" w:rsidP="00B22746">
            <w:pPr>
              <w:pStyle w:val="ListParagraph"/>
              <w:keepNext/>
              <w:numPr>
                <w:ilvl w:val="0"/>
                <w:numId w:val="32"/>
              </w:numPr>
              <w:tabs>
                <w:tab w:val="left" w:pos="5990"/>
              </w:tabs>
              <w:cnfStyle w:val="000000100000" w:firstRow="0" w:lastRow="0" w:firstColumn="0" w:lastColumn="0" w:oddVBand="0" w:evenVBand="0" w:oddHBand="1" w:evenHBand="0" w:firstRowFirstColumn="0" w:firstRowLastColumn="0" w:lastRowFirstColumn="0" w:lastRowLastColumn="0"/>
              <w:rPr>
                <w:ins w:id="1799" w:author="Sahin, Burak" w:date="2017-06-27T17:18:00Z"/>
                <w:highlight w:val="yellow"/>
                <w:rPrChange w:id="1800" w:author="Sahin, Burak" w:date="2017-06-27T18:42:00Z">
                  <w:rPr>
                    <w:ins w:id="1801" w:author="Sahin, Burak" w:date="2017-06-27T17:18:00Z"/>
                  </w:rPr>
                </w:rPrChange>
              </w:rPr>
            </w:pPr>
            <w:ins w:id="1802" w:author="Sahin, Burak" w:date="2017-06-27T17:18:00Z">
              <w:r w:rsidRPr="00063964">
                <w:rPr>
                  <w:rFonts w:ascii="Helvetica" w:eastAsiaTheme="minorHAnsi" w:hAnsi="Helvetica" w:cs="Helvetica"/>
                  <w:color w:val="000000"/>
                  <w:sz w:val="20"/>
                  <w:szCs w:val="20"/>
                  <w:highlight w:val="yellow"/>
                  <w:rPrChange w:id="1803" w:author="Sahin, Burak" w:date="2017-06-27T18:42:00Z">
                    <w:rPr>
                      <w:rFonts w:ascii="Helvetica" w:eastAsiaTheme="minorHAnsi" w:hAnsi="Helvetica" w:cs="Helvetica"/>
                      <w:color w:val="000000"/>
                      <w:sz w:val="20"/>
                      <w:szCs w:val="20"/>
                    </w:rPr>
                  </w:rPrChange>
                </w:rPr>
                <w:t>Training SHALL be assessed or refreshed at least annually.</w:t>
              </w:r>
            </w:ins>
          </w:p>
        </w:tc>
      </w:tr>
    </w:tbl>
    <w:p w14:paraId="53590C34" w14:textId="6EFFA0F5" w:rsidR="00B22746" w:rsidRPr="00B22746" w:rsidRDefault="00B22746" w:rsidP="00B22746">
      <w:pPr>
        <w:rPr>
          <w:rPrChange w:id="1804" w:author="Sahin, Burak" w:date="2017-06-27T17:18:00Z">
            <w:rPr/>
          </w:rPrChange>
        </w:rPr>
        <w:pPrChange w:id="1805" w:author="Sahin, Burak" w:date="2017-06-27T17:18:00Z">
          <w:pPr/>
        </w:pPrChange>
      </w:pPr>
      <w:ins w:id="1806" w:author="Sahin, Burak" w:date="2017-06-27T17:18:00Z">
        <w:r w:rsidRPr="00063964">
          <w:rPr>
            <w:highlight w:val="yellow"/>
            <w:rPrChange w:id="1807" w:author="Sahin, Burak" w:date="2017-06-27T18:42:00Z">
              <w:rPr/>
            </w:rPrChange>
          </w:rPr>
          <w:lastRenderedPageBreak/>
          <w:t xml:space="preserve">Table </w:t>
        </w:r>
        <w:r w:rsidRPr="00063964">
          <w:rPr>
            <w:color w:val="44546A" w:themeColor="text2"/>
            <w:sz w:val="18"/>
            <w:szCs w:val="18"/>
            <w:highlight w:val="yellow"/>
            <w:rPrChange w:id="1808" w:author="Sahin, Burak" w:date="2017-06-27T18:42:00Z">
              <w:rPr>
                <w:color w:val="44546A" w:themeColor="text2"/>
                <w:sz w:val="18"/>
                <w:szCs w:val="18"/>
              </w:rPr>
            </w:rPrChange>
          </w:rPr>
          <w:fldChar w:fldCharType="begin"/>
        </w:r>
        <w:r w:rsidRPr="00063964">
          <w:rPr>
            <w:highlight w:val="yellow"/>
            <w:rPrChange w:id="1809" w:author="Sahin, Burak" w:date="2017-06-27T18:42:00Z">
              <w:rPr/>
            </w:rPrChange>
          </w:rPr>
          <w:instrText xml:space="preserve"> SEQ Table \* ARABIC </w:instrText>
        </w:r>
        <w:r w:rsidRPr="00063964">
          <w:rPr>
            <w:color w:val="44546A" w:themeColor="text2"/>
            <w:sz w:val="18"/>
            <w:szCs w:val="18"/>
            <w:highlight w:val="yellow"/>
            <w:rPrChange w:id="1810" w:author="Sahin, Burak" w:date="2017-06-27T18:42:00Z">
              <w:rPr>
                <w:color w:val="44546A" w:themeColor="text2"/>
                <w:sz w:val="18"/>
                <w:szCs w:val="18"/>
              </w:rPr>
            </w:rPrChange>
          </w:rPr>
          <w:fldChar w:fldCharType="separate"/>
        </w:r>
        <w:r w:rsidRPr="00063964">
          <w:rPr>
            <w:noProof/>
            <w:highlight w:val="yellow"/>
            <w:rPrChange w:id="1811" w:author="Sahin, Burak" w:date="2017-06-27T18:42:00Z">
              <w:rPr>
                <w:noProof/>
              </w:rPr>
            </w:rPrChange>
          </w:rPr>
          <w:t>9</w:t>
        </w:r>
        <w:r w:rsidRPr="00063964">
          <w:rPr>
            <w:color w:val="44546A" w:themeColor="text2"/>
            <w:sz w:val="18"/>
            <w:szCs w:val="18"/>
            <w:highlight w:val="yellow"/>
            <w:rPrChange w:id="1812" w:author="Sahin, Burak" w:date="2017-06-27T18:42:00Z">
              <w:rPr>
                <w:color w:val="44546A" w:themeColor="text2"/>
                <w:sz w:val="18"/>
                <w:szCs w:val="18"/>
              </w:rPr>
            </w:rPrChange>
          </w:rPr>
          <w:fldChar w:fldCharType="end"/>
        </w:r>
        <w:r w:rsidRPr="00063964">
          <w:rPr>
            <w:highlight w:val="yellow"/>
            <w:rPrChange w:id="1813" w:author="Sahin, Burak" w:date="2017-06-27T18:42:00Z">
              <w:rPr/>
            </w:rPrChange>
          </w:rPr>
          <w:t>: Training Requirements</w:t>
        </w:r>
      </w:ins>
    </w:p>
    <w:p w14:paraId="32160D56" w14:textId="77777777" w:rsidR="00AE493D" w:rsidRDefault="00AE493D" w:rsidP="00AE493D">
      <w:pPr>
        <w:pStyle w:val="Heading1"/>
      </w:pPr>
      <w:bookmarkStart w:id="1814" w:name="_Toc486347423"/>
      <w:r>
        <w:t>Validation</w:t>
      </w:r>
      <w:bookmarkEnd w:id="1814"/>
    </w:p>
    <w:p w14:paraId="130A6FA4" w14:textId="37823CF6" w:rsidR="00AE493D" w:rsidDel="001B2AF0" w:rsidRDefault="00AE493D" w:rsidP="00AE493D">
      <w:pPr>
        <w:rPr>
          <w:del w:id="1815" w:author="Sahin, Burak" w:date="2017-03-30T14:59:00Z"/>
        </w:rPr>
      </w:pPr>
      <w:r w:rsidRPr="00405C7C">
        <w:t>The goal of identity validation is to collect from the applicant the most appropriate identity evidence (for example, a passport or driver</w:t>
      </w:r>
      <w:r w:rsidR="00203ACE">
        <w:t>’</w:t>
      </w:r>
      <w:r w:rsidRPr="00405C7C">
        <w:t xml:space="preserve">s license) and determine its authenticity, validity, and accuracy. Identity validation is made up of two process steps: </w:t>
      </w:r>
      <w:del w:id="1816" w:author="Sahin, Burak" w:date="2017-03-30T15:03:00Z">
        <w:r w:rsidRPr="00405C7C" w:rsidDel="009F431F">
          <w:delText xml:space="preserve">collecting the appropriate identity evidence, </w:delText>
        </w:r>
      </w:del>
      <w:r w:rsidRPr="00405C7C">
        <w:t>confirming the evidence is genuine and authentic, and confirming the data contained on the identity evidence is valid, current, and related to an actual, live individual.</w:t>
      </w:r>
      <w:r>
        <w:t xml:space="preserve"> </w:t>
      </w:r>
      <w:del w:id="1817" w:author="Sahin, Burak" w:date="2017-03-30T14:59:00Z">
        <w:r w:rsidR="007A291A" w:rsidDel="001B2AF0">
          <w:fldChar w:fldCharType="begin"/>
        </w:r>
        <w:r w:rsidR="007A291A" w:rsidDel="001B2AF0">
          <w:delInstrText xml:space="preserve"> HYPERLINK "https://pages.nist.gov/800-63-3/sp800-63a.html" \l "validate" </w:delInstrText>
        </w:r>
        <w:r w:rsidR="007A291A" w:rsidDel="001B2AF0">
          <w:fldChar w:fldCharType="separate"/>
        </w:r>
        <w:r w:rsidR="001C7573" w:rsidRPr="00926F47" w:rsidDel="001B2AF0">
          <w:rPr>
            <w:rStyle w:val="Hyperlink"/>
          </w:rPr>
          <w:delText>https://pages.nist.gov/800-63-3/sp800-63a.html#validate</w:delText>
        </w:r>
        <w:r w:rsidR="007A291A" w:rsidDel="001B2AF0">
          <w:rPr>
            <w:rStyle w:val="Hyperlink"/>
          </w:rPr>
          <w:fldChar w:fldCharType="end"/>
        </w:r>
      </w:del>
    </w:p>
    <w:p w14:paraId="1269A06D" w14:textId="617BF318" w:rsidR="00AE493D" w:rsidDel="0084257F" w:rsidRDefault="00AE493D">
      <w:pPr>
        <w:rPr>
          <w:del w:id="1818" w:author="Sahin, Burak" w:date="2017-02-21T13:46:00Z"/>
        </w:rPr>
        <w:pPrChange w:id="1819" w:author="Sahin, Burak" w:date="2017-03-30T14:59:00Z">
          <w:pPr>
            <w:pStyle w:val="Heading2"/>
          </w:pPr>
        </w:pPrChange>
      </w:pPr>
      <w:commentRangeStart w:id="1820"/>
      <w:del w:id="1821" w:author="Sahin, Burak" w:date="2017-02-21T13:46:00Z">
        <w:r w:rsidDel="0084257F">
          <w:delText>Determine the Necessary Evidence</w:delText>
        </w:r>
        <w:commentRangeEnd w:id="1820"/>
        <w:r w:rsidR="00151856" w:rsidDel="0084257F">
          <w:rPr>
            <w:rStyle w:val="CommentReference"/>
            <w:b/>
            <w:bCs/>
            <w:smallCaps/>
          </w:rPr>
          <w:commentReference w:id="1820"/>
        </w:r>
      </w:del>
    </w:p>
    <w:p w14:paraId="793C31C3" w14:textId="07DA7164" w:rsidR="00AE493D" w:rsidDel="001B6BFC" w:rsidRDefault="00AE493D" w:rsidP="00AE493D">
      <w:pPr>
        <w:rPr>
          <w:del w:id="1822" w:author="Sahin, Burak" w:date="2017-02-21T13:30:00Z"/>
        </w:rPr>
      </w:pPr>
      <w:del w:id="1823" w:author="Sahin, Burak" w:date="2017-02-21T13:30:00Z">
        <w:r w:rsidDel="001B6BFC">
          <w:delText>From a usability perspective, it is important to collect the appropriate evidence up-front to avoid requiring the user to perform multiple transactions. There should be a good balance between executing the proofing process and minimizing the burden on the applicant.</w:delText>
        </w:r>
      </w:del>
    </w:p>
    <w:p w14:paraId="6F349163" w14:textId="0B60841A" w:rsidR="00EC00E6" w:rsidRDefault="00AE493D" w:rsidP="00AE493D">
      <w:r>
        <w:t xml:space="preserve">Identity evidence has qualities that make it suitable for proofing at different IALs. Table 5-1 in SP800-63A </w:t>
      </w:r>
      <w:del w:id="1824" w:author="Sahin, Burak" w:date="2017-03-30T10:47:00Z">
        <w:r w:rsidDel="000E531E">
          <w:delText>&lt;</w:delText>
        </w:r>
        <w:r w:rsidR="00F11EC1" w:rsidDel="000E531E">
          <w:fldChar w:fldCharType="begin"/>
        </w:r>
        <w:r w:rsidR="00F11EC1" w:rsidDel="000E531E">
          <w:delInstrText xml:space="preserve"> HYPERLINK "https://pages.nist.gov/800-63-3/sp800-63a.html" \l "63aSec5-Table1" </w:delInstrText>
        </w:r>
        <w:r w:rsidR="00F11EC1" w:rsidDel="000E531E">
          <w:fldChar w:fldCharType="separate"/>
        </w:r>
        <w:r w:rsidRPr="00282E8D" w:rsidDel="000E531E">
          <w:rPr>
            <w:rStyle w:val="Hyperlink"/>
          </w:rPr>
          <w:delText>https://pages.nist.gov/800-63-3/sp800-63a.html#63aSec5-Table1</w:delText>
        </w:r>
        <w:r w:rsidR="00F11EC1" w:rsidDel="000E531E">
          <w:rPr>
            <w:rStyle w:val="Hyperlink"/>
          </w:rPr>
          <w:fldChar w:fldCharType="end"/>
        </w:r>
        <w:r w:rsidDel="000E531E">
          <w:delText xml:space="preserve">&gt; </w:delText>
        </w:r>
      </w:del>
      <w:r>
        <w:t>describes the properties of evidence and qualities that define their strength ratings. Please review SP800-63A Section 4.</w:t>
      </w:r>
      <w:r w:rsidR="00E03995">
        <w:t>4</w:t>
      </w:r>
      <w:r>
        <w:t xml:space="preserve">.1.2 for evidence requirements at IAL 2. </w:t>
      </w:r>
    </w:p>
    <w:p w14:paraId="6C78CF42" w14:textId="77777777" w:rsidR="00AE493D" w:rsidRDefault="00AE493D" w:rsidP="00AE493D">
      <w:commentRangeStart w:id="1825"/>
      <w:r>
        <w:t>For reference, the current IAL 2 proofing requirements are:</w:t>
      </w:r>
      <w:commentRangeEnd w:id="1825"/>
      <w:r w:rsidR="004031CC">
        <w:rPr>
          <w:rStyle w:val="CommentReference"/>
        </w:rPr>
        <w:commentReference w:id="1825"/>
      </w:r>
    </w:p>
    <w:p w14:paraId="71B3F83B" w14:textId="77777777" w:rsidR="00AE493D" w:rsidRPr="00C7309E" w:rsidRDefault="00AE493D" w:rsidP="00AE493D">
      <w:pPr>
        <w:numPr>
          <w:ilvl w:val="0"/>
          <w:numId w:val="2"/>
        </w:numPr>
        <w:shd w:val="clear" w:color="auto" w:fill="FFFFFF"/>
        <w:spacing w:before="100" w:beforeAutospacing="1" w:after="100" w:afterAutospacing="1" w:line="240" w:lineRule="auto"/>
      </w:pPr>
      <w:commentRangeStart w:id="1826"/>
      <w:r w:rsidRPr="00C7309E">
        <w:t>One (1) piece of SUPERIOR or STRONG evidence if the issuing source of the evidence, during its identity proofing event, confirmed the claimed identity by collecting two (2) or more forms of SUPERIOR or STRONG evidence</w:t>
      </w:r>
      <w:commentRangeEnd w:id="1826"/>
      <w:r w:rsidR="00151856">
        <w:rPr>
          <w:rStyle w:val="CommentReference"/>
        </w:rPr>
        <w:commentReference w:id="1826"/>
      </w:r>
      <w:r w:rsidRPr="00C7309E">
        <w:t>; OR</w:t>
      </w:r>
    </w:p>
    <w:p w14:paraId="2046E6F2" w14:textId="77777777" w:rsidR="00AE493D" w:rsidRDefault="00AE493D" w:rsidP="00AE493D">
      <w:pPr>
        <w:numPr>
          <w:ilvl w:val="0"/>
          <w:numId w:val="2"/>
        </w:numPr>
        <w:shd w:val="clear" w:color="auto" w:fill="FFFFFF"/>
        <w:spacing w:before="100" w:beforeAutospacing="1" w:after="100" w:afterAutospacing="1" w:line="240" w:lineRule="auto"/>
      </w:pPr>
      <w:r w:rsidRPr="00C7309E">
        <w:t>Two (2) pieces of STRONG evidence; OR</w:t>
      </w:r>
      <w:r>
        <w:t xml:space="preserve"> </w:t>
      </w:r>
    </w:p>
    <w:p w14:paraId="5B16A0F6" w14:textId="4F25087E" w:rsidR="00AE493D" w:rsidRDefault="00AE493D" w:rsidP="00AE493D">
      <w:pPr>
        <w:numPr>
          <w:ilvl w:val="0"/>
          <w:numId w:val="2"/>
        </w:numPr>
        <w:shd w:val="clear" w:color="auto" w:fill="FFFFFF"/>
        <w:spacing w:before="100" w:beforeAutospacing="1" w:after="100" w:afterAutospacing="1" w:line="240" w:lineRule="auto"/>
      </w:pPr>
      <w:r w:rsidRPr="00C7309E">
        <w:t>One (1) piece of STRONG evidence plus two (2) pieces of ADEQUATE evidence</w:t>
      </w:r>
    </w:p>
    <w:p w14:paraId="44B90F14" w14:textId="0D2CFE41" w:rsidR="00E03995" w:rsidRDefault="00E03995" w:rsidP="0053684B">
      <w:pPr>
        <w:shd w:val="clear" w:color="auto" w:fill="FFFFFF"/>
        <w:spacing w:before="100" w:beforeAutospacing="1" w:after="100" w:afterAutospacing="1" w:line="240" w:lineRule="auto"/>
      </w:pPr>
      <w:r>
        <w:t>In comparison, the IAL 3 proofing requirements, provided in Section 4.5.2 of the same document, are:</w:t>
      </w:r>
    </w:p>
    <w:p w14:paraId="1B405EDE" w14:textId="6D051E8D" w:rsidR="00E03995" w:rsidRDefault="00E03995" w:rsidP="0053684B">
      <w:pPr>
        <w:pStyle w:val="ListParagraph"/>
        <w:numPr>
          <w:ilvl w:val="0"/>
          <w:numId w:val="10"/>
        </w:numPr>
        <w:shd w:val="clear" w:color="auto" w:fill="FFFFFF"/>
        <w:spacing w:before="100" w:beforeAutospacing="1" w:after="100" w:afterAutospacing="1" w:line="240" w:lineRule="auto"/>
      </w:pPr>
      <w:r>
        <w:t>Two (2) or more pieces of SUPERIOR evidence; OR</w:t>
      </w:r>
    </w:p>
    <w:p w14:paraId="623381BD" w14:textId="4896BDBA" w:rsidR="00E03995" w:rsidRDefault="00E03995" w:rsidP="0053684B">
      <w:pPr>
        <w:pStyle w:val="ListParagraph"/>
        <w:numPr>
          <w:ilvl w:val="0"/>
          <w:numId w:val="10"/>
        </w:numPr>
        <w:shd w:val="clear" w:color="auto" w:fill="FFFFFF"/>
        <w:spacing w:before="100" w:beforeAutospacing="1" w:after="100" w:afterAutospacing="1" w:line="240" w:lineRule="auto"/>
      </w:pPr>
      <w:r>
        <w:t>One (1) piece of SUPERIOR evidence and one (1) piece of STRONG evidence if the issuing source of the evidence confirmed during its identity proofing event the claimed identity by collecting two (2) or more forms of SUPERIOR or STRONG evidence; OR</w:t>
      </w:r>
    </w:p>
    <w:p w14:paraId="166F9878" w14:textId="274BF44A" w:rsidR="00093100" w:rsidRDefault="00E03995" w:rsidP="00093100">
      <w:pPr>
        <w:pStyle w:val="ListParagraph"/>
        <w:numPr>
          <w:ilvl w:val="0"/>
          <w:numId w:val="10"/>
        </w:numPr>
        <w:shd w:val="clear" w:color="auto" w:fill="FFFFFF"/>
        <w:spacing w:before="100" w:beforeAutospacing="1" w:after="100" w:afterAutospacing="1" w:line="240" w:lineRule="auto"/>
        <w:rPr>
          <w:ins w:id="1827" w:author="Sahin, Burak" w:date="2017-03-30T17:19:00Z"/>
        </w:rPr>
      </w:pPr>
      <w:r>
        <w:t>Two (2) pieces of STRONG evidence plus one (1) piece of ADEQUATE evidence</w:t>
      </w:r>
    </w:p>
    <w:p w14:paraId="4ECF7EC1" w14:textId="77777777" w:rsidR="00C505D4" w:rsidRDefault="00E90AC5">
      <w:pPr>
        <w:shd w:val="clear" w:color="auto" w:fill="FFFFFF"/>
        <w:spacing w:before="100" w:beforeAutospacing="1" w:after="100" w:afterAutospacing="1" w:line="240" w:lineRule="auto"/>
        <w:rPr>
          <w:ins w:id="1828" w:author="Sahin, Burak" w:date="2017-03-30T17:32:00Z"/>
        </w:rPr>
        <w:pPrChange w:id="1829" w:author="Sahin, Burak" w:date="2017-03-30T17:19:00Z">
          <w:pPr>
            <w:pStyle w:val="ListParagraph"/>
            <w:numPr>
              <w:numId w:val="10"/>
            </w:numPr>
            <w:shd w:val="clear" w:color="auto" w:fill="FFFFFF"/>
            <w:spacing w:before="100" w:beforeAutospacing="1" w:after="100" w:afterAutospacing="1" w:line="240" w:lineRule="auto"/>
            <w:ind w:hanging="360"/>
          </w:pPr>
        </w:pPrChange>
      </w:pPr>
      <w:ins w:id="1830" w:author="Sahin, Burak" w:date="2017-03-30T17:19:00Z">
        <w:r>
          <w:t>In some cases, a driver</w:t>
        </w:r>
      </w:ins>
      <w:ins w:id="1831" w:author="Sahin, Burak" w:date="2017-03-30T17:22:00Z">
        <w:r>
          <w:t xml:space="preserve">’s license may constitute a single piece of definitive evidence. This would be a result of the assurance level requirements </w:t>
        </w:r>
      </w:ins>
      <w:ins w:id="1832" w:author="Sahin, Burak" w:date="2017-03-30T17:25:00Z">
        <w:r>
          <w:t>of the identity proofing process of the driver’s license in question. We have provided in</w:t>
        </w:r>
      </w:ins>
      <w:ins w:id="1833" w:author="Sahin, Burak" w:date="2017-03-30T17:26:00Z">
        <w:r>
          <w:t xml:space="preserve"> </w:t>
        </w:r>
        <w:proofErr w:type="gramStart"/>
        <w:r>
          <w:t xml:space="preserve">Appendix </w:t>
        </w:r>
      </w:ins>
      <w:ins w:id="1834" w:author="Sahin, Burak" w:date="2017-03-30T17:25:00Z">
        <w:r>
          <w:t xml:space="preserve"> </w:t>
        </w:r>
      </w:ins>
      <w:proofErr w:type="gramEnd"/>
      <w:ins w:id="1835" w:author="Sahin, Burak" w:date="2017-03-30T17:26:00Z">
        <w:r>
          <w:fldChar w:fldCharType="begin"/>
        </w:r>
        <w:r>
          <w:instrText xml:space="preserve"> REF _Ref478658112 \r \h </w:instrText>
        </w:r>
      </w:ins>
      <w:r>
        <w:fldChar w:fldCharType="separate"/>
      </w:r>
      <w:ins w:id="1836" w:author="Sahin, Burak" w:date="2017-03-30T17:26:00Z">
        <w:r>
          <w:t>9.1</w:t>
        </w:r>
        <w:r>
          <w:fldChar w:fldCharType="end"/>
        </w:r>
        <w:r>
          <w:t xml:space="preserve"> the driver’s license application document requirements for several REAL ID-compliant and </w:t>
        </w:r>
      </w:ins>
      <w:ins w:id="1837" w:author="Sahin, Burak" w:date="2017-03-30T17:27:00Z">
        <w:r>
          <w:t>extension states.</w:t>
        </w:r>
      </w:ins>
      <w:ins w:id="1838" w:author="Sahin, Burak" w:date="2017-03-30T17:28:00Z">
        <w:r w:rsidR="00DD3A72">
          <w:t xml:space="preserve"> An example, Maryland, is also provided below. The flowchart developed using the state’s website shows that applicants can </w:t>
        </w:r>
      </w:ins>
      <w:ins w:id="1839" w:author="Sahin, Burak" w:date="2017-03-30T17:29:00Z">
        <w:r w:rsidR="00DD3A72">
          <w:t>provide the state Motor Vehicle Administration</w:t>
        </w:r>
      </w:ins>
      <w:ins w:id="1840" w:author="Sahin, Burak" w:date="2017-03-30T17:28:00Z">
        <w:r w:rsidR="00DD3A72">
          <w:t xml:space="preserve"> a U.S. Birth Certificate and a Social Security Card</w:t>
        </w:r>
      </w:ins>
      <w:ins w:id="1841" w:author="Sahin, Burak" w:date="2017-03-30T17:29:00Z">
        <w:r w:rsidR="00DD3A72">
          <w:t xml:space="preserve">, a combination allowed by the ruleset. </w:t>
        </w:r>
      </w:ins>
      <w:ins w:id="1842" w:author="Sahin, Burak" w:date="2017-03-30T17:31:00Z">
        <w:r w:rsidR="00DD3A72">
          <w:t>These requirements indicate that a driver</w:t>
        </w:r>
      </w:ins>
      <w:ins w:id="1843" w:author="Sahin, Burak" w:date="2017-03-30T17:32:00Z">
        <w:r w:rsidR="00DD3A72">
          <w:t>’s license is obtained using two pieces of weak evidence for proofing and it therefore should not considered as a definitive piece of evidence in a C</w:t>
        </w:r>
        <w:r w:rsidR="00C505D4">
          <w:t>SP’s identity proofing process.</w:t>
        </w:r>
      </w:ins>
    </w:p>
    <w:p w14:paraId="6B660DDE" w14:textId="27647859" w:rsidR="00E90AC5" w:rsidRDefault="00DD3A72">
      <w:pPr>
        <w:shd w:val="clear" w:color="auto" w:fill="FFFFFF"/>
        <w:spacing w:before="100" w:beforeAutospacing="1" w:after="100" w:afterAutospacing="1" w:line="240" w:lineRule="auto"/>
        <w:rPr>
          <w:ins w:id="1844" w:author="Sahin, Burak" w:date="2017-02-21T15:37:00Z"/>
        </w:rPr>
        <w:pPrChange w:id="1845" w:author="Sahin, Burak" w:date="2017-03-30T17:19:00Z">
          <w:pPr>
            <w:pStyle w:val="ListParagraph"/>
            <w:numPr>
              <w:numId w:val="10"/>
            </w:numPr>
            <w:shd w:val="clear" w:color="auto" w:fill="FFFFFF"/>
            <w:spacing w:before="100" w:beforeAutospacing="1" w:after="100" w:afterAutospacing="1" w:line="240" w:lineRule="auto"/>
            <w:ind w:hanging="360"/>
          </w:pPr>
        </w:pPrChange>
      </w:pPr>
      <w:ins w:id="1846" w:author="Sahin, Burak" w:date="2017-03-30T17:32:00Z">
        <w:r>
          <w:t xml:space="preserve">CSP’s should start </w:t>
        </w:r>
      </w:ins>
      <w:ins w:id="1847" w:author="Sahin, Burak" w:date="2017-03-30T17:33:00Z">
        <w:r>
          <w:t>with</w:t>
        </w:r>
      </w:ins>
      <w:ins w:id="1848" w:author="Sahin, Burak" w:date="2017-03-30T17:32:00Z">
        <w:r>
          <w:t xml:space="preserve"> REAL-ID </w:t>
        </w:r>
      </w:ins>
      <w:ins w:id="1849" w:author="Sahin, Burak" w:date="2017-03-30T17:33:00Z">
        <w:r>
          <w:t>compliances of states and assess requirements more specifically in order to determine if a driver’s license is acceptable for their desired identity level of assurance.</w:t>
        </w:r>
      </w:ins>
      <w:ins w:id="1850" w:author="Sahin, Burak" w:date="2017-05-04T13:27:00Z">
        <w:r w:rsidR="00C505D4">
          <w:t xml:space="preserve"> Additionally,</w:t>
        </w:r>
      </w:ins>
      <w:ins w:id="1851" w:author="Sahin, Burak" w:date="2017-03-30T17:33:00Z">
        <w:r>
          <w:t xml:space="preserve"> at any given time, most, if not all, states have more than one type of driver</w:t>
        </w:r>
      </w:ins>
      <w:ins w:id="1852" w:author="Sahin, Burak" w:date="2017-03-30T17:34:00Z">
        <w:r>
          <w:t xml:space="preserve">’s license in circulation, not all </w:t>
        </w:r>
        <w:r>
          <w:lastRenderedPageBreak/>
          <w:t>of wh</w:t>
        </w:r>
      </w:ins>
      <w:ins w:id="1853" w:author="Sahin, Burak" w:date="2017-03-30T17:35:00Z">
        <w:r>
          <w:t>ich adhere to the same identity proofing requirements. This should also be taken into account while considering states’ driver’s licenses as evidence.</w:t>
        </w:r>
      </w:ins>
    </w:p>
    <w:tbl>
      <w:tblPr>
        <w:tblStyle w:val="TableGrid"/>
        <w:tblpPr w:leftFromText="180" w:rightFromText="180" w:vertAnchor="text" w:horzAnchor="margin" w:tblpY="-47"/>
        <w:tblW w:w="0" w:type="auto"/>
        <w:tblBorders>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265"/>
      </w:tblGrid>
      <w:tr w:rsidR="00093100" w:rsidRPr="00AE6F45" w14:paraId="3E74CEB4" w14:textId="77777777" w:rsidTr="006E3019">
        <w:trPr>
          <w:trHeight w:val="302"/>
          <w:ins w:id="1854" w:author="Sahin, Burak" w:date="2017-02-21T15:37:00Z"/>
        </w:trPr>
        <w:tc>
          <w:tcPr>
            <w:tcW w:w="9265" w:type="dxa"/>
            <w:shd w:val="clear" w:color="auto" w:fill="F2F2F2" w:themeFill="background1" w:themeFillShade="F2"/>
          </w:tcPr>
          <w:p w14:paraId="79AEB579" w14:textId="63ED577E" w:rsidR="00093100" w:rsidRPr="00E05E8C" w:rsidRDefault="00093100" w:rsidP="006E3019">
            <w:pPr>
              <w:rPr>
                <w:ins w:id="1855" w:author="Sahin, Burak" w:date="2017-02-21T15:37:00Z"/>
                <w:b/>
                <w:i/>
              </w:rPr>
            </w:pPr>
            <w:ins w:id="1856" w:author="Sahin, Burak" w:date="2017-02-21T15:37:00Z">
              <w:r w:rsidRPr="00E05E8C">
                <w:rPr>
                  <w:b/>
                  <w:i/>
                </w:rPr>
                <w:t>Example</w:t>
              </w:r>
            </w:ins>
          </w:p>
        </w:tc>
      </w:tr>
      <w:tr w:rsidR="00093100" w:rsidRPr="00AF1934" w14:paraId="3DC722F9" w14:textId="77777777" w:rsidTr="006E3019">
        <w:trPr>
          <w:trHeight w:val="322"/>
          <w:ins w:id="1857" w:author="Sahin, Burak" w:date="2017-02-21T15:37:00Z"/>
        </w:trPr>
        <w:tc>
          <w:tcPr>
            <w:tcW w:w="9265" w:type="dxa"/>
            <w:shd w:val="clear" w:color="auto" w:fill="F2F2F2" w:themeFill="background1" w:themeFillShade="F2"/>
          </w:tcPr>
          <w:p w14:paraId="5A5CF3F8" w14:textId="7CE641FB" w:rsidR="005D672E" w:rsidRPr="00E05E8C" w:rsidRDefault="00093100" w:rsidP="006E3019">
            <w:pPr>
              <w:rPr>
                <w:ins w:id="1858" w:author="Sahin, Burak" w:date="2017-02-21T15:37:00Z"/>
              </w:rPr>
            </w:pPr>
            <w:ins w:id="1859" w:author="Sahin, Burak" w:date="2017-02-21T15:37:00Z">
              <w:r w:rsidRPr="00E05E8C">
                <w:t xml:space="preserve">The State of Maryland is </w:t>
              </w:r>
            </w:ins>
            <w:ins w:id="1860" w:author="Sahin, Burak" w:date="2017-02-21T16:02:00Z">
              <w:r w:rsidR="005D672E" w:rsidRPr="00E05E8C">
                <w:t>among the list of states</w:t>
              </w:r>
            </w:ins>
            <w:ins w:id="1861" w:author="Sahin, Burak" w:date="2017-02-21T16:03:00Z">
              <w:r w:rsidR="005D672E" w:rsidRPr="00E05E8C">
                <w:t xml:space="preserve"> that are</w:t>
              </w:r>
            </w:ins>
            <w:ins w:id="1862" w:author="Sahin, Burak" w:date="2017-02-21T16:02:00Z">
              <w:r w:rsidR="005D672E" w:rsidRPr="00E05E8C">
                <w:t xml:space="preserve"> </w:t>
              </w:r>
            </w:ins>
            <w:ins w:id="1863" w:author="Sahin, Burak" w:date="2017-02-21T15:37:00Z">
              <w:r w:rsidR="002D12F2" w:rsidRPr="00E05E8C">
                <w:t>REAL</w:t>
              </w:r>
              <w:r w:rsidRPr="00E05E8C">
                <w:t xml:space="preserve"> ID-compliant</w:t>
              </w:r>
            </w:ins>
            <w:ins w:id="1864" w:author="Sahin, Burak" w:date="2017-02-21T16:05:00Z">
              <w:r w:rsidR="005D672E" w:rsidRPr="00E05E8C">
                <w:rPr>
                  <w:rStyle w:val="FootnoteReference"/>
                </w:rPr>
                <w:footnoteReference w:id="5"/>
              </w:r>
            </w:ins>
            <w:ins w:id="1867" w:author="Sahin, Burak" w:date="2017-02-21T15:37:00Z">
              <w:r w:rsidR="005D672E" w:rsidRPr="00E05E8C">
                <w:t>.</w:t>
              </w:r>
            </w:ins>
          </w:p>
          <w:p w14:paraId="4746AEF9" w14:textId="77777777" w:rsidR="005D672E" w:rsidRPr="00E05E8C" w:rsidRDefault="005D672E" w:rsidP="006E3019">
            <w:pPr>
              <w:rPr>
                <w:ins w:id="1868" w:author="Sahin, Burak" w:date="2017-02-21T16:08:00Z"/>
              </w:rPr>
            </w:pPr>
          </w:p>
          <w:p w14:paraId="222AB106" w14:textId="40CED8B8" w:rsidR="00093100" w:rsidRPr="00E05E8C" w:rsidRDefault="00093100" w:rsidP="006E3019">
            <w:pPr>
              <w:rPr>
                <w:ins w:id="1869" w:author="Sahin, Burak" w:date="2017-02-21T15:37:00Z"/>
              </w:rPr>
            </w:pPr>
            <w:ins w:id="1870" w:author="Sahin, Burak" w:date="2017-02-21T15:37:00Z">
              <w:r w:rsidRPr="00E05E8C">
                <w:t xml:space="preserve">For new driver’s license applicants, Maryland initially checks to see if the applicant has “legally changed [their] name due to marriage or a court order.” </w:t>
              </w:r>
            </w:ins>
          </w:p>
          <w:p w14:paraId="5AD600A7" w14:textId="77777777" w:rsidR="00093100" w:rsidRPr="00E05E8C" w:rsidRDefault="00093100" w:rsidP="006E3019">
            <w:pPr>
              <w:rPr>
                <w:ins w:id="1871" w:author="Sahin, Burak" w:date="2017-02-21T15:37:00Z"/>
              </w:rPr>
            </w:pPr>
          </w:p>
          <w:p w14:paraId="5EE3FFD3" w14:textId="77777777" w:rsidR="00093100" w:rsidRPr="00E05E8C" w:rsidRDefault="00093100" w:rsidP="006E3019">
            <w:pPr>
              <w:rPr>
                <w:ins w:id="1872" w:author="Sahin, Burak" w:date="2017-02-21T15:37:00Z"/>
              </w:rPr>
            </w:pPr>
            <w:ins w:id="1873" w:author="Sahin, Burak" w:date="2017-02-21T15:37:00Z">
              <w:r w:rsidRPr="00E05E8C">
                <w:t>Then, the state requests one of the following from applicants for “[p]roof of [a]</w:t>
              </w:r>
              <w:proofErr w:type="spellStart"/>
              <w:r w:rsidRPr="00E05E8C">
                <w:t>ge</w:t>
              </w:r>
              <w:proofErr w:type="spellEnd"/>
              <w:r w:rsidRPr="00E05E8C">
                <w:t xml:space="preserve"> and [</w:t>
              </w:r>
              <w:proofErr w:type="spellStart"/>
              <w:r w:rsidRPr="00E05E8C">
                <w:t>i</w:t>
              </w:r>
              <w:proofErr w:type="spellEnd"/>
              <w:r w:rsidRPr="00E05E8C">
                <w:t>]</w:t>
              </w:r>
              <w:proofErr w:type="spellStart"/>
              <w:r w:rsidRPr="00E05E8C">
                <w:t>dentity</w:t>
              </w:r>
              <w:proofErr w:type="spellEnd"/>
              <w:r w:rsidRPr="00E05E8C">
                <w:t>:” U.S. Birth Certificate, U.S. Passport, Consular Report of Birth Abroad, Permanent Resident Card, Certificate of Naturalization, Certificate of Citizenship, etc.</w:t>
              </w:r>
            </w:ins>
          </w:p>
          <w:p w14:paraId="6BDA36D6" w14:textId="77777777" w:rsidR="00093100" w:rsidRPr="00E05E8C" w:rsidRDefault="00093100" w:rsidP="006E3019">
            <w:pPr>
              <w:rPr>
                <w:ins w:id="1874" w:author="Sahin, Burak" w:date="2017-02-21T15:37:00Z"/>
              </w:rPr>
            </w:pPr>
          </w:p>
          <w:p w14:paraId="1B956EF2" w14:textId="77777777" w:rsidR="00093100" w:rsidRPr="00E05E8C" w:rsidRDefault="00093100" w:rsidP="006E3019">
            <w:pPr>
              <w:rPr>
                <w:ins w:id="1875" w:author="Sahin, Burak" w:date="2017-02-21T16:18:00Z"/>
              </w:rPr>
            </w:pPr>
            <w:ins w:id="1876" w:author="Sahin, Burak" w:date="2017-02-21T15:37:00Z">
              <w:r w:rsidRPr="00E05E8C">
                <w:t>Further, Maryland requires “[p]roof of [s]</w:t>
              </w:r>
              <w:proofErr w:type="spellStart"/>
              <w:r w:rsidRPr="00E05E8C">
                <w:t>ocial</w:t>
              </w:r>
              <w:proofErr w:type="spellEnd"/>
              <w:r w:rsidRPr="00E05E8C">
                <w:t xml:space="preserve"> [s]</w:t>
              </w:r>
              <w:proofErr w:type="spellStart"/>
              <w:r w:rsidRPr="00E05E8C">
                <w:t>ecurity</w:t>
              </w:r>
              <w:proofErr w:type="spellEnd"/>
              <w:r w:rsidRPr="00E05E8C">
                <w:t>” by asking the applicant to provide an original social security card, a W-2 form, or other acceptable document that shows the applicant’s complete name and social security number.</w:t>
              </w:r>
            </w:ins>
          </w:p>
          <w:p w14:paraId="3162349F" w14:textId="77777777" w:rsidR="002D12F2" w:rsidRPr="00E05E8C" w:rsidRDefault="002D12F2" w:rsidP="006E3019">
            <w:pPr>
              <w:rPr>
                <w:ins w:id="1877" w:author="Sahin, Burak" w:date="2017-02-21T16:18:00Z"/>
              </w:rPr>
            </w:pPr>
          </w:p>
          <w:p w14:paraId="1F89895C" w14:textId="72398963" w:rsidR="002D12F2" w:rsidRPr="00E05E8C" w:rsidRDefault="002D12F2" w:rsidP="006E3019">
            <w:pPr>
              <w:rPr>
                <w:ins w:id="1878" w:author="Sahin, Burak" w:date="2017-02-21T15:37:00Z"/>
              </w:rPr>
            </w:pPr>
            <w:ins w:id="1879" w:author="Sahin, Burak" w:date="2017-02-21T16:18:00Z">
              <w:r w:rsidRPr="00E05E8C">
                <w:t xml:space="preserve">The applicants are instructed to bring these two documents </w:t>
              </w:r>
            </w:ins>
            <w:ins w:id="1880" w:author="Sahin, Burak" w:date="2017-02-21T16:19:00Z">
              <w:r w:rsidRPr="00E05E8C">
                <w:t xml:space="preserve">to the state’s Motor </w:t>
              </w:r>
            </w:ins>
            <w:ins w:id="1881" w:author="Sahin, Burak" w:date="2017-02-21T16:20:00Z">
              <w:r w:rsidRPr="00E05E8C">
                <w:t>Vehicle Administration.</w:t>
              </w:r>
            </w:ins>
          </w:p>
          <w:p w14:paraId="4ECDEE23" w14:textId="77777777" w:rsidR="00093100" w:rsidRPr="00E05E8C" w:rsidRDefault="00093100" w:rsidP="006E3019">
            <w:pPr>
              <w:rPr>
                <w:ins w:id="1882" w:author="Sahin, Burak" w:date="2017-02-21T15:37:00Z"/>
              </w:rPr>
            </w:pPr>
          </w:p>
          <w:p w14:paraId="2D76B33E" w14:textId="0493F853" w:rsidR="00093100" w:rsidRPr="00E05E8C" w:rsidRDefault="00093100" w:rsidP="006E3019">
            <w:pPr>
              <w:rPr>
                <w:ins w:id="1883" w:author="Sahin, Burak" w:date="2017-02-21T15:37:00Z"/>
              </w:rPr>
            </w:pPr>
            <w:ins w:id="1884" w:author="Sahin, Burak" w:date="2017-02-21T15:37:00Z">
              <w:r w:rsidRPr="00E05E8C">
                <w:t xml:space="preserve">The strength ratings </w:t>
              </w:r>
            </w:ins>
            <w:ins w:id="1885" w:author="Sahin, Burak" w:date="2017-02-21T15:41:00Z">
              <w:r w:rsidRPr="00E05E8C">
                <w:t xml:space="preserve">in SP800-63A </w:t>
              </w:r>
            </w:ins>
            <w:ins w:id="1886" w:author="Sahin, Burak" w:date="2017-02-21T15:40:00Z">
              <w:r w:rsidRPr="00E05E8C">
                <w:t xml:space="preserve">indicate that </w:t>
              </w:r>
            </w:ins>
            <w:ins w:id="1887" w:author="Sahin, Burak" w:date="2017-02-21T16:08:00Z">
              <w:r w:rsidR="002D12F2" w:rsidRPr="00E05E8C">
                <w:t xml:space="preserve">while </w:t>
              </w:r>
            </w:ins>
            <w:ins w:id="1888" w:author="Sahin, Burak" w:date="2017-02-21T15:40:00Z">
              <w:r w:rsidRPr="00E05E8C">
                <w:t xml:space="preserve">the State of Maryland </w:t>
              </w:r>
            </w:ins>
            <w:ins w:id="1889" w:author="Sahin, Burak" w:date="2017-02-21T16:20:00Z">
              <w:r w:rsidR="002D12F2" w:rsidRPr="00E05E8C">
                <w:t>can co</w:t>
              </w:r>
            </w:ins>
            <w:ins w:id="1890" w:author="Sahin, Burak" w:date="2017-02-21T16:21:00Z">
              <w:r w:rsidR="002D12F2" w:rsidRPr="00E05E8C">
                <w:t>mplete identity proofing for an applicant with</w:t>
              </w:r>
            </w:ins>
            <w:ins w:id="1891" w:author="Sahin, Burak" w:date="2017-02-21T15:40:00Z">
              <w:r w:rsidRPr="00E05E8C">
                <w:t xml:space="preserve"> one piece</w:t>
              </w:r>
            </w:ins>
            <w:ins w:id="1892" w:author="Sahin, Burak" w:date="2017-02-21T15:41:00Z">
              <w:r w:rsidRPr="00E05E8C">
                <w:t xml:space="preserve"> of superior evidence and one piece of </w:t>
              </w:r>
            </w:ins>
            <w:ins w:id="1893" w:author="Sahin, Burak" w:date="2017-02-21T15:42:00Z">
              <w:r w:rsidR="002D12F2" w:rsidRPr="00E05E8C">
                <w:t>fair evidence</w:t>
              </w:r>
            </w:ins>
            <w:ins w:id="1894" w:author="Sahin, Burak" w:date="2017-02-21T16:21:00Z">
              <w:r w:rsidR="002D12F2" w:rsidRPr="00E05E8C">
                <w:t xml:space="preserve">, it is also possible for an applicant to go through the proofing process without any photo identification, supplying a birth certificate and a social security card, since the first set of required </w:t>
              </w:r>
            </w:ins>
            <w:ins w:id="1895" w:author="Sahin, Burak" w:date="2017-02-21T16:22:00Z">
              <w:r w:rsidR="002D12F2" w:rsidRPr="00E05E8C">
                <w:t>documents</w:t>
              </w:r>
            </w:ins>
            <w:ins w:id="1896" w:author="Sahin, Burak" w:date="2017-02-21T16:21:00Z">
              <w:r w:rsidR="002D12F2" w:rsidRPr="00E05E8C">
                <w:t xml:space="preserve"> </w:t>
              </w:r>
            </w:ins>
            <w:ins w:id="1897" w:author="Sahin, Burak" w:date="2017-02-21T16:23:00Z">
              <w:r w:rsidR="002D12F2" w:rsidRPr="00E05E8C">
                <w:t xml:space="preserve">that the applicant can select from </w:t>
              </w:r>
            </w:ins>
            <w:ins w:id="1898" w:author="Sahin, Burak" w:date="2017-02-21T16:21:00Z">
              <w:r w:rsidR="002D12F2" w:rsidRPr="00E05E8C">
                <w:t xml:space="preserve">includes </w:t>
              </w:r>
            </w:ins>
            <w:ins w:id="1899" w:author="Sahin, Burak" w:date="2017-02-21T16:22:00Z">
              <w:r w:rsidR="002D12F2" w:rsidRPr="00E05E8C">
                <w:t xml:space="preserve">both </w:t>
              </w:r>
            </w:ins>
            <w:ins w:id="1900" w:author="Sahin, Burak" w:date="2017-02-21T16:23:00Z">
              <w:r w:rsidR="002D12F2" w:rsidRPr="00E05E8C">
                <w:t>superior and fair evidence.</w:t>
              </w:r>
            </w:ins>
          </w:p>
        </w:tc>
      </w:tr>
    </w:tbl>
    <w:p w14:paraId="27E790E7" w14:textId="77777777" w:rsidR="00093100" w:rsidRDefault="00093100" w:rsidP="0017116A">
      <w:pPr>
        <w:shd w:val="clear" w:color="auto" w:fill="FFFFFF"/>
        <w:spacing w:before="100" w:beforeAutospacing="1" w:after="100" w:afterAutospacing="1" w:line="240" w:lineRule="auto"/>
        <w:pPrChange w:id="1901" w:author="Sahin, Burak" w:date="2017-06-27T16:00:00Z">
          <w:pPr>
            <w:pStyle w:val="ListParagraph"/>
            <w:shd w:val="clear" w:color="auto" w:fill="FFFFFF"/>
            <w:spacing w:before="100" w:beforeAutospacing="1" w:after="100" w:afterAutospacing="1" w:line="240" w:lineRule="auto"/>
          </w:pPr>
        </w:pPrChange>
      </w:pPr>
    </w:p>
    <w:p w14:paraId="0E29EF69" w14:textId="79AC85FE" w:rsidR="00AE493D" w:rsidDel="0017116A" w:rsidRDefault="00AE493D">
      <w:pPr>
        <w:pStyle w:val="Heading2"/>
        <w:rPr>
          <w:del w:id="1902" w:author="Sahin, Burak" w:date="2017-06-27T15:52:00Z"/>
        </w:rPr>
        <w:pPrChange w:id="1903" w:author="Sahin, Burak" w:date="2017-03-31T13:29:00Z">
          <w:pPr>
            <w:pStyle w:val="Heading3"/>
          </w:pPr>
        </w:pPrChange>
      </w:pPr>
      <w:del w:id="1904" w:author="Sahin, Burak" w:date="2017-06-27T15:52:00Z">
        <w:r w:rsidDel="0017116A">
          <w:delText>Types of evidence</w:delText>
        </w:r>
        <w:bookmarkStart w:id="1905" w:name="_Toc486347424"/>
        <w:bookmarkEnd w:id="1905"/>
      </w:del>
    </w:p>
    <w:p w14:paraId="173E7F2B" w14:textId="48386031" w:rsidR="004B7537" w:rsidDel="0017116A" w:rsidRDefault="004B7537" w:rsidP="004D6EDC">
      <w:pPr>
        <w:rPr>
          <w:del w:id="1906" w:author="Sahin, Burak" w:date="2017-06-27T15:52:00Z"/>
        </w:rPr>
      </w:pPr>
      <w:bookmarkStart w:id="1907" w:name="_Toc486347425"/>
      <w:bookmarkEnd w:id="1907"/>
    </w:p>
    <w:p w14:paraId="26580309" w14:textId="61379C7E" w:rsidR="004D6EDC" w:rsidRPr="00C777C5" w:rsidDel="0017116A" w:rsidRDefault="004D6EDC" w:rsidP="004D6EDC">
      <w:pPr>
        <w:rPr>
          <w:del w:id="1908" w:author="Sahin, Burak" w:date="2017-06-27T15:52:00Z"/>
          <w:sz w:val="28"/>
          <w:rPrChange w:id="1909" w:author="Sahin, Burak" w:date="2017-03-30T17:57:00Z">
            <w:rPr>
              <w:del w:id="1910" w:author="Sahin, Burak" w:date="2017-06-27T15:52:00Z"/>
            </w:rPr>
          </w:rPrChange>
        </w:rPr>
      </w:pPr>
      <w:bookmarkStart w:id="1911" w:name="_Toc486347426"/>
      <w:bookmarkEnd w:id="1911"/>
    </w:p>
    <w:tbl>
      <w:tblPr>
        <w:tblStyle w:val="GridTable41"/>
        <w:tblW w:w="5000" w:type="pct"/>
        <w:tblLook w:val="04A0" w:firstRow="1" w:lastRow="0" w:firstColumn="1" w:lastColumn="0" w:noHBand="0" w:noVBand="1"/>
      </w:tblPr>
      <w:tblGrid>
        <w:gridCol w:w="1354"/>
        <w:gridCol w:w="4851"/>
        <w:gridCol w:w="3145"/>
      </w:tblGrid>
      <w:tr w:rsidR="00A26140" w:rsidRPr="008D12A3" w:rsidDel="004F26AC" w14:paraId="038A65C4" w14:textId="6BE08573" w:rsidTr="00DD334D">
        <w:trPr>
          <w:cnfStyle w:val="100000000000" w:firstRow="1" w:lastRow="0" w:firstColumn="0" w:lastColumn="0" w:oddVBand="0" w:evenVBand="0" w:oddHBand="0" w:evenHBand="0" w:firstRowFirstColumn="0" w:firstRowLastColumn="0" w:lastRowFirstColumn="0" w:lastRowLastColumn="0"/>
          <w:trHeight w:val="260"/>
          <w:del w:id="1912" w:author="Sahin, Burak" w:date="2017-03-30T11:12:00Z"/>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EEE863" w14:textId="35ECE6E9" w:rsidR="00A26140" w:rsidRPr="008D12A3" w:rsidDel="004F26AC" w:rsidRDefault="00A26140" w:rsidP="00DD334D">
            <w:pPr>
              <w:spacing w:line="420" w:lineRule="atLeast"/>
              <w:jc w:val="center"/>
              <w:rPr>
                <w:del w:id="1913" w:author="Sahin, Burak" w:date="2017-03-30T11:12:00Z"/>
                <w:rFonts w:eastAsia="Times New Roman" w:cs="Helvetica"/>
                <w:sz w:val="18"/>
                <w:szCs w:val="24"/>
              </w:rPr>
            </w:pPr>
            <w:del w:id="1914" w:author="Sahin, Burak" w:date="2017-03-30T11:12:00Z">
              <w:r w:rsidRPr="008D12A3" w:rsidDel="004F26AC">
                <w:rPr>
                  <w:rFonts w:eastAsia="Times New Roman" w:cs="Helvetica"/>
                  <w:sz w:val="18"/>
                  <w:szCs w:val="24"/>
                </w:rPr>
                <w:delText>Strength</w:delText>
              </w:r>
              <w:bookmarkStart w:id="1915" w:name="_Toc478656821"/>
              <w:bookmarkStart w:id="1916" w:name="_Toc478656922"/>
              <w:bookmarkStart w:id="1917" w:name="_Toc478657108"/>
              <w:bookmarkStart w:id="1918" w:name="_Toc478730117"/>
              <w:bookmarkStart w:id="1919" w:name="_Toc478730227"/>
              <w:bookmarkStart w:id="1920" w:name="_Toc478730337"/>
              <w:bookmarkStart w:id="1921" w:name="_Toc478730449"/>
              <w:bookmarkStart w:id="1922" w:name="_Toc478731046"/>
              <w:bookmarkStart w:id="1923" w:name="_Toc478731171"/>
              <w:bookmarkStart w:id="1924" w:name="_Toc478731531"/>
              <w:bookmarkStart w:id="1925" w:name="_Toc478731640"/>
              <w:bookmarkStart w:id="1926" w:name="_Toc478731749"/>
              <w:bookmarkStart w:id="1927" w:name="_Toc478731858"/>
              <w:bookmarkStart w:id="1928" w:name="_Toc478734529"/>
              <w:bookmarkStart w:id="1929" w:name="_Toc486347427"/>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del>
          </w:p>
        </w:tc>
        <w:tc>
          <w:tcPr>
            <w:tcW w:w="2594" w:type="pct"/>
            <w:vAlign w:val="center"/>
            <w:hideMark/>
          </w:tcPr>
          <w:p w14:paraId="7C55ECC9" w14:textId="12CB99EF" w:rsidR="00A26140" w:rsidRPr="008D12A3" w:rsidDel="004F26AC" w:rsidRDefault="00A26140" w:rsidP="00DD334D">
            <w:pPr>
              <w:spacing w:line="420" w:lineRule="atLeast"/>
              <w:jc w:val="center"/>
              <w:cnfStyle w:val="100000000000" w:firstRow="1" w:lastRow="0" w:firstColumn="0" w:lastColumn="0" w:oddVBand="0" w:evenVBand="0" w:oddHBand="0" w:evenHBand="0" w:firstRowFirstColumn="0" w:firstRowLastColumn="0" w:lastRowFirstColumn="0" w:lastRowLastColumn="0"/>
              <w:rPr>
                <w:del w:id="1930" w:author="Sahin, Burak" w:date="2017-03-30T11:12:00Z"/>
                <w:rFonts w:eastAsia="Times New Roman" w:cs="Helvetica"/>
                <w:sz w:val="18"/>
                <w:szCs w:val="24"/>
              </w:rPr>
            </w:pPr>
            <w:commentRangeStart w:id="1931"/>
            <w:del w:id="1932" w:author="Sahin, Burak" w:date="2017-03-30T11:12:00Z">
              <w:r w:rsidRPr="008D12A3" w:rsidDel="004F26AC">
                <w:rPr>
                  <w:rFonts w:eastAsia="Times New Roman" w:cs="Helvetica"/>
                  <w:sz w:val="18"/>
                  <w:szCs w:val="24"/>
                </w:rPr>
                <w:delText>Properties of Identity Evidence</w:delText>
              </w:r>
              <w:commentRangeEnd w:id="1931"/>
              <w:r w:rsidR="00D55736" w:rsidDel="004F26AC">
                <w:rPr>
                  <w:rStyle w:val="CommentReference"/>
                  <w:b w:val="0"/>
                  <w:bCs w:val="0"/>
                  <w:color w:val="auto"/>
                </w:rPr>
                <w:commentReference w:id="1931"/>
              </w:r>
              <w:bookmarkStart w:id="1933" w:name="_Toc478656822"/>
              <w:bookmarkStart w:id="1934" w:name="_Toc478656923"/>
              <w:bookmarkStart w:id="1935" w:name="_Toc478657109"/>
              <w:bookmarkStart w:id="1936" w:name="_Toc478730118"/>
              <w:bookmarkStart w:id="1937" w:name="_Toc478730228"/>
              <w:bookmarkStart w:id="1938" w:name="_Toc478730338"/>
              <w:bookmarkStart w:id="1939" w:name="_Toc478730450"/>
              <w:bookmarkStart w:id="1940" w:name="_Toc478731047"/>
              <w:bookmarkStart w:id="1941" w:name="_Toc478731172"/>
              <w:bookmarkStart w:id="1942" w:name="_Toc478731532"/>
              <w:bookmarkStart w:id="1943" w:name="_Toc478731641"/>
              <w:bookmarkStart w:id="1944" w:name="_Toc478731750"/>
              <w:bookmarkStart w:id="1945" w:name="_Toc478731859"/>
              <w:bookmarkStart w:id="1946" w:name="_Toc478734530"/>
              <w:bookmarkStart w:id="1947" w:name="_Toc486347428"/>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del>
          </w:p>
        </w:tc>
        <w:tc>
          <w:tcPr>
            <w:tcW w:w="1682" w:type="pct"/>
            <w:vAlign w:val="center"/>
          </w:tcPr>
          <w:p w14:paraId="0769DE86" w14:textId="27DD3254" w:rsidR="00A26140" w:rsidRPr="008D12A3" w:rsidDel="004F26AC" w:rsidRDefault="00A26140" w:rsidP="00DD334D">
            <w:pPr>
              <w:spacing w:line="420" w:lineRule="atLeast"/>
              <w:jc w:val="center"/>
              <w:cnfStyle w:val="100000000000" w:firstRow="1" w:lastRow="0" w:firstColumn="0" w:lastColumn="0" w:oddVBand="0" w:evenVBand="0" w:oddHBand="0" w:evenHBand="0" w:firstRowFirstColumn="0" w:firstRowLastColumn="0" w:lastRowFirstColumn="0" w:lastRowLastColumn="0"/>
              <w:rPr>
                <w:del w:id="1948" w:author="Sahin, Burak" w:date="2017-03-30T11:12:00Z"/>
                <w:rFonts w:eastAsia="Times New Roman" w:cs="Helvetica"/>
                <w:bCs w:val="0"/>
                <w:sz w:val="18"/>
                <w:szCs w:val="24"/>
              </w:rPr>
            </w:pPr>
            <w:del w:id="1949" w:author="Sahin, Burak" w:date="2017-03-30T11:12:00Z">
              <w:r w:rsidRPr="008D12A3" w:rsidDel="004F26AC">
                <w:rPr>
                  <w:rFonts w:eastAsia="Times New Roman" w:cs="Helvetica"/>
                  <w:bCs w:val="0"/>
                  <w:sz w:val="18"/>
                  <w:szCs w:val="24"/>
                </w:rPr>
                <w:delText>Examples</w:delText>
              </w:r>
              <w:bookmarkStart w:id="1950" w:name="_Toc478656823"/>
              <w:bookmarkStart w:id="1951" w:name="_Toc478656924"/>
              <w:bookmarkStart w:id="1952" w:name="_Toc478657110"/>
              <w:bookmarkStart w:id="1953" w:name="_Toc478730119"/>
              <w:bookmarkStart w:id="1954" w:name="_Toc478730229"/>
              <w:bookmarkStart w:id="1955" w:name="_Toc478730339"/>
              <w:bookmarkStart w:id="1956" w:name="_Toc478730451"/>
              <w:bookmarkStart w:id="1957" w:name="_Toc478731048"/>
              <w:bookmarkStart w:id="1958" w:name="_Toc478731173"/>
              <w:bookmarkStart w:id="1959" w:name="_Toc478731533"/>
              <w:bookmarkStart w:id="1960" w:name="_Toc478731642"/>
              <w:bookmarkStart w:id="1961" w:name="_Toc478731751"/>
              <w:bookmarkStart w:id="1962" w:name="_Toc478731860"/>
              <w:bookmarkStart w:id="1963" w:name="_Toc478734531"/>
              <w:bookmarkStart w:id="1964" w:name="_Toc48634742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del>
          </w:p>
        </w:tc>
        <w:bookmarkStart w:id="1965" w:name="_Toc478656824"/>
        <w:bookmarkStart w:id="1966" w:name="_Toc478656925"/>
        <w:bookmarkStart w:id="1967" w:name="_Toc478657111"/>
        <w:bookmarkStart w:id="1968" w:name="_Toc478730120"/>
        <w:bookmarkStart w:id="1969" w:name="_Toc478730230"/>
        <w:bookmarkStart w:id="1970" w:name="_Toc478730340"/>
        <w:bookmarkStart w:id="1971" w:name="_Toc478730452"/>
        <w:bookmarkStart w:id="1972" w:name="_Toc478731049"/>
        <w:bookmarkStart w:id="1973" w:name="_Toc478731174"/>
        <w:bookmarkStart w:id="1974" w:name="_Toc478731534"/>
        <w:bookmarkStart w:id="1975" w:name="_Toc478731643"/>
        <w:bookmarkStart w:id="1976" w:name="_Toc478731752"/>
        <w:bookmarkStart w:id="1977" w:name="_Toc478731861"/>
        <w:bookmarkStart w:id="1978" w:name="_Toc478734532"/>
        <w:bookmarkStart w:id="1979" w:name="_Toc486347430"/>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tr>
      <w:tr w:rsidR="00A26140" w:rsidRPr="008D12A3" w:rsidDel="004F26AC" w14:paraId="694EFBE5" w14:textId="4E59148E" w:rsidTr="00DD334D">
        <w:trPr>
          <w:cnfStyle w:val="000000100000" w:firstRow="0" w:lastRow="0" w:firstColumn="0" w:lastColumn="0" w:oddVBand="0" w:evenVBand="0" w:oddHBand="1" w:evenHBand="0" w:firstRowFirstColumn="0" w:firstRowLastColumn="0" w:lastRowFirstColumn="0" w:lastRowLastColumn="0"/>
          <w:del w:id="1980" w:author="Sahin, Burak" w:date="2017-03-30T11:12:00Z"/>
        </w:trPr>
        <w:tc>
          <w:tcPr>
            <w:cnfStyle w:val="001000000000" w:firstRow="0" w:lastRow="0" w:firstColumn="1" w:lastColumn="0" w:oddVBand="0" w:evenVBand="0" w:oddHBand="0" w:evenHBand="0" w:firstRowFirstColumn="0" w:firstRowLastColumn="0" w:lastRowFirstColumn="0" w:lastRowLastColumn="0"/>
            <w:tcW w:w="0" w:type="auto"/>
            <w:hideMark/>
          </w:tcPr>
          <w:p w14:paraId="6F6ED4AF" w14:textId="1F6C6AD1" w:rsidR="00A26140" w:rsidRPr="008D12A3" w:rsidDel="004F26AC" w:rsidRDefault="00A26140" w:rsidP="00DD334D">
            <w:pPr>
              <w:jc w:val="center"/>
              <w:rPr>
                <w:del w:id="1981" w:author="Sahin, Burak" w:date="2017-03-30T11:12:00Z"/>
                <w:rFonts w:eastAsia="Times New Roman" w:cs="Helvetica"/>
                <w:color w:val="454441"/>
                <w:sz w:val="18"/>
                <w:szCs w:val="24"/>
              </w:rPr>
            </w:pPr>
            <w:commentRangeStart w:id="1982"/>
            <w:del w:id="1983" w:author="Sahin, Burak" w:date="2017-03-30T11:12:00Z">
              <w:r w:rsidRPr="008D12A3" w:rsidDel="004F26AC">
                <w:rPr>
                  <w:rFonts w:eastAsia="Times New Roman" w:cs="Helvetica"/>
                  <w:color w:val="454441"/>
                  <w:sz w:val="18"/>
                  <w:szCs w:val="24"/>
                </w:rPr>
                <w:delText>Unacceptable</w:delText>
              </w:r>
              <w:bookmarkStart w:id="1984" w:name="_Toc478656825"/>
              <w:bookmarkStart w:id="1985" w:name="_Toc478656926"/>
              <w:bookmarkStart w:id="1986" w:name="_Toc478657112"/>
              <w:bookmarkStart w:id="1987" w:name="_Toc478730121"/>
              <w:bookmarkStart w:id="1988" w:name="_Toc478730231"/>
              <w:bookmarkStart w:id="1989" w:name="_Toc478730341"/>
              <w:bookmarkStart w:id="1990" w:name="_Toc478730453"/>
              <w:bookmarkStart w:id="1991" w:name="_Toc478731050"/>
              <w:bookmarkStart w:id="1992" w:name="_Toc478731175"/>
              <w:bookmarkStart w:id="1993" w:name="_Toc478731535"/>
              <w:bookmarkStart w:id="1994" w:name="_Toc478731644"/>
              <w:bookmarkStart w:id="1995" w:name="_Toc478731753"/>
              <w:bookmarkStart w:id="1996" w:name="_Toc478731862"/>
              <w:bookmarkStart w:id="1997" w:name="_Toc478734533"/>
              <w:bookmarkStart w:id="1998" w:name="_Toc486347431"/>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del>
          </w:p>
        </w:tc>
        <w:tc>
          <w:tcPr>
            <w:tcW w:w="2594" w:type="pct"/>
            <w:hideMark/>
          </w:tcPr>
          <w:p w14:paraId="09E23E88" w14:textId="1D4A85E8" w:rsidR="00A26140" w:rsidRPr="008D12A3" w:rsidDel="004F26AC" w:rsidRDefault="00A26140" w:rsidP="00DD334D">
            <w:pPr>
              <w:cnfStyle w:val="000000100000" w:firstRow="0" w:lastRow="0" w:firstColumn="0" w:lastColumn="0" w:oddVBand="0" w:evenVBand="0" w:oddHBand="1" w:evenHBand="0" w:firstRowFirstColumn="0" w:firstRowLastColumn="0" w:lastRowFirstColumn="0" w:lastRowLastColumn="0"/>
              <w:rPr>
                <w:del w:id="1999" w:author="Sahin, Burak" w:date="2017-03-30T11:12:00Z"/>
                <w:rFonts w:eastAsia="Times New Roman" w:cs="Helvetica"/>
                <w:color w:val="454441"/>
                <w:sz w:val="18"/>
                <w:szCs w:val="24"/>
              </w:rPr>
            </w:pPr>
            <w:del w:id="2000" w:author="Sahin, Burak" w:date="2017-03-30T11:12:00Z">
              <w:r w:rsidRPr="008D12A3" w:rsidDel="004F26AC">
                <w:rPr>
                  <w:rFonts w:eastAsia="Times New Roman" w:cs="Helvetica"/>
                  <w:color w:val="454441"/>
                  <w:sz w:val="18"/>
                  <w:szCs w:val="24"/>
                </w:rPr>
                <w:delText>The issuing source did not perform identity proofing</w:delText>
              </w:r>
              <w:bookmarkStart w:id="2001" w:name="_Toc478656826"/>
              <w:bookmarkStart w:id="2002" w:name="_Toc478656927"/>
              <w:bookmarkStart w:id="2003" w:name="_Toc478657113"/>
              <w:bookmarkStart w:id="2004" w:name="_Toc478730122"/>
              <w:bookmarkStart w:id="2005" w:name="_Toc478730232"/>
              <w:bookmarkStart w:id="2006" w:name="_Toc478730342"/>
              <w:bookmarkStart w:id="2007" w:name="_Toc478730454"/>
              <w:bookmarkStart w:id="2008" w:name="_Toc478731051"/>
              <w:bookmarkStart w:id="2009" w:name="_Toc478731176"/>
              <w:bookmarkStart w:id="2010" w:name="_Toc478731536"/>
              <w:bookmarkStart w:id="2011" w:name="_Toc478731645"/>
              <w:bookmarkStart w:id="2012" w:name="_Toc478731754"/>
              <w:bookmarkStart w:id="2013" w:name="_Toc478731863"/>
              <w:bookmarkStart w:id="2014" w:name="_Toc478734534"/>
              <w:bookmarkStart w:id="2015" w:name="_Toc486347432"/>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del>
          </w:p>
        </w:tc>
        <w:tc>
          <w:tcPr>
            <w:tcW w:w="1682" w:type="pct"/>
          </w:tcPr>
          <w:p w14:paraId="47858BBF" w14:textId="46A8A1EE" w:rsidR="00A26140" w:rsidRPr="008D12A3" w:rsidDel="004F26AC" w:rsidRDefault="00A26140" w:rsidP="00DD334D">
            <w:pPr>
              <w:cnfStyle w:val="000000100000" w:firstRow="0" w:lastRow="0" w:firstColumn="0" w:lastColumn="0" w:oddVBand="0" w:evenVBand="0" w:oddHBand="1" w:evenHBand="0" w:firstRowFirstColumn="0" w:firstRowLastColumn="0" w:lastRowFirstColumn="0" w:lastRowLastColumn="0"/>
              <w:rPr>
                <w:del w:id="2016" w:author="Sahin, Burak" w:date="2017-03-30T11:12:00Z"/>
                <w:rFonts w:eastAsia="Times New Roman" w:cs="Helvetica"/>
                <w:color w:val="454441"/>
                <w:sz w:val="18"/>
                <w:szCs w:val="24"/>
              </w:rPr>
            </w:pPr>
            <w:del w:id="2017" w:author="Sahin, Burak" w:date="2017-03-30T11:12:00Z">
              <w:r w:rsidDel="004F26AC">
                <w:rPr>
                  <w:rFonts w:eastAsia="Times New Roman" w:cs="Helvetica"/>
                  <w:color w:val="454441"/>
                  <w:sz w:val="18"/>
                  <w:szCs w:val="24"/>
                </w:rPr>
                <w:delText>Library Cards</w:delText>
              </w:r>
              <w:bookmarkStart w:id="2018" w:name="_Toc478656827"/>
              <w:bookmarkStart w:id="2019" w:name="_Toc478656928"/>
              <w:bookmarkStart w:id="2020" w:name="_Toc478657114"/>
              <w:bookmarkStart w:id="2021" w:name="_Toc478730123"/>
              <w:bookmarkStart w:id="2022" w:name="_Toc478730233"/>
              <w:bookmarkStart w:id="2023" w:name="_Toc478730343"/>
              <w:bookmarkStart w:id="2024" w:name="_Toc478730455"/>
              <w:bookmarkStart w:id="2025" w:name="_Toc478731052"/>
              <w:bookmarkStart w:id="2026" w:name="_Toc478731177"/>
              <w:bookmarkStart w:id="2027" w:name="_Toc478731537"/>
              <w:bookmarkStart w:id="2028" w:name="_Toc478731646"/>
              <w:bookmarkStart w:id="2029" w:name="_Toc478731755"/>
              <w:bookmarkStart w:id="2030" w:name="_Toc478731864"/>
              <w:bookmarkStart w:id="2031" w:name="_Toc478734535"/>
              <w:bookmarkStart w:id="2032" w:name="_Toc486347433"/>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del>
          </w:p>
        </w:tc>
        <w:bookmarkStart w:id="2033" w:name="_Toc478656828"/>
        <w:bookmarkStart w:id="2034" w:name="_Toc478656929"/>
        <w:bookmarkStart w:id="2035" w:name="_Toc478657115"/>
        <w:bookmarkStart w:id="2036" w:name="_Toc478730124"/>
        <w:bookmarkStart w:id="2037" w:name="_Toc478730234"/>
        <w:bookmarkStart w:id="2038" w:name="_Toc478730344"/>
        <w:bookmarkStart w:id="2039" w:name="_Toc478730456"/>
        <w:bookmarkStart w:id="2040" w:name="_Toc478731053"/>
        <w:bookmarkStart w:id="2041" w:name="_Toc478731178"/>
        <w:bookmarkStart w:id="2042" w:name="_Toc478731538"/>
        <w:bookmarkStart w:id="2043" w:name="_Toc478731647"/>
        <w:bookmarkStart w:id="2044" w:name="_Toc478731756"/>
        <w:bookmarkStart w:id="2045" w:name="_Toc478731865"/>
        <w:bookmarkStart w:id="2046" w:name="_Toc478734536"/>
        <w:bookmarkStart w:id="2047" w:name="_Toc486347434"/>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tr>
      <w:tr w:rsidR="00A26140" w:rsidRPr="008D12A3" w:rsidDel="004F26AC" w14:paraId="5B532D7A" w14:textId="7510F573" w:rsidTr="00DD334D">
        <w:trPr>
          <w:del w:id="2048" w:author="Sahin, Burak" w:date="2017-03-30T11:12:00Z"/>
        </w:trPr>
        <w:tc>
          <w:tcPr>
            <w:cnfStyle w:val="001000000000" w:firstRow="0" w:lastRow="0" w:firstColumn="1" w:lastColumn="0" w:oddVBand="0" w:evenVBand="0" w:oddHBand="0" w:evenHBand="0" w:firstRowFirstColumn="0" w:firstRowLastColumn="0" w:lastRowFirstColumn="0" w:lastRowLastColumn="0"/>
            <w:tcW w:w="0" w:type="auto"/>
            <w:hideMark/>
          </w:tcPr>
          <w:p w14:paraId="16227468" w14:textId="4A767768" w:rsidR="00A26140" w:rsidRPr="008D12A3" w:rsidDel="004F26AC" w:rsidRDefault="00A26140" w:rsidP="00DD334D">
            <w:pPr>
              <w:jc w:val="center"/>
              <w:rPr>
                <w:del w:id="2049" w:author="Sahin, Burak" w:date="2017-03-30T11:12:00Z"/>
                <w:rFonts w:eastAsia="Times New Roman" w:cs="Helvetica"/>
                <w:color w:val="454441"/>
                <w:sz w:val="18"/>
                <w:szCs w:val="24"/>
              </w:rPr>
            </w:pPr>
            <w:del w:id="2050" w:author="Sahin, Burak" w:date="2017-03-30T11:12:00Z">
              <w:r w:rsidRPr="008D12A3" w:rsidDel="004F26AC">
                <w:rPr>
                  <w:rFonts w:eastAsia="Times New Roman" w:cs="Helvetica"/>
                  <w:color w:val="454441"/>
                  <w:sz w:val="18"/>
                  <w:szCs w:val="24"/>
                </w:rPr>
                <w:delText>Weak</w:delText>
              </w:r>
              <w:bookmarkStart w:id="2051" w:name="_Toc478656829"/>
              <w:bookmarkStart w:id="2052" w:name="_Toc478656930"/>
              <w:bookmarkStart w:id="2053" w:name="_Toc478657116"/>
              <w:bookmarkStart w:id="2054" w:name="_Toc478730125"/>
              <w:bookmarkStart w:id="2055" w:name="_Toc478730235"/>
              <w:bookmarkStart w:id="2056" w:name="_Toc478730345"/>
              <w:bookmarkStart w:id="2057" w:name="_Toc478730457"/>
              <w:bookmarkStart w:id="2058" w:name="_Toc478731054"/>
              <w:bookmarkStart w:id="2059" w:name="_Toc478731179"/>
              <w:bookmarkStart w:id="2060" w:name="_Toc478731539"/>
              <w:bookmarkStart w:id="2061" w:name="_Toc478731648"/>
              <w:bookmarkStart w:id="2062" w:name="_Toc478731757"/>
              <w:bookmarkStart w:id="2063" w:name="_Toc478731866"/>
              <w:bookmarkStart w:id="2064" w:name="_Toc478734537"/>
              <w:bookmarkStart w:id="2065" w:name="_Toc486347435"/>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del>
          </w:p>
        </w:tc>
        <w:tc>
          <w:tcPr>
            <w:tcW w:w="2594" w:type="pct"/>
            <w:hideMark/>
          </w:tcPr>
          <w:p w14:paraId="42D8890E" w14:textId="161C8F65" w:rsidR="00A26140" w:rsidRPr="008D12A3" w:rsidDel="004F26AC" w:rsidRDefault="00A26140" w:rsidP="00DD334D">
            <w:pPr>
              <w:cnfStyle w:val="000000000000" w:firstRow="0" w:lastRow="0" w:firstColumn="0" w:lastColumn="0" w:oddVBand="0" w:evenVBand="0" w:oddHBand="0" w:evenHBand="0" w:firstRowFirstColumn="0" w:firstRowLastColumn="0" w:lastRowFirstColumn="0" w:lastRowLastColumn="0"/>
              <w:rPr>
                <w:del w:id="2066" w:author="Sahin, Burak" w:date="2017-03-30T11:12:00Z"/>
                <w:rFonts w:eastAsia="Times New Roman" w:cs="Helvetica"/>
                <w:color w:val="454441"/>
                <w:sz w:val="18"/>
                <w:szCs w:val="24"/>
              </w:rPr>
            </w:pPr>
            <w:del w:id="2067" w:author="Sahin, Burak" w:date="2017-03-30T11:12:00Z">
              <w:r w:rsidRPr="008D12A3" w:rsidDel="004F26AC">
                <w:rPr>
                  <w:rFonts w:eastAsia="Times New Roman" w:cs="Helvetica"/>
                  <w:color w:val="454441"/>
                  <w:sz w:val="18"/>
                  <w:szCs w:val="24"/>
                </w:rPr>
                <w:delText>- The issuing source of the evidence did not perform identity proofing.</w:delText>
              </w:r>
              <w:r w:rsidRPr="008D12A3" w:rsidDel="004F26AC">
                <w:rPr>
                  <w:rFonts w:eastAsia="Times New Roman" w:cs="Helvetica"/>
                  <w:color w:val="454441"/>
                  <w:sz w:val="18"/>
                  <w:szCs w:val="24"/>
                </w:rPr>
                <w:br/>
                <w:delText>- The issuing process for the evidence means that it can reasonably be assumed to have been delivered into the possession of an individual.</w:delText>
              </w:r>
              <w:r w:rsidRPr="008D12A3" w:rsidDel="004F26AC">
                <w:rPr>
                  <w:rFonts w:eastAsia="Times New Roman" w:cs="Helvetica"/>
                  <w:color w:val="454441"/>
                  <w:sz w:val="18"/>
                  <w:szCs w:val="24"/>
                </w:rPr>
                <w:br/>
                <w:delText>- The evidence contains at least one reference number that uniquely identifies the person to whom it relates.</w:delText>
              </w:r>
              <w:bookmarkStart w:id="2068" w:name="_Toc478656830"/>
              <w:bookmarkStart w:id="2069" w:name="_Toc478656931"/>
              <w:bookmarkStart w:id="2070" w:name="_Toc478657117"/>
              <w:bookmarkStart w:id="2071" w:name="_Toc478730126"/>
              <w:bookmarkStart w:id="2072" w:name="_Toc478730236"/>
              <w:bookmarkStart w:id="2073" w:name="_Toc478730346"/>
              <w:bookmarkStart w:id="2074" w:name="_Toc478730458"/>
              <w:bookmarkStart w:id="2075" w:name="_Toc478731055"/>
              <w:bookmarkStart w:id="2076" w:name="_Toc478731180"/>
              <w:bookmarkStart w:id="2077" w:name="_Toc478731540"/>
              <w:bookmarkStart w:id="2078" w:name="_Toc478731649"/>
              <w:bookmarkStart w:id="2079" w:name="_Toc478731758"/>
              <w:bookmarkStart w:id="2080" w:name="_Toc478731867"/>
              <w:bookmarkStart w:id="2081" w:name="_Toc478734538"/>
              <w:bookmarkStart w:id="2082" w:name="_Toc486347436"/>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del>
          </w:p>
        </w:tc>
        <w:tc>
          <w:tcPr>
            <w:tcW w:w="1682" w:type="pct"/>
          </w:tcPr>
          <w:p w14:paraId="080EBEAC" w14:textId="60B5E03E" w:rsidR="00A26140" w:rsidDel="004F26AC" w:rsidRDefault="00A26140" w:rsidP="00DD334D">
            <w:pPr>
              <w:cnfStyle w:val="000000000000" w:firstRow="0" w:lastRow="0" w:firstColumn="0" w:lastColumn="0" w:oddVBand="0" w:evenVBand="0" w:oddHBand="0" w:evenHBand="0" w:firstRowFirstColumn="0" w:firstRowLastColumn="0" w:lastRowFirstColumn="0" w:lastRowLastColumn="0"/>
              <w:rPr>
                <w:del w:id="2083" w:author="Sahin, Burak" w:date="2017-03-30T11:12:00Z"/>
                <w:rFonts w:eastAsia="Times New Roman" w:cs="Helvetica"/>
                <w:color w:val="454441"/>
                <w:sz w:val="18"/>
                <w:szCs w:val="24"/>
              </w:rPr>
            </w:pPr>
            <w:del w:id="2084" w:author="Sahin, Burak" w:date="2017-03-30T11:12:00Z">
              <w:r w:rsidDel="004F26AC">
                <w:rPr>
                  <w:rFonts w:eastAsia="Times New Roman" w:cs="Helvetica"/>
                  <w:color w:val="454441"/>
                  <w:sz w:val="18"/>
                  <w:szCs w:val="24"/>
                </w:rPr>
                <w:delText>Organizational Membership Cards</w:delText>
              </w:r>
              <w:bookmarkStart w:id="2085" w:name="_Toc478656831"/>
              <w:bookmarkStart w:id="2086" w:name="_Toc478656932"/>
              <w:bookmarkStart w:id="2087" w:name="_Toc478657118"/>
              <w:bookmarkStart w:id="2088" w:name="_Toc478730127"/>
              <w:bookmarkStart w:id="2089" w:name="_Toc478730237"/>
              <w:bookmarkStart w:id="2090" w:name="_Toc478730347"/>
              <w:bookmarkStart w:id="2091" w:name="_Toc478730459"/>
              <w:bookmarkStart w:id="2092" w:name="_Toc478731056"/>
              <w:bookmarkStart w:id="2093" w:name="_Toc478731181"/>
              <w:bookmarkStart w:id="2094" w:name="_Toc478731541"/>
              <w:bookmarkStart w:id="2095" w:name="_Toc478731650"/>
              <w:bookmarkStart w:id="2096" w:name="_Toc478731759"/>
              <w:bookmarkStart w:id="2097" w:name="_Toc478731868"/>
              <w:bookmarkStart w:id="2098" w:name="_Toc478734539"/>
              <w:bookmarkStart w:id="2099" w:name="_Toc486347437"/>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del>
          </w:p>
          <w:p w14:paraId="38B58522" w14:textId="3C68A076" w:rsidR="00A26140" w:rsidDel="004F26AC" w:rsidRDefault="00A26140" w:rsidP="00DD334D">
            <w:pPr>
              <w:cnfStyle w:val="000000000000" w:firstRow="0" w:lastRow="0" w:firstColumn="0" w:lastColumn="0" w:oddVBand="0" w:evenVBand="0" w:oddHBand="0" w:evenHBand="0" w:firstRowFirstColumn="0" w:firstRowLastColumn="0" w:lastRowFirstColumn="0" w:lastRowLastColumn="0"/>
              <w:rPr>
                <w:del w:id="2100" w:author="Sahin, Burak" w:date="2017-03-30T11:12:00Z"/>
                <w:rFonts w:eastAsia="Times New Roman" w:cs="Helvetica"/>
                <w:color w:val="454441"/>
                <w:sz w:val="18"/>
                <w:szCs w:val="24"/>
              </w:rPr>
            </w:pPr>
            <w:bookmarkStart w:id="2101" w:name="_Toc478656832"/>
            <w:bookmarkStart w:id="2102" w:name="_Toc478656933"/>
            <w:bookmarkStart w:id="2103" w:name="_Toc478657119"/>
            <w:bookmarkStart w:id="2104" w:name="_Toc478730128"/>
            <w:bookmarkStart w:id="2105" w:name="_Toc478730238"/>
            <w:bookmarkStart w:id="2106" w:name="_Toc478730348"/>
            <w:bookmarkStart w:id="2107" w:name="_Toc478730460"/>
            <w:bookmarkStart w:id="2108" w:name="_Toc478731057"/>
            <w:bookmarkStart w:id="2109" w:name="_Toc478731182"/>
            <w:bookmarkStart w:id="2110" w:name="_Toc478731542"/>
            <w:bookmarkStart w:id="2111" w:name="_Toc478731651"/>
            <w:bookmarkStart w:id="2112" w:name="_Toc478731760"/>
            <w:bookmarkStart w:id="2113" w:name="_Toc478731869"/>
            <w:bookmarkStart w:id="2114" w:name="_Toc478734540"/>
            <w:bookmarkStart w:id="2115" w:name="_Toc486347438"/>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p>
          <w:commentRangeEnd w:id="1982"/>
          <w:p w14:paraId="26C1291E" w14:textId="09253FE5" w:rsidR="00A26140" w:rsidRPr="008D12A3" w:rsidDel="004F26AC" w:rsidRDefault="005E73B5" w:rsidP="00DD334D">
            <w:pPr>
              <w:cnfStyle w:val="000000000000" w:firstRow="0" w:lastRow="0" w:firstColumn="0" w:lastColumn="0" w:oddVBand="0" w:evenVBand="0" w:oddHBand="0" w:evenHBand="0" w:firstRowFirstColumn="0" w:firstRowLastColumn="0" w:lastRowFirstColumn="0" w:lastRowLastColumn="0"/>
              <w:rPr>
                <w:del w:id="2116" w:author="Sahin, Burak" w:date="2017-03-30T11:12:00Z"/>
                <w:rFonts w:eastAsia="Times New Roman" w:cs="Helvetica"/>
                <w:color w:val="454441"/>
                <w:sz w:val="18"/>
                <w:szCs w:val="24"/>
              </w:rPr>
            </w:pPr>
            <w:del w:id="2117" w:author="Sahin, Burak" w:date="2017-03-30T11:12:00Z">
              <w:r w:rsidDel="004F26AC">
                <w:rPr>
                  <w:rStyle w:val="CommentReference"/>
                </w:rPr>
                <w:commentReference w:id="1982"/>
              </w:r>
              <w:bookmarkStart w:id="2118" w:name="_Toc478656833"/>
              <w:bookmarkStart w:id="2119" w:name="_Toc478656934"/>
              <w:bookmarkStart w:id="2120" w:name="_Toc478657120"/>
              <w:bookmarkStart w:id="2121" w:name="_Toc478730129"/>
              <w:bookmarkStart w:id="2122" w:name="_Toc478730239"/>
              <w:bookmarkStart w:id="2123" w:name="_Toc478730349"/>
              <w:bookmarkStart w:id="2124" w:name="_Toc478730461"/>
              <w:bookmarkStart w:id="2125" w:name="_Toc478731058"/>
              <w:bookmarkStart w:id="2126" w:name="_Toc478731183"/>
              <w:bookmarkStart w:id="2127" w:name="_Toc478731543"/>
              <w:bookmarkStart w:id="2128" w:name="_Toc478731652"/>
              <w:bookmarkStart w:id="2129" w:name="_Toc478731761"/>
              <w:bookmarkStart w:id="2130" w:name="_Toc478731870"/>
              <w:bookmarkStart w:id="2131" w:name="_Toc478734541"/>
              <w:bookmarkStart w:id="2132" w:name="_Toc486347439"/>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del>
          </w:p>
        </w:tc>
        <w:bookmarkStart w:id="2133" w:name="_Toc478656834"/>
        <w:bookmarkStart w:id="2134" w:name="_Toc478656935"/>
        <w:bookmarkStart w:id="2135" w:name="_Toc478657121"/>
        <w:bookmarkStart w:id="2136" w:name="_Toc478730130"/>
        <w:bookmarkStart w:id="2137" w:name="_Toc478730240"/>
        <w:bookmarkStart w:id="2138" w:name="_Toc478730350"/>
        <w:bookmarkStart w:id="2139" w:name="_Toc478730462"/>
        <w:bookmarkStart w:id="2140" w:name="_Toc478731059"/>
        <w:bookmarkStart w:id="2141" w:name="_Toc478731184"/>
        <w:bookmarkStart w:id="2142" w:name="_Toc478731544"/>
        <w:bookmarkStart w:id="2143" w:name="_Toc478731653"/>
        <w:bookmarkStart w:id="2144" w:name="_Toc478731762"/>
        <w:bookmarkStart w:id="2145" w:name="_Toc478731871"/>
        <w:bookmarkStart w:id="2146" w:name="_Toc478734542"/>
        <w:bookmarkStart w:id="2147" w:name="_Toc486347440"/>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tr>
      <w:tr w:rsidR="00A26140" w:rsidRPr="008D12A3" w:rsidDel="004F26AC" w14:paraId="56FA5ECC" w14:textId="54C828D9" w:rsidTr="00DD334D">
        <w:trPr>
          <w:cnfStyle w:val="000000100000" w:firstRow="0" w:lastRow="0" w:firstColumn="0" w:lastColumn="0" w:oddVBand="0" w:evenVBand="0" w:oddHBand="1" w:evenHBand="0" w:firstRowFirstColumn="0" w:firstRowLastColumn="0" w:lastRowFirstColumn="0" w:lastRowLastColumn="0"/>
          <w:del w:id="2148" w:author="Sahin, Burak" w:date="2017-03-30T11:12:00Z"/>
        </w:trPr>
        <w:tc>
          <w:tcPr>
            <w:cnfStyle w:val="001000000000" w:firstRow="0" w:lastRow="0" w:firstColumn="1" w:lastColumn="0" w:oddVBand="0" w:evenVBand="0" w:oddHBand="0" w:evenHBand="0" w:firstRowFirstColumn="0" w:firstRowLastColumn="0" w:lastRowFirstColumn="0" w:lastRowLastColumn="0"/>
            <w:tcW w:w="0" w:type="auto"/>
            <w:hideMark/>
          </w:tcPr>
          <w:p w14:paraId="21048966" w14:textId="294FBEFE" w:rsidR="00A26140" w:rsidRPr="008D12A3" w:rsidDel="004F26AC" w:rsidRDefault="00A26140" w:rsidP="00DD334D">
            <w:pPr>
              <w:jc w:val="center"/>
              <w:rPr>
                <w:del w:id="2149" w:author="Sahin, Burak" w:date="2017-03-30T11:12:00Z"/>
                <w:rFonts w:eastAsia="Times New Roman" w:cs="Helvetica"/>
                <w:color w:val="454441"/>
                <w:sz w:val="18"/>
                <w:szCs w:val="24"/>
              </w:rPr>
            </w:pPr>
            <w:del w:id="2150" w:author="Sahin, Burak" w:date="2017-03-30T11:12:00Z">
              <w:r w:rsidRPr="008D12A3" w:rsidDel="004F26AC">
                <w:rPr>
                  <w:rFonts w:eastAsia="Times New Roman" w:cs="Helvetica"/>
                  <w:color w:val="454441"/>
                  <w:sz w:val="18"/>
                  <w:szCs w:val="24"/>
                </w:rPr>
                <w:delText>Adequate</w:delText>
              </w:r>
            </w:del>
            <w:ins w:id="2151" w:author="Paul Grassi" w:date="2017-02-13T17:11:00Z">
              <w:del w:id="2152" w:author="Sahin, Burak" w:date="2017-03-30T11:12:00Z">
                <w:r w:rsidR="005E73B5" w:rsidDel="004F26AC">
                  <w:rPr>
                    <w:rFonts w:eastAsia="Times New Roman" w:cs="Helvetica"/>
                    <w:color w:val="454441"/>
                    <w:sz w:val="18"/>
                    <w:szCs w:val="24"/>
                  </w:rPr>
                  <w:delText>Fair</w:delText>
                </w:r>
              </w:del>
            </w:ins>
            <w:bookmarkStart w:id="2153" w:name="_Toc478656835"/>
            <w:bookmarkStart w:id="2154" w:name="_Toc478656936"/>
            <w:bookmarkStart w:id="2155" w:name="_Toc478657122"/>
            <w:bookmarkStart w:id="2156" w:name="_Toc478730131"/>
            <w:bookmarkStart w:id="2157" w:name="_Toc478730241"/>
            <w:bookmarkStart w:id="2158" w:name="_Toc478730351"/>
            <w:bookmarkStart w:id="2159" w:name="_Toc478730463"/>
            <w:bookmarkStart w:id="2160" w:name="_Toc478731060"/>
            <w:bookmarkStart w:id="2161" w:name="_Toc478731185"/>
            <w:bookmarkStart w:id="2162" w:name="_Toc478731545"/>
            <w:bookmarkStart w:id="2163" w:name="_Toc478731654"/>
            <w:bookmarkStart w:id="2164" w:name="_Toc478731763"/>
            <w:bookmarkStart w:id="2165" w:name="_Toc478731872"/>
            <w:bookmarkStart w:id="2166" w:name="_Toc478734543"/>
            <w:bookmarkStart w:id="2167" w:name="_Toc486347441"/>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p>
        </w:tc>
        <w:tc>
          <w:tcPr>
            <w:tcW w:w="2594" w:type="pct"/>
            <w:hideMark/>
          </w:tcPr>
          <w:p w14:paraId="4617CCFF" w14:textId="19DDB254" w:rsidR="00A26140" w:rsidRPr="008D12A3" w:rsidDel="004F26AC" w:rsidRDefault="00A26140" w:rsidP="00DD334D">
            <w:pPr>
              <w:cnfStyle w:val="000000100000" w:firstRow="0" w:lastRow="0" w:firstColumn="0" w:lastColumn="0" w:oddVBand="0" w:evenVBand="0" w:oddHBand="1" w:evenHBand="0" w:firstRowFirstColumn="0" w:firstRowLastColumn="0" w:lastRowFirstColumn="0" w:lastRowLastColumn="0"/>
              <w:rPr>
                <w:del w:id="2168" w:author="Sahin, Burak" w:date="2017-03-30T11:12:00Z"/>
                <w:rFonts w:eastAsia="Times New Roman" w:cs="Helvetica"/>
                <w:color w:val="454441"/>
                <w:sz w:val="18"/>
                <w:szCs w:val="24"/>
              </w:rPr>
            </w:pPr>
            <w:del w:id="2169" w:author="Sahin, Burak" w:date="2017-03-30T11:12:00Z">
              <w:r w:rsidRPr="008D12A3" w:rsidDel="004F26AC">
                <w:rPr>
                  <w:rFonts w:eastAsia="Times New Roman" w:cs="Helvetica"/>
                  <w:color w:val="454441"/>
                  <w:sz w:val="18"/>
                  <w:szCs w:val="24"/>
                </w:rPr>
                <w:delText>- The issuing source of the evidence confirmed the claimed identity through an identity proofing process.</w:delText>
              </w:r>
              <w:r w:rsidRPr="008D12A3" w:rsidDel="004F26AC">
                <w:rPr>
                  <w:rFonts w:eastAsia="Times New Roman" w:cs="Helvetica"/>
                  <w:color w:val="454441"/>
                  <w:sz w:val="18"/>
                  <w:szCs w:val="24"/>
                </w:rPr>
                <w:br/>
                <w:delText>- The issuing process for the evidence means that it can reasonably be assumed to have been delivered into the possession of the person to whom it relates.</w:delText>
              </w:r>
              <w:r w:rsidRPr="008D12A3" w:rsidDel="004F26AC">
                <w:rPr>
                  <w:rFonts w:eastAsia="Times New Roman" w:cs="Helvetica"/>
                  <w:color w:val="454441"/>
                  <w:sz w:val="18"/>
                  <w:szCs w:val="24"/>
                </w:rPr>
                <w:br/>
                <w:delText xml:space="preserve">- The evidence contains at least one reference number that uniquely identifies the person to whom it relates. </w:delText>
              </w:r>
              <w:r w:rsidRPr="008D12A3" w:rsidDel="004F26AC">
                <w:rPr>
                  <w:rFonts w:eastAsia="Times New Roman" w:cs="Helvetica"/>
                  <w:color w:val="454441"/>
                  <w:sz w:val="18"/>
                  <w:szCs w:val="24"/>
                </w:rPr>
                <w:br/>
              </w:r>
              <w:r w:rsidRPr="008D12A3" w:rsidDel="004F26AC">
                <w:rPr>
                  <w:rFonts w:eastAsia="Times New Roman" w:cs="Helvetica"/>
                  <w:b/>
                  <w:bCs/>
                  <w:color w:val="454441"/>
                  <w:sz w:val="18"/>
                  <w:szCs w:val="24"/>
                </w:rPr>
                <w:delText>OR</w:delText>
              </w:r>
              <w:r w:rsidRPr="008D12A3" w:rsidDel="004F26AC">
                <w:rPr>
                  <w:rFonts w:eastAsia="Times New Roman" w:cs="Helvetica"/>
                  <w:color w:val="454441"/>
                  <w:sz w:val="18"/>
                  <w:szCs w:val="24"/>
                </w:rPr>
                <w:br/>
                <w:delText>- The evidence contains a photograph, image, or biometric of the person to whom it relates.</w:delText>
              </w:r>
              <w:r w:rsidRPr="008D12A3" w:rsidDel="004F26AC">
                <w:rPr>
                  <w:rFonts w:eastAsia="Times New Roman" w:cs="Helvetica"/>
                  <w:color w:val="454441"/>
                  <w:sz w:val="18"/>
                  <w:szCs w:val="24"/>
                </w:rPr>
                <w:br/>
              </w:r>
              <w:r w:rsidRPr="008D12A3" w:rsidDel="004F26AC">
                <w:rPr>
                  <w:rFonts w:eastAsia="Times New Roman" w:cs="Helvetica"/>
                  <w:b/>
                  <w:bCs/>
                  <w:color w:val="454441"/>
                  <w:sz w:val="18"/>
                  <w:szCs w:val="24"/>
                </w:rPr>
                <w:delText>OR</w:delText>
              </w:r>
              <w:r w:rsidRPr="008D12A3" w:rsidDel="004F26AC">
                <w:rPr>
                  <w:rFonts w:eastAsia="Times New Roman" w:cs="Helvetica"/>
                  <w:color w:val="454441"/>
                  <w:sz w:val="18"/>
                  <w:szCs w:val="24"/>
                </w:rPr>
                <w:br/>
                <w:delText>- Ownership of the evidence can be confirmed through KBV.</w:delText>
              </w:r>
              <w:r w:rsidRPr="008D12A3" w:rsidDel="004F26AC">
                <w:rPr>
                  <w:rFonts w:eastAsia="Times New Roman" w:cs="Helvetica"/>
                  <w:color w:val="454441"/>
                  <w:sz w:val="18"/>
                  <w:szCs w:val="24"/>
                </w:rPr>
                <w:br/>
                <w:delText xml:space="preserve">- Where the evidence includes digital information, that information is protected using cryptographic and/or proprietary methods and those methods ensure the integrity of the information and enable the authenticity of the claimed issuing source to be confirmed. </w:delText>
              </w:r>
              <w:r w:rsidRPr="008D12A3" w:rsidDel="004F26AC">
                <w:rPr>
                  <w:rFonts w:eastAsia="Times New Roman" w:cs="Helvetica"/>
                  <w:color w:val="454441"/>
                  <w:sz w:val="18"/>
                  <w:szCs w:val="24"/>
                </w:rPr>
                <w:br/>
                <w:delText>- Where the evidence includes physical security features, it requires proprietary knowledge to be able to reproduce it.</w:delText>
              </w:r>
              <w:r w:rsidRPr="008D12A3" w:rsidDel="004F26AC">
                <w:rPr>
                  <w:rFonts w:eastAsia="Times New Roman" w:cs="Helvetica"/>
                  <w:color w:val="454441"/>
                  <w:sz w:val="18"/>
                  <w:szCs w:val="24"/>
                </w:rPr>
                <w:br/>
                <w:delText>-The issued evidence is unexpired.</w:delText>
              </w:r>
              <w:bookmarkStart w:id="2170" w:name="_Toc478656836"/>
              <w:bookmarkStart w:id="2171" w:name="_Toc478656937"/>
              <w:bookmarkStart w:id="2172" w:name="_Toc478657123"/>
              <w:bookmarkStart w:id="2173" w:name="_Toc478730132"/>
              <w:bookmarkStart w:id="2174" w:name="_Toc478730242"/>
              <w:bookmarkStart w:id="2175" w:name="_Toc478730352"/>
              <w:bookmarkStart w:id="2176" w:name="_Toc478730464"/>
              <w:bookmarkStart w:id="2177" w:name="_Toc478731061"/>
              <w:bookmarkStart w:id="2178" w:name="_Toc478731186"/>
              <w:bookmarkStart w:id="2179" w:name="_Toc478731546"/>
              <w:bookmarkStart w:id="2180" w:name="_Toc478731655"/>
              <w:bookmarkStart w:id="2181" w:name="_Toc478731764"/>
              <w:bookmarkStart w:id="2182" w:name="_Toc478731873"/>
              <w:bookmarkStart w:id="2183" w:name="_Toc478734544"/>
              <w:bookmarkStart w:id="2184" w:name="_Toc486347442"/>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del>
          </w:p>
        </w:tc>
        <w:tc>
          <w:tcPr>
            <w:tcW w:w="1682" w:type="pct"/>
          </w:tcPr>
          <w:p w14:paraId="1A201C4B" w14:textId="690F0599" w:rsidR="00A26140" w:rsidDel="004F26AC" w:rsidRDefault="00A26140" w:rsidP="00DD334D">
            <w:pPr>
              <w:cnfStyle w:val="000000100000" w:firstRow="0" w:lastRow="0" w:firstColumn="0" w:lastColumn="0" w:oddVBand="0" w:evenVBand="0" w:oddHBand="1" w:evenHBand="0" w:firstRowFirstColumn="0" w:firstRowLastColumn="0" w:lastRowFirstColumn="0" w:lastRowLastColumn="0"/>
              <w:rPr>
                <w:del w:id="2185" w:author="Sahin, Burak" w:date="2017-03-30T11:12:00Z"/>
                <w:rFonts w:eastAsia="Times New Roman" w:cs="Helvetica"/>
                <w:color w:val="454441"/>
                <w:sz w:val="18"/>
                <w:szCs w:val="24"/>
              </w:rPr>
            </w:pPr>
            <w:del w:id="2186" w:author="Sahin, Burak" w:date="2017-03-30T11:12:00Z">
              <w:r w:rsidDel="004F26AC">
                <w:rPr>
                  <w:rFonts w:eastAsia="Times New Roman" w:cs="Helvetica"/>
                  <w:color w:val="454441"/>
                  <w:sz w:val="18"/>
                  <w:szCs w:val="24"/>
                </w:rPr>
                <w:delText>Social Security Card</w:delText>
              </w:r>
              <w:bookmarkStart w:id="2187" w:name="_Toc478656837"/>
              <w:bookmarkStart w:id="2188" w:name="_Toc478656938"/>
              <w:bookmarkStart w:id="2189" w:name="_Toc478657124"/>
              <w:bookmarkStart w:id="2190" w:name="_Toc478730133"/>
              <w:bookmarkStart w:id="2191" w:name="_Toc478730243"/>
              <w:bookmarkStart w:id="2192" w:name="_Toc478730353"/>
              <w:bookmarkStart w:id="2193" w:name="_Toc478730465"/>
              <w:bookmarkStart w:id="2194" w:name="_Toc478731062"/>
              <w:bookmarkStart w:id="2195" w:name="_Toc478731187"/>
              <w:bookmarkStart w:id="2196" w:name="_Toc478731547"/>
              <w:bookmarkStart w:id="2197" w:name="_Toc478731656"/>
              <w:bookmarkStart w:id="2198" w:name="_Toc478731765"/>
              <w:bookmarkStart w:id="2199" w:name="_Toc478731874"/>
              <w:bookmarkStart w:id="2200" w:name="_Toc478734545"/>
              <w:bookmarkStart w:id="2201" w:name="_Toc486347443"/>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del>
          </w:p>
          <w:p w14:paraId="5CEA31ED" w14:textId="0056AA8F" w:rsidR="00A26140" w:rsidDel="004F26AC" w:rsidRDefault="00A26140" w:rsidP="00DD334D">
            <w:pPr>
              <w:cnfStyle w:val="000000100000" w:firstRow="0" w:lastRow="0" w:firstColumn="0" w:lastColumn="0" w:oddVBand="0" w:evenVBand="0" w:oddHBand="1" w:evenHBand="0" w:firstRowFirstColumn="0" w:firstRowLastColumn="0" w:lastRowFirstColumn="0" w:lastRowLastColumn="0"/>
              <w:rPr>
                <w:del w:id="2202" w:author="Sahin, Burak" w:date="2017-03-30T11:12:00Z"/>
                <w:rFonts w:eastAsia="Times New Roman" w:cs="Helvetica"/>
                <w:color w:val="454441"/>
                <w:sz w:val="18"/>
                <w:szCs w:val="24"/>
              </w:rPr>
            </w:pPr>
            <w:del w:id="2203" w:author="Sahin, Burak" w:date="2017-03-30T11:12:00Z">
              <w:r w:rsidDel="004F26AC">
                <w:rPr>
                  <w:rFonts w:eastAsia="Times New Roman" w:cs="Helvetica"/>
                  <w:color w:val="454441"/>
                  <w:sz w:val="18"/>
                  <w:szCs w:val="24"/>
                </w:rPr>
                <w:delText>Individual Tax Number</w:delText>
              </w:r>
              <w:bookmarkStart w:id="2204" w:name="_Toc478656838"/>
              <w:bookmarkStart w:id="2205" w:name="_Toc478656939"/>
              <w:bookmarkStart w:id="2206" w:name="_Toc478657125"/>
              <w:bookmarkStart w:id="2207" w:name="_Toc478730134"/>
              <w:bookmarkStart w:id="2208" w:name="_Toc478730244"/>
              <w:bookmarkStart w:id="2209" w:name="_Toc478730354"/>
              <w:bookmarkStart w:id="2210" w:name="_Toc478730466"/>
              <w:bookmarkStart w:id="2211" w:name="_Toc478731063"/>
              <w:bookmarkStart w:id="2212" w:name="_Toc478731188"/>
              <w:bookmarkStart w:id="2213" w:name="_Toc478731548"/>
              <w:bookmarkStart w:id="2214" w:name="_Toc478731657"/>
              <w:bookmarkStart w:id="2215" w:name="_Toc478731766"/>
              <w:bookmarkStart w:id="2216" w:name="_Toc478731875"/>
              <w:bookmarkStart w:id="2217" w:name="_Toc478734546"/>
              <w:bookmarkStart w:id="2218" w:name="_Toc486347444"/>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del>
          </w:p>
          <w:p w14:paraId="1F8A3248" w14:textId="17D9D99D" w:rsidR="00A26140" w:rsidDel="004F26AC" w:rsidRDefault="00A26140" w:rsidP="00DD334D">
            <w:pPr>
              <w:cnfStyle w:val="000000100000" w:firstRow="0" w:lastRow="0" w:firstColumn="0" w:lastColumn="0" w:oddVBand="0" w:evenVBand="0" w:oddHBand="1" w:evenHBand="0" w:firstRowFirstColumn="0" w:firstRowLastColumn="0" w:lastRowFirstColumn="0" w:lastRowLastColumn="0"/>
              <w:rPr>
                <w:del w:id="2219" w:author="Sahin, Burak" w:date="2017-03-30T11:12:00Z"/>
                <w:rFonts w:eastAsia="Times New Roman" w:cs="Helvetica"/>
                <w:color w:val="454441"/>
                <w:sz w:val="18"/>
                <w:szCs w:val="24"/>
              </w:rPr>
            </w:pPr>
            <w:del w:id="2220" w:author="Sahin, Burak" w:date="2017-03-30T11:12:00Z">
              <w:r w:rsidDel="004F26AC">
                <w:rPr>
                  <w:rFonts w:eastAsia="Times New Roman" w:cs="Helvetica"/>
                  <w:color w:val="454441"/>
                  <w:sz w:val="18"/>
                  <w:szCs w:val="24"/>
                </w:rPr>
                <w:delText>Credit or Debit Card</w:delText>
              </w:r>
              <w:bookmarkStart w:id="2221" w:name="_Toc478656839"/>
              <w:bookmarkStart w:id="2222" w:name="_Toc478656940"/>
              <w:bookmarkStart w:id="2223" w:name="_Toc478657126"/>
              <w:bookmarkStart w:id="2224" w:name="_Toc478730135"/>
              <w:bookmarkStart w:id="2225" w:name="_Toc478730245"/>
              <w:bookmarkStart w:id="2226" w:name="_Toc478730355"/>
              <w:bookmarkStart w:id="2227" w:name="_Toc478730467"/>
              <w:bookmarkStart w:id="2228" w:name="_Toc478731064"/>
              <w:bookmarkStart w:id="2229" w:name="_Toc478731189"/>
              <w:bookmarkStart w:id="2230" w:name="_Toc478731549"/>
              <w:bookmarkStart w:id="2231" w:name="_Toc478731658"/>
              <w:bookmarkStart w:id="2232" w:name="_Toc478731767"/>
              <w:bookmarkStart w:id="2233" w:name="_Toc478731876"/>
              <w:bookmarkStart w:id="2234" w:name="_Toc478734547"/>
              <w:bookmarkStart w:id="2235" w:name="_Toc486347445"/>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del>
          </w:p>
          <w:p w14:paraId="13B7BE30" w14:textId="1B7E0F37" w:rsidR="00A26140" w:rsidDel="004F26AC" w:rsidRDefault="00A26140" w:rsidP="00DD334D">
            <w:pPr>
              <w:cnfStyle w:val="000000100000" w:firstRow="0" w:lastRow="0" w:firstColumn="0" w:lastColumn="0" w:oddVBand="0" w:evenVBand="0" w:oddHBand="1" w:evenHBand="0" w:firstRowFirstColumn="0" w:firstRowLastColumn="0" w:lastRowFirstColumn="0" w:lastRowLastColumn="0"/>
              <w:rPr>
                <w:del w:id="2236" w:author="Sahin, Burak" w:date="2017-03-30T11:12:00Z"/>
                <w:rFonts w:eastAsia="Times New Roman" w:cs="Helvetica"/>
                <w:color w:val="454441"/>
                <w:sz w:val="18"/>
                <w:szCs w:val="24"/>
              </w:rPr>
            </w:pPr>
            <w:del w:id="2237" w:author="Sahin, Burak" w:date="2017-03-30T11:12:00Z">
              <w:r w:rsidDel="004F26AC">
                <w:rPr>
                  <w:rFonts w:eastAsia="Times New Roman" w:cs="Helvetica"/>
                  <w:color w:val="454441"/>
                  <w:sz w:val="18"/>
                  <w:szCs w:val="24"/>
                </w:rPr>
                <w:delText>Bank Account</w:delText>
              </w:r>
              <w:bookmarkStart w:id="2238" w:name="_Toc478656840"/>
              <w:bookmarkStart w:id="2239" w:name="_Toc478656941"/>
              <w:bookmarkStart w:id="2240" w:name="_Toc478657127"/>
              <w:bookmarkStart w:id="2241" w:name="_Toc478730136"/>
              <w:bookmarkStart w:id="2242" w:name="_Toc478730246"/>
              <w:bookmarkStart w:id="2243" w:name="_Toc478730356"/>
              <w:bookmarkStart w:id="2244" w:name="_Toc478730468"/>
              <w:bookmarkStart w:id="2245" w:name="_Toc478731065"/>
              <w:bookmarkStart w:id="2246" w:name="_Toc478731190"/>
              <w:bookmarkStart w:id="2247" w:name="_Toc478731550"/>
              <w:bookmarkStart w:id="2248" w:name="_Toc478731659"/>
              <w:bookmarkStart w:id="2249" w:name="_Toc478731768"/>
              <w:bookmarkStart w:id="2250" w:name="_Toc478731877"/>
              <w:bookmarkStart w:id="2251" w:name="_Toc478734548"/>
              <w:bookmarkStart w:id="2252" w:name="_Toc486347446"/>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del>
          </w:p>
          <w:p w14:paraId="0B07FC9A" w14:textId="4E1A7525" w:rsidR="00A26140" w:rsidDel="004F26AC" w:rsidRDefault="00A26140" w:rsidP="00DD334D">
            <w:pPr>
              <w:cnfStyle w:val="000000100000" w:firstRow="0" w:lastRow="0" w:firstColumn="0" w:lastColumn="0" w:oddVBand="0" w:evenVBand="0" w:oddHBand="1" w:evenHBand="0" w:firstRowFirstColumn="0" w:firstRowLastColumn="0" w:lastRowFirstColumn="0" w:lastRowLastColumn="0"/>
              <w:rPr>
                <w:del w:id="2253" w:author="Sahin, Burak" w:date="2017-03-30T11:12:00Z"/>
                <w:rFonts w:eastAsia="Times New Roman" w:cs="Helvetica"/>
                <w:color w:val="454441"/>
                <w:sz w:val="18"/>
                <w:szCs w:val="24"/>
              </w:rPr>
            </w:pPr>
            <w:del w:id="2254" w:author="Sahin, Burak" w:date="2017-03-30T11:12:00Z">
              <w:r w:rsidDel="004F26AC">
                <w:rPr>
                  <w:rFonts w:eastAsia="Times New Roman" w:cs="Helvetica"/>
                  <w:color w:val="454441"/>
                  <w:sz w:val="18"/>
                  <w:szCs w:val="24"/>
                </w:rPr>
                <w:delText>Utility Account Number</w:delText>
              </w:r>
              <w:bookmarkStart w:id="2255" w:name="_Toc478656841"/>
              <w:bookmarkStart w:id="2256" w:name="_Toc478656942"/>
              <w:bookmarkStart w:id="2257" w:name="_Toc478657128"/>
              <w:bookmarkStart w:id="2258" w:name="_Toc478730137"/>
              <w:bookmarkStart w:id="2259" w:name="_Toc478730247"/>
              <w:bookmarkStart w:id="2260" w:name="_Toc478730357"/>
              <w:bookmarkStart w:id="2261" w:name="_Toc478730469"/>
              <w:bookmarkStart w:id="2262" w:name="_Toc478731066"/>
              <w:bookmarkStart w:id="2263" w:name="_Toc478731191"/>
              <w:bookmarkStart w:id="2264" w:name="_Toc478731551"/>
              <w:bookmarkStart w:id="2265" w:name="_Toc478731660"/>
              <w:bookmarkStart w:id="2266" w:name="_Toc478731769"/>
              <w:bookmarkStart w:id="2267" w:name="_Toc478731878"/>
              <w:bookmarkStart w:id="2268" w:name="_Toc478734549"/>
              <w:bookmarkStart w:id="2269" w:name="_Toc486347447"/>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del>
          </w:p>
          <w:p w14:paraId="4C724629" w14:textId="680CF963" w:rsidR="00A26140" w:rsidRPr="008D12A3" w:rsidDel="004F26AC" w:rsidRDefault="00A26140" w:rsidP="00DD334D">
            <w:pPr>
              <w:cnfStyle w:val="000000100000" w:firstRow="0" w:lastRow="0" w:firstColumn="0" w:lastColumn="0" w:oddVBand="0" w:evenVBand="0" w:oddHBand="1" w:evenHBand="0" w:firstRowFirstColumn="0" w:firstRowLastColumn="0" w:lastRowFirstColumn="0" w:lastRowLastColumn="0"/>
              <w:rPr>
                <w:del w:id="2270" w:author="Sahin, Burak" w:date="2017-03-30T11:12:00Z"/>
                <w:rFonts w:eastAsia="Times New Roman" w:cs="Helvetica"/>
                <w:color w:val="454441"/>
                <w:sz w:val="18"/>
                <w:szCs w:val="24"/>
              </w:rPr>
            </w:pPr>
            <w:bookmarkStart w:id="2271" w:name="_Toc478656842"/>
            <w:bookmarkStart w:id="2272" w:name="_Toc478656943"/>
            <w:bookmarkStart w:id="2273" w:name="_Toc478657129"/>
            <w:bookmarkStart w:id="2274" w:name="_Toc478730138"/>
            <w:bookmarkStart w:id="2275" w:name="_Toc478730248"/>
            <w:bookmarkStart w:id="2276" w:name="_Toc478730358"/>
            <w:bookmarkStart w:id="2277" w:name="_Toc478730470"/>
            <w:bookmarkStart w:id="2278" w:name="_Toc478731067"/>
            <w:bookmarkStart w:id="2279" w:name="_Toc478731192"/>
            <w:bookmarkStart w:id="2280" w:name="_Toc478731552"/>
            <w:bookmarkStart w:id="2281" w:name="_Toc478731661"/>
            <w:bookmarkStart w:id="2282" w:name="_Toc478731770"/>
            <w:bookmarkStart w:id="2283" w:name="_Toc478731879"/>
            <w:bookmarkStart w:id="2284" w:name="_Toc478734550"/>
            <w:bookmarkStart w:id="2285" w:name="_Toc486347448"/>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p>
        </w:tc>
        <w:bookmarkStart w:id="2286" w:name="_Toc478656843"/>
        <w:bookmarkStart w:id="2287" w:name="_Toc478656944"/>
        <w:bookmarkStart w:id="2288" w:name="_Toc478657130"/>
        <w:bookmarkStart w:id="2289" w:name="_Toc478730139"/>
        <w:bookmarkStart w:id="2290" w:name="_Toc478730249"/>
        <w:bookmarkStart w:id="2291" w:name="_Toc478730359"/>
        <w:bookmarkStart w:id="2292" w:name="_Toc478730471"/>
        <w:bookmarkStart w:id="2293" w:name="_Toc478731068"/>
        <w:bookmarkStart w:id="2294" w:name="_Toc478731193"/>
        <w:bookmarkStart w:id="2295" w:name="_Toc478731553"/>
        <w:bookmarkStart w:id="2296" w:name="_Toc478731662"/>
        <w:bookmarkStart w:id="2297" w:name="_Toc478731771"/>
        <w:bookmarkStart w:id="2298" w:name="_Toc478731880"/>
        <w:bookmarkStart w:id="2299" w:name="_Toc478734551"/>
        <w:bookmarkStart w:id="2300" w:name="_Toc486347449"/>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tr>
      <w:tr w:rsidR="00A26140" w:rsidRPr="008D12A3" w:rsidDel="004F26AC" w14:paraId="4B24D044" w14:textId="2816A7D1" w:rsidTr="00DD334D">
        <w:trPr>
          <w:trHeight w:val="530"/>
          <w:del w:id="2301" w:author="Sahin, Burak" w:date="2017-03-30T11:12:00Z"/>
        </w:trPr>
        <w:tc>
          <w:tcPr>
            <w:cnfStyle w:val="001000000000" w:firstRow="0" w:lastRow="0" w:firstColumn="1" w:lastColumn="0" w:oddVBand="0" w:evenVBand="0" w:oddHBand="0" w:evenHBand="0" w:firstRowFirstColumn="0" w:firstRowLastColumn="0" w:lastRowFirstColumn="0" w:lastRowLastColumn="0"/>
            <w:tcW w:w="0" w:type="auto"/>
            <w:hideMark/>
          </w:tcPr>
          <w:p w14:paraId="5E139206" w14:textId="1DD3FD87" w:rsidR="00A26140" w:rsidRPr="008D12A3" w:rsidDel="004F26AC" w:rsidRDefault="00A26140" w:rsidP="00DD334D">
            <w:pPr>
              <w:spacing w:after="300"/>
              <w:jc w:val="center"/>
              <w:rPr>
                <w:del w:id="2302" w:author="Sahin, Burak" w:date="2017-03-30T11:12:00Z"/>
                <w:rFonts w:eastAsia="Times New Roman" w:cs="Helvetica"/>
                <w:color w:val="454441"/>
                <w:sz w:val="18"/>
                <w:szCs w:val="24"/>
              </w:rPr>
            </w:pPr>
            <w:del w:id="2303" w:author="Sahin, Burak" w:date="2017-03-30T11:12:00Z">
              <w:r w:rsidRPr="008D12A3" w:rsidDel="004F26AC">
                <w:rPr>
                  <w:rFonts w:eastAsia="Times New Roman" w:cs="Helvetica"/>
                  <w:color w:val="454441"/>
                  <w:sz w:val="18"/>
                  <w:szCs w:val="24"/>
                </w:rPr>
                <w:delText>Strong</w:delText>
              </w:r>
              <w:bookmarkStart w:id="2304" w:name="_Toc478656844"/>
              <w:bookmarkStart w:id="2305" w:name="_Toc478656945"/>
              <w:bookmarkStart w:id="2306" w:name="_Toc478657131"/>
              <w:bookmarkStart w:id="2307" w:name="_Toc478730140"/>
              <w:bookmarkStart w:id="2308" w:name="_Toc478730250"/>
              <w:bookmarkStart w:id="2309" w:name="_Toc478730360"/>
              <w:bookmarkStart w:id="2310" w:name="_Toc478730472"/>
              <w:bookmarkStart w:id="2311" w:name="_Toc478731069"/>
              <w:bookmarkStart w:id="2312" w:name="_Toc478731194"/>
              <w:bookmarkStart w:id="2313" w:name="_Toc478731554"/>
              <w:bookmarkStart w:id="2314" w:name="_Toc478731663"/>
              <w:bookmarkStart w:id="2315" w:name="_Toc478731772"/>
              <w:bookmarkStart w:id="2316" w:name="_Toc478731881"/>
              <w:bookmarkStart w:id="2317" w:name="_Toc478734552"/>
              <w:bookmarkStart w:id="2318" w:name="_Toc486347450"/>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del>
          </w:p>
        </w:tc>
        <w:tc>
          <w:tcPr>
            <w:tcW w:w="2594" w:type="pct"/>
            <w:hideMark/>
          </w:tcPr>
          <w:p w14:paraId="2FD5C8D2" w14:textId="073ACDEC" w:rsidR="00A26140" w:rsidRPr="008D12A3" w:rsidDel="004F26AC" w:rsidRDefault="00A26140" w:rsidP="00E812A4">
            <w:pPr>
              <w:spacing w:after="300"/>
              <w:cnfStyle w:val="000000000000" w:firstRow="0" w:lastRow="0" w:firstColumn="0" w:lastColumn="0" w:oddVBand="0" w:evenVBand="0" w:oddHBand="0" w:evenHBand="0" w:firstRowFirstColumn="0" w:firstRowLastColumn="0" w:lastRowFirstColumn="0" w:lastRowLastColumn="0"/>
              <w:rPr>
                <w:del w:id="2319" w:author="Sahin, Burak" w:date="2017-03-30T11:12:00Z"/>
                <w:rFonts w:eastAsia="Times New Roman" w:cs="Helvetica"/>
                <w:color w:val="454441"/>
                <w:sz w:val="18"/>
                <w:szCs w:val="24"/>
              </w:rPr>
            </w:pPr>
            <w:del w:id="2320" w:author="Sahin, Burak" w:date="2017-03-30T11:12:00Z">
              <w:r w:rsidRPr="008D12A3" w:rsidDel="004F26AC">
                <w:rPr>
                  <w:rFonts w:eastAsia="Times New Roman" w:cs="Helvetica"/>
                  <w:color w:val="454441"/>
                  <w:sz w:val="18"/>
                  <w:szCs w:val="24"/>
                </w:rPr>
                <w:delText>-</w:delText>
              </w:r>
              <w:commentRangeStart w:id="2321"/>
              <w:r w:rsidRPr="008D12A3" w:rsidDel="004F26AC">
                <w:rPr>
                  <w:rFonts w:eastAsia="Times New Roman" w:cs="Helvetica"/>
                  <w:color w:val="454441"/>
                  <w:sz w:val="18"/>
                  <w:szCs w:val="24"/>
                </w:rPr>
                <w:delText xml:space="preserve"> The issuing source of the evidence confirmed the claimed identity through written procedures designed to enable it to form a reasonable belief that it knows the true identity of the individual. Such procedures shall be subject to recurring oversight by regulatory or publicly accountable institutions. For example, the Customer Identification Program guidelines established in response to the USA PATRIOT Act of 2001 or the </w:delText>
              </w:r>
              <w:r w:rsidR="00F11EC1" w:rsidDel="004F26AC">
                <w:fldChar w:fldCharType="begin"/>
              </w:r>
              <w:r w:rsidR="00F11EC1" w:rsidDel="004F26AC">
                <w:delInstrText xml:space="preserve"> HYPERLINK "https://pages.nist.gov/800-63-3/sp800-63a.html" \l "rfr" </w:delInstrText>
              </w:r>
              <w:r w:rsidR="00F11EC1" w:rsidDel="004F26AC">
                <w:fldChar w:fldCharType="separate"/>
              </w:r>
              <w:r w:rsidRPr="008D12A3" w:rsidDel="004F26AC">
                <w:rPr>
                  <w:rFonts w:eastAsia="Times New Roman" w:cs="Helvetica"/>
                  <w:color w:val="0000FF"/>
                  <w:sz w:val="18"/>
                  <w:szCs w:val="24"/>
                </w:rPr>
                <w:delText>Red Flags Rule</w:delText>
              </w:r>
              <w:r w:rsidR="00F11EC1" w:rsidDel="004F26AC">
                <w:rPr>
                  <w:rFonts w:eastAsia="Times New Roman" w:cs="Helvetica"/>
                  <w:color w:val="0000FF"/>
                  <w:sz w:val="18"/>
                  <w:szCs w:val="24"/>
                </w:rPr>
                <w:fldChar w:fldCharType="end"/>
              </w:r>
              <w:r w:rsidRPr="008D12A3" w:rsidDel="004F26AC">
                <w:rPr>
                  <w:rFonts w:eastAsia="Times New Roman" w:cs="Helvetica"/>
                  <w:color w:val="454441"/>
                  <w:sz w:val="18"/>
                  <w:szCs w:val="24"/>
                </w:rPr>
                <w:delText>, under Section 114 of the Fair and Accurate Credit Transaction Act of 2003 (FACT Act)</w:delText>
              </w:r>
              <w:commentRangeEnd w:id="2321"/>
              <w:r w:rsidR="00D55736" w:rsidDel="004F26AC">
                <w:rPr>
                  <w:rStyle w:val="CommentReference"/>
                </w:rPr>
                <w:commentReference w:id="2321"/>
              </w:r>
              <w:r w:rsidRPr="008D12A3" w:rsidDel="004F26AC">
                <w:rPr>
                  <w:rFonts w:eastAsia="Times New Roman" w:cs="Helvetica"/>
                  <w:color w:val="454441"/>
                  <w:sz w:val="18"/>
                  <w:szCs w:val="24"/>
                </w:rPr>
                <w:br/>
                <w:delText>- The issuing process for the evidence ensured that it was delivered into the possession of the person to whom it relates.</w:delText>
              </w:r>
              <w:r w:rsidRPr="008D12A3" w:rsidDel="004F26AC">
                <w:rPr>
                  <w:rFonts w:eastAsia="Times New Roman" w:cs="Helvetica"/>
                  <w:color w:val="454441"/>
                  <w:sz w:val="18"/>
                  <w:szCs w:val="24"/>
                </w:rPr>
                <w:br/>
                <w:delText>-</w:delText>
              </w:r>
              <w:commentRangeStart w:id="2322"/>
              <w:r w:rsidRPr="008D12A3" w:rsidDel="004F26AC">
                <w:rPr>
                  <w:rFonts w:eastAsia="Times New Roman" w:cs="Helvetica"/>
                  <w:color w:val="454441"/>
                  <w:sz w:val="18"/>
                  <w:szCs w:val="24"/>
                </w:rPr>
                <w:delText>The issued evidence contains at least one reference number that uniquely identifies the person to whom it relates</w:delText>
              </w:r>
              <w:commentRangeEnd w:id="2322"/>
              <w:r w:rsidR="00D55736" w:rsidDel="004F26AC">
                <w:rPr>
                  <w:rStyle w:val="CommentReference"/>
                </w:rPr>
                <w:commentReference w:id="2322"/>
              </w:r>
              <w:r w:rsidRPr="008D12A3" w:rsidDel="004F26AC">
                <w:rPr>
                  <w:rFonts w:eastAsia="Times New Roman" w:cs="Helvetica"/>
                  <w:color w:val="454441"/>
                  <w:sz w:val="18"/>
                  <w:szCs w:val="24"/>
                </w:rPr>
                <w:delText>.</w:delText>
              </w:r>
              <w:r w:rsidRPr="008D12A3" w:rsidDel="004F26AC">
                <w:rPr>
                  <w:rFonts w:eastAsia="Times New Roman" w:cs="Helvetica"/>
                  <w:color w:val="454441"/>
                  <w:sz w:val="18"/>
                  <w:szCs w:val="24"/>
                </w:rPr>
                <w:br/>
                <w:delText>- The applicant’s name on the issued evidence must be the name that the identity was officially known at the time of issuance. Pseu</w:delText>
              </w:r>
              <w:commentRangeStart w:id="2323"/>
              <w:r w:rsidRPr="008D12A3" w:rsidDel="004F26AC">
                <w:rPr>
                  <w:rFonts w:eastAsia="Times New Roman" w:cs="Helvetica"/>
                  <w:color w:val="454441"/>
                  <w:sz w:val="18"/>
                  <w:szCs w:val="24"/>
                </w:rPr>
                <w:delText>donyms, aliases and initials for last name and at least one first name are not permitted.</w:delText>
              </w:r>
              <w:commentRangeEnd w:id="2323"/>
              <w:r w:rsidR="00D55736" w:rsidDel="004F26AC">
                <w:rPr>
                  <w:rStyle w:val="CommentReference"/>
                </w:rPr>
                <w:commentReference w:id="2323"/>
              </w:r>
              <w:r w:rsidRPr="008D12A3" w:rsidDel="004F26AC">
                <w:rPr>
                  <w:rFonts w:eastAsia="Times New Roman" w:cs="Helvetica"/>
                  <w:color w:val="454441"/>
                  <w:sz w:val="18"/>
                  <w:szCs w:val="24"/>
                </w:rPr>
                <w:br/>
                <w:delText>- The issued evidence contains a photograph/image/biometric of the person to whom it relates.</w:delText>
              </w:r>
              <w:r w:rsidRPr="008D12A3" w:rsidDel="004F26AC">
                <w:rPr>
                  <w:rFonts w:eastAsia="Times New Roman" w:cs="Helvetica"/>
                  <w:color w:val="454441"/>
                  <w:sz w:val="18"/>
                  <w:szCs w:val="24"/>
                </w:rPr>
                <w:br/>
                <w:delText xml:space="preserve">- Where the issued evidence includes </w:delText>
              </w:r>
              <w:commentRangeStart w:id="2324"/>
              <w:r w:rsidRPr="008D12A3" w:rsidDel="004F26AC">
                <w:rPr>
                  <w:rFonts w:eastAsia="Times New Roman" w:cs="Helvetica"/>
                  <w:color w:val="454441"/>
                  <w:sz w:val="18"/>
                  <w:szCs w:val="24"/>
                </w:rPr>
                <w:delText>digital information</w:delText>
              </w:r>
              <w:commentRangeEnd w:id="2324"/>
              <w:r w:rsidR="00D55736" w:rsidDel="004F26AC">
                <w:rPr>
                  <w:rStyle w:val="CommentReference"/>
                </w:rPr>
                <w:commentReference w:id="2324"/>
              </w:r>
              <w:r w:rsidRPr="008D12A3" w:rsidDel="004F26AC">
                <w:rPr>
                  <w:rFonts w:eastAsia="Times New Roman" w:cs="Helvetica"/>
                  <w:color w:val="454441"/>
                  <w:sz w:val="18"/>
                  <w:szCs w:val="24"/>
                </w:rPr>
                <w:delText>, that information is protected using cryptographic and/or proprietary methods and those methods ensure the integrity of the information and enable the authenticity of the claimed issuing source to be confirmed.</w:delText>
              </w:r>
              <w:r w:rsidRPr="008D12A3" w:rsidDel="004F26AC">
                <w:rPr>
                  <w:rFonts w:eastAsia="Times New Roman" w:cs="Helvetica"/>
                  <w:color w:val="454441"/>
                  <w:sz w:val="18"/>
                  <w:szCs w:val="24"/>
                </w:rPr>
                <w:br/>
                <w:delText xml:space="preserve">-Where the issued evidence contains physical security features, it requires </w:delText>
              </w:r>
              <w:commentRangeStart w:id="2325"/>
              <w:r w:rsidRPr="008D12A3" w:rsidDel="004F26AC">
                <w:rPr>
                  <w:rFonts w:eastAsia="Times New Roman" w:cs="Helvetica"/>
                  <w:color w:val="454441"/>
                  <w:sz w:val="18"/>
                  <w:szCs w:val="24"/>
                </w:rPr>
                <w:delText xml:space="preserve">proprietary knowledge and proprietary equipment </w:delText>
              </w:r>
              <w:commentRangeEnd w:id="2325"/>
              <w:r w:rsidR="006435BF" w:rsidDel="004F26AC">
                <w:rPr>
                  <w:rStyle w:val="CommentReference"/>
                </w:rPr>
                <w:commentReference w:id="2325"/>
              </w:r>
              <w:r w:rsidRPr="008D12A3" w:rsidDel="004F26AC">
                <w:rPr>
                  <w:rFonts w:eastAsia="Times New Roman" w:cs="Helvetica"/>
                  <w:color w:val="454441"/>
                  <w:sz w:val="18"/>
                  <w:szCs w:val="24"/>
                </w:rPr>
                <w:delText>to be able to reproduce it.</w:delText>
              </w:r>
              <w:r w:rsidR="00C24309" w:rsidDel="004F26AC">
                <w:rPr>
                  <w:rFonts w:eastAsia="Times New Roman" w:cs="Helvetica"/>
                  <w:color w:val="454441"/>
                  <w:sz w:val="18"/>
                  <w:szCs w:val="24"/>
                </w:rPr>
                <w:delText xml:space="preserve"> </w:delText>
              </w:r>
              <w:r w:rsidRPr="008D12A3" w:rsidDel="004F26AC">
                <w:rPr>
                  <w:rFonts w:eastAsia="Times New Roman" w:cs="Helvetica"/>
                  <w:color w:val="454441"/>
                  <w:sz w:val="18"/>
                  <w:szCs w:val="24"/>
                </w:rPr>
                <w:br/>
                <w:delText>- The evidence is unexpired.</w:delText>
              </w:r>
              <w:bookmarkStart w:id="2326" w:name="_Toc478656845"/>
              <w:bookmarkStart w:id="2327" w:name="_Toc478656946"/>
              <w:bookmarkStart w:id="2328" w:name="_Toc478657132"/>
              <w:bookmarkStart w:id="2329" w:name="_Toc478730141"/>
              <w:bookmarkStart w:id="2330" w:name="_Toc478730251"/>
              <w:bookmarkStart w:id="2331" w:name="_Toc478730361"/>
              <w:bookmarkStart w:id="2332" w:name="_Toc478730473"/>
              <w:bookmarkStart w:id="2333" w:name="_Toc478731070"/>
              <w:bookmarkStart w:id="2334" w:name="_Toc478731195"/>
              <w:bookmarkStart w:id="2335" w:name="_Toc478731555"/>
              <w:bookmarkStart w:id="2336" w:name="_Toc478731664"/>
              <w:bookmarkStart w:id="2337" w:name="_Toc478731773"/>
              <w:bookmarkStart w:id="2338" w:name="_Toc478731882"/>
              <w:bookmarkStart w:id="2339" w:name="_Toc478734553"/>
              <w:bookmarkStart w:id="2340" w:name="_Toc486347451"/>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del>
          </w:p>
        </w:tc>
        <w:tc>
          <w:tcPr>
            <w:tcW w:w="1682" w:type="pct"/>
          </w:tcPr>
          <w:p w14:paraId="3785F58F" w14:textId="75FA8FC0" w:rsidR="00A26140" w:rsidDel="004F26AC" w:rsidRDefault="00A26140" w:rsidP="00DD334D">
            <w:pPr>
              <w:cnfStyle w:val="000000000000" w:firstRow="0" w:lastRow="0" w:firstColumn="0" w:lastColumn="0" w:oddVBand="0" w:evenVBand="0" w:oddHBand="0" w:evenHBand="0" w:firstRowFirstColumn="0" w:firstRowLastColumn="0" w:lastRowFirstColumn="0" w:lastRowLastColumn="0"/>
              <w:rPr>
                <w:del w:id="2341" w:author="Sahin, Burak" w:date="2017-03-30T11:12:00Z"/>
                <w:rFonts w:eastAsia="Times New Roman" w:cs="Helvetica"/>
                <w:color w:val="454441"/>
                <w:sz w:val="18"/>
                <w:szCs w:val="24"/>
              </w:rPr>
            </w:pPr>
            <w:del w:id="2342" w:author="Sahin, Burak" w:date="2017-03-30T11:12:00Z">
              <w:r w:rsidDel="004F26AC">
                <w:rPr>
                  <w:rFonts w:eastAsia="Times New Roman" w:cs="Helvetica"/>
                  <w:color w:val="454441"/>
                  <w:sz w:val="18"/>
                  <w:szCs w:val="24"/>
                </w:rPr>
                <w:delText>Read ID Driver’s License</w:delText>
              </w:r>
              <w:bookmarkStart w:id="2343" w:name="_Toc478656846"/>
              <w:bookmarkStart w:id="2344" w:name="_Toc478656947"/>
              <w:bookmarkStart w:id="2345" w:name="_Toc478657133"/>
              <w:bookmarkStart w:id="2346" w:name="_Toc478730142"/>
              <w:bookmarkStart w:id="2347" w:name="_Toc478730252"/>
              <w:bookmarkStart w:id="2348" w:name="_Toc478730362"/>
              <w:bookmarkStart w:id="2349" w:name="_Toc478730474"/>
              <w:bookmarkStart w:id="2350" w:name="_Toc478731071"/>
              <w:bookmarkStart w:id="2351" w:name="_Toc478731196"/>
              <w:bookmarkStart w:id="2352" w:name="_Toc478731556"/>
              <w:bookmarkStart w:id="2353" w:name="_Toc478731665"/>
              <w:bookmarkStart w:id="2354" w:name="_Toc478731774"/>
              <w:bookmarkStart w:id="2355" w:name="_Toc478731883"/>
              <w:bookmarkStart w:id="2356" w:name="_Toc478734554"/>
              <w:bookmarkStart w:id="2357" w:name="_Toc48634745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del>
          </w:p>
          <w:p w14:paraId="292A3D8D" w14:textId="2869C1B8" w:rsidR="00A26140" w:rsidDel="004F26AC" w:rsidRDefault="00A26140" w:rsidP="00DD334D">
            <w:pPr>
              <w:cnfStyle w:val="000000000000" w:firstRow="0" w:lastRow="0" w:firstColumn="0" w:lastColumn="0" w:oddVBand="0" w:evenVBand="0" w:oddHBand="0" w:evenHBand="0" w:firstRowFirstColumn="0" w:firstRowLastColumn="0" w:lastRowFirstColumn="0" w:lastRowLastColumn="0"/>
              <w:rPr>
                <w:del w:id="2358" w:author="Sahin, Burak" w:date="2017-03-30T11:12:00Z"/>
                <w:rFonts w:eastAsia="Times New Roman" w:cs="Helvetica"/>
                <w:color w:val="454441"/>
                <w:sz w:val="18"/>
                <w:szCs w:val="24"/>
              </w:rPr>
            </w:pPr>
            <w:del w:id="2359" w:author="Sahin, Burak" w:date="2017-03-30T11:12:00Z">
              <w:r w:rsidDel="004F26AC">
                <w:rPr>
                  <w:rFonts w:eastAsia="Times New Roman" w:cs="Helvetica"/>
                  <w:color w:val="454441"/>
                  <w:sz w:val="18"/>
                  <w:szCs w:val="24"/>
                </w:rPr>
                <w:delText xml:space="preserve">State ID </w:delText>
              </w:r>
              <w:bookmarkStart w:id="2360" w:name="_Toc478656847"/>
              <w:bookmarkStart w:id="2361" w:name="_Toc478656948"/>
              <w:bookmarkStart w:id="2362" w:name="_Toc478657134"/>
              <w:bookmarkStart w:id="2363" w:name="_Toc478730143"/>
              <w:bookmarkStart w:id="2364" w:name="_Toc478730253"/>
              <w:bookmarkStart w:id="2365" w:name="_Toc478730363"/>
              <w:bookmarkStart w:id="2366" w:name="_Toc478730475"/>
              <w:bookmarkStart w:id="2367" w:name="_Toc478731072"/>
              <w:bookmarkStart w:id="2368" w:name="_Toc478731197"/>
              <w:bookmarkStart w:id="2369" w:name="_Toc478731557"/>
              <w:bookmarkStart w:id="2370" w:name="_Toc478731666"/>
              <w:bookmarkStart w:id="2371" w:name="_Toc478731775"/>
              <w:bookmarkStart w:id="2372" w:name="_Toc478731884"/>
              <w:bookmarkStart w:id="2373" w:name="_Toc478734555"/>
              <w:bookmarkStart w:id="2374" w:name="_Toc486347453"/>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del>
          </w:p>
          <w:p w14:paraId="54881274" w14:textId="7C398B2E" w:rsidR="00A26140" w:rsidDel="004F26AC" w:rsidRDefault="00A26140" w:rsidP="00DD334D">
            <w:pPr>
              <w:cnfStyle w:val="000000000000" w:firstRow="0" w:lastRow="0" w:firstColumn="0" w:lastColumn="0" w:oddVBand="0" w:evenVBand="0" w:oddHBand="0" w:evenHBand="0" w:firstRowFirstColumn="0" w:firstRowLastColumn="0" w:lastRowFirstColumn="0" w:lastRowLastColumn="0"/>
              <w:rPr>
                <w:del w:id="2375" w:author="Sahin, Burak" w:date="2017-03-30T11:12:00Z"/>
                <w:rFonts w:eastAsia="Times New Roman" w:cs="Helvetica"/>
                <w:color w:val="454441"/>
                <w:sz w:val="18"/>
                <w:szCs w:val="24"/>
              </w:rPr>
            </w:pPr>
            <w:bookmarkStart w:id="2376" w:name="_Toc478656848"/>
            <w:bookmarkStart w:id="2377" w:name="_Toc478656949"/>
            <w:bookmarkStart w:id="2378" w:name="_Toc478657135"/>
            <w:bookmarkStart w:id="2379" w:name="_Toc478730144"/>
            <w:bookmarkStart w:id="2380" w:name="_Toc478730254"/>
            <w:bookmarkStart w:id="2381" w:name="_Toc478730364"/>
            <w:bookmarkStart w:id="2382" w:name="_Toc478730476"/>
            <w:bookmarkStart w:id="2383" w:name="_Toc478731073"/>
            <w:bookmarkStart w:id="2384" w:name="_Toc478731198"/>
            <w:bookmarkStart w:id="2385" w:name="_Toc478731558"/>
            <w:bookmarkStart w:id="2386" w:name="_Toc478731667"/>
            <w:bookmarkStart w:id="2387" w:name="_Toc478731776"/>
            <w:bookmarkStart w:id="2388" w:name="_Toc478731885"/>
            <w:bookmarkStart w:id="2389" w:name="_Toc478734556"/>
            <w:bookmarkStart w:id="2390" w:name="_Toc486347454"/>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p>
          <w:p w14:paraId="0338C9E1" w14:textId="469D4DA9" w:rsidR="00A26140" w:rsidDel="004F26AC" w:rsidRDefault="00A26140" w:rsidP="00DD334D">
            <w:pPr>
              <w:cnfStyle w:val="000000000000" w:firstRow="0" w:lastRow="0" w:firstColumn="0" w:lastColumn="0" w:oddVBand="0" w:evenVBand="0" w:oddHBand="0" w:evenHBand="0" w:firstRowFirstColumn="0" w:firstRowLastColumn="0" w:lastRowFirstColumn="0" w:lastRowLastColumn="0"/>
              <w:rPr>
                <w:del w:id="2391" w:author="Sahin, Burak" w:date="2017-03-30T11:12:00Z"/>
                <w:rFonts w:eastAsia="Times New Roman" w:cs="Helvetica"/>
                <w:color w:val="454441"/>
                <w:sz w:val="18"/>
                <w:szCs w:val="24"/>
              </w:rPr>
            </w:pPr>
            <w:bookmarkStart w:id="2392" w:name="_Toc478656849"/>
            <w:bookmarkStart w:id="2393" w:name="_Toc478656950"/>
            <w:bookmarkStart w:id="2394" w:name="_Toc478657136"/>
            <w:bookmarkStart w:id="2395" w:name="_Toc478730145"/>
            <w:bookmarkStart w:id="2396" w:name="_Toc478730255"/>
            <w:bookmarkStart w:id="2397" w:name="_Toc478730365"/>
            <w:bookmarkStart w:id="2398" w:name="_Toc478730477"/>
            <w:bookmarkStart w:id="2399" w:name="_Toc478731074"/>
            <w:bookmarkStart w:id="2400" w:name="_Toc478731199"/>
            <w:bookmarkStart w:id="2401" w:name="_Toc478731559"/>
            <w:bookmarkStart w:id="2402" w:name="_Toc478731668"/>
            <w:bookmarkStart w:id="2403" w:name="_Toc478731777"/>
            <w:bookmarkStart w:id="2404" w:name="_Toc478731886"/>
            <w:bookmarkStart w:id="2405" w:name="_Toc478734557"/>
            <w:bookmarkStart w:id="2406" w:name="_Toc486347455"/>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p>
          <w:p w14:paraId="34A57922" w14:textId="1BB9203E" w:rsidR="00A26140" w:rsidRPr="008D12A3" w:rsidDel="004F26AC" w:rsidRDefault="00A26140" w:rsidP="00DD334D">
            <w:pPr>
              <w:spacing w:after="300"/>
              <w:cnfStyle w:val="000000000000" w:firstRow="0" w:lastRow="0" w:firstColumn="0" w:lastColumn="0" w:oddVBand="0" w:evenVBand="0" w:oddHBand="0" w:evenHBand="0" w:firstRowFirstColumn="0" w:firstRowLastColumn="0" w:lastRowFirstColumn="0" w:lastRowLastColumn="0"/>
              <w:rPr>
                <w:del w:id="2407" w:author="Sahin, Burak" w:date="2017-03-30T11:12:00Z"/>
                <w:rFonts w:eastAsia="Times New Roman" w:cs="Helvetica"/>
                <w:color w:val="454441"/>
                <w:sz w:val="18"/>
                <w:szCs w:val="24"/>
              </w:rPr>
            </w:pPr>
            <w:bookmarkStart w:id="2408" w:name="_Toc478656850"/>
            <w:bookmarkStart w:id="2409" w:name="_Toc478656951"/>
            <w:bookmarkStart w:id="2410" w:name="_Toc478657137"/>
            <w:bookmarkStart w:id="2411" w:name="_Toc478730146"/>
            <w:bookmarkStart w:id="2412" w:name="_Toc478730256"/>
            <w:bookmarkStart w:id="2413" w:name="_Toc478730366"/>
            <w:bookmarkStart w:id="2414" w:name="_Toc478730478"/>
            <w:bookmarkStart w:id="2415" w:name="_Toc478731075"/>
            <w:bookmarkStart w:id="2416" w:name="_Toc478731200"/>
            <w:bookmarkStart w:id="2417" w:name="_Toc478731560"/>
            <w:bookmarkStart w:id="2418" w:name="_Toc478731669"/>
            <w:bookmarkStart w:id="2419" w:name="_Toc478731778"/>
            <w:bookmarkStart w:id="2420" w:name="_Toc478731887"/>
            <w:bookmarkStart w:id="2421" w:name="_Toc478734558"/>
            <w:bookmarkStart w:id="2422" w:name="_Toc486347456"/>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p>
        </w:tc>
        <w:bookmarkStart w:id="2423" w:name="_Toc478656851"/>
        <w:bookmarkStart w:id="2424" w:name="_Toc478656952"/>
        <w:bookmarkStart w:id="2425" w:name="_Toc478657138"/>
        <w:bookmarkStart w:id="2426" w:name="_Toc478730147"/>
        <w:bookmarkStart w:id="2427" w:name="_Toc478730257"/>
        <w:bookmarkStart w:id="2428" w:name="_Toc478730367"/>
        <w:bookmarkStart w:id="2429" w:name="_Toc478730479"/>
        <w:bookmarkStart w:id="2430" w:name="_Toc478731076"/>
        <w:bookmarkStart w:id="2431" w:name="_Toc478731201"/>
        <w:bookmarkStart w:id="2432" w:name="_Toc478731561"/>
        <w:bookmarkStart w:id="2433" w:name="_Toc478731670"/>
        <w:bookmarkStart w:id="2434" w:name="_Toc478731779"/>
        <w:bookmarkStart w:id="2435" w:name="_Toc478731888"/>
        <w:bookmarkStart w:id="2436" w:name="_Toc478734559"/>
        <w:bookmarkStart w:id="2437" w:name="_Toc486347457"/>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tr>
      <w:tr w:rsidR="00A26140" w:rsidRPr="008D12A3" w:rsidDel="004F26AC" w14:paraId="75629D63" w14:textId="5EF1D1F9" w:rsidTr="00DD334D">
        <w:trPr>
          <w:cnfStyle w:val="000000100000" w:firstRow="0" w:lastRow="0" w:firstColumn="0" w:lastColumn="0" w:oddVBand="0" w:evenVBand="0" w:oddHBand="1" w:evenHBand="0" w:firstRowFirstColumn="0" w:firstRowLastColumn="0" w:lastRowFirstColumn="0" w:lastRowLastColumn="0"/>
          <w:trHeight w:val="6173"/>
          <w:del w:id="2438" w:author="Sahin, Burak" w:date="2017-03-30T11:12:00Z"/>
        </w:trPr>
        <w:tc>
          <w:tcPr>
            <w:cnfStyle w:val="001000000000" w:firstRow="0" w:lastRow="0" w:firstColumn="1" w:lastColumn="0" w:oddVBand="0" w:evenVBand="0" w:oddHBand="0" w:evenHBand="0" w:firstRowFirstColumn="0" w:firstRowLastColumn="0" w:lastRowFirstColumn="0" w:lastRowLastColumn="0"/>
            <w:tcW w:w="0" w:type="auto"/>
            <w:hideMark/>
          </w:tcPr>
          <w:p w14:paraId="5E56930C" w14:textId="0830C6BC" w:rsidR="00A26140" w:rsidRPr="008D12A3" w:rsidDel="004F26AC" w:rsidRDefault="00A26140" w:rsidP="00DD334D">
            <w:pPr>
              <w:spacing w:after="300"/>
              <w:jc w:val="center"/>
              <w:rPr>
                <w:del w:id="2439" w:author="Sahin, Burak" w:date="2017-03-30T11:12:00Z"/>
                <w:rFonts w:eastAsia="Times New Roman" w:cs="Helvetica"/>
                <w:color w:val="454441"/>
                <w:sz w:val="18"/>
                <w:szCs w:val="24"/>
              </w:rPr>
            </w:pPr>
            <w:del w:id="2440" w:author="Sahin, Burak" w:date="2017-03-30T11:12:00Z">
              <w:r w:rsidRPr="008D12A3" w:rsidDel="004F26AC">
                <w:rPr>
                  <w:rFonts w:eastAsia="Times New Roman" w:cs="Helvetica"/>
                  <w:color w:val="454441"/>
                  <w:sz w:val="18"/>
                  <w:szCs w:val="24"/>
                </w:rPr>
                <w:delText>Superior</w:delText>
              </w:r>
              <w:bookmarkStart w:id="2441" w:name="_Toc478656852"/>
              <w:bookmarkStart w:id="2442" w:name="_Toc478656953"/>
              <w:bookmarkStart w:id="2443" w:name="_Toc478657139"/>
              <w:bookmarkStart w:id="2444" w:name="_Toc478730148"/>
              <w:bookmarkStart w:id="2445" w:name="_Toc478730258"/>
              <w:bookmarkStart w:id="2446" w:name="_Toc478730368"/>
              <w:bookmarkStart w:id="2447" w:name="_Toc478730480"/>
              <w:bookmarkStart w:id="2448" w:name="_Toc478731077"/>
              <w:bookmarkStart w:id="2449" w:name="_Toc478731202"/>
              <w:bookmarkStart w:id="2450" w:name="_Toc478731562"/>
              <w:bookmarkStart w:id="2451" w:name="_Toc478731671"/>
              <w:bookmarkStart w:id="2452" w:name="_Toc478731780"/>
              <w:bookmarkStart w:id="2453" w:name="_Toc478731889"/>
              <w:bookmarkStart w:id="2454" w:name="_Toc478734560"/>
              <w:bookmarkStart w:id="2455" w:name="_Toc486347458"/>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del>
          </w:p>
        </w:tc>
        <w:tc>
          <w:tcPr>
            <w:tcW w:w="2594" w:type="pct"/>
            <w:hideMark/>
          </w:tcPr>
          <w:p w14:paraId="3A54251A" w14:textId="1F1DB9F1" w:rsidR="00A26140" w:rsidRPr="008D12A3" w:rsidDel="004F26AC" w:rsidRDefault="00A26140" w:rsidP="00DD334D">
            <w:pPr>
              <w:spacing w:after="300"/>
              <w:cnfStyle w:val="000000100000" w:firstRow="0" w:lastRow="0" w:firstColumn="0" w:lastColumn="0" w:oddVBand="0" w:evenVBand="0" w:oddHBand="1" w:evenHBand="0" w:firstRowFirstColumn="0" w:firstRowLastColumn="0" w:lastRowFirstColumn="0" w:lastRowLastColumn="0"/>
              <w:rPr>
                <w:del w:id="2456" w:author="Sahin, Burak" w:date="2017-03-30T11:12:00Z"/>
                <w:rFonts w:eastAsia="Times New Roman" w:cs="Helvetica"/>
                <w:color w:val="454441"/>
                <w:sz w:val="18"/>
                <w:szCs w:val="24"/>
              </w:rPr>
            </w:pPr>
            <w:del w:id="2457" w:author="Sahin, Burak" w:date="2017-03-30T11:12:00Z">
              <w:r w:rsidRPr="008D12A3" w:rsidDel="004F26AC">
                <w:rPr>
                  <w:rFonts w:eastAsia="Times New Roman" w:cs="Helvetica"/>
                  <w:color w:val="454441"/>
                  <w:sz w:val="18"/>
                  <w:szCs w:val="24"/>
                </w:rPr>
                <w:delText>- The issuing source of the evidence confirmed the claimed identity through written procedures designed to enable it to have high confidence it knows the true identity of the individual. Such procedures shall be subject to recurring oversight by regulatory or publicly accountable institutions.</w:delText>
              </w:r>
              <w:r w:rsidRPr="008D12A3" w:rsidDel="004F26AC">
                <w:rPr>
                  <w:rFonts w:eastAsia="Times New Roman" w:cs="Helvetica"/>
                  <w:color w:val="454441"/>
                  <w:sz w:val="18"/>
                  <w:szCs w:val="24"/>
                </w:rPr>
                <w:br/>
                <w:delText>- The issuing source visually identified the applicant and performed further checks to confirm the existence of that identity.</w:delText>
              </w:r>
              <w:r w:rsidRPr="008D12A3" w:rsidDel="004F26AC">
                <w:rPr>
                  <w:rFonts w:eastAsia="Times New Roman" w:cs="Helvetica"/>
                  <w:color w:val="454441"/>
                  <w:sz w:val="18"/>
                  <w:szCs w:val="24"/>
                </w:rPr>
                <w:br/>
                <w:delText>- The issuing process for the evidence ensured that it was delivered into the possession of the person to whom it relates.</w:delText>
              </w:r>
              <w:r w:rsidRPr="008D12A3" w:rsidDel="004F26AC">
                <w:rPr>
                  <w:rFonts w:eastAsia="Times New Roman" w:cs="Helvetica"/>
                  <w:color w:val="454441"/>
                  <w:sz w:val="18"/>
                  <w:szCs w:val="24"/>
                </w:rPr>
                <w:br/>
                <w:delText>- The evidence contains at least one reference number that uniquely identifies person to whom it relates.</w:delText>
              </w:r>
              <w:r w:rsidRPr="008D12A3" w:rsidDel="004F26AC">
                <w:rPr>
                  <w:rFonts w:eastAsia="Times New Roman" w:cs="Helvetica"/>
                  <w:color w:val="454441"/>
                  <w:sz w:val="18"/>
                  <w:szCs w:val="24"/>
                </w:rPr>
                <w:br/>
                <w:delText>- The applicant’s name on the evidence must be the name that the identity was officially known at the time of issuance. Pseudonyms, aliases and initials for first and last names are not permitted.</w:delText>
              </w:r>
              <w:r w:rsidRPr="008D12A3" w:rsidDel="004F26AC">
                <w:rPr>
                  <w:rFonts w:eastAsia="Times New Roman" w:cs="Helvetica"/>
                  <w:color w:val="454441"/>
                  <w:sz w:val="18"/>
                  <w:szCs w:val="24"/>
                </w:rPr>
                <w:br/>
                <w:delText>- The evidence contains a photograph/image of the person to whom it relates.</w:delText>
              </w:r>
              <w:r w:rsidRPr="008D12A3" w:rsidDel="004F26AC">
                <w:rPr>
                  <w:rFonts w:eastAsia="Times New Roman" w:cs="Helvetica"/>
                  <w:color w:val="454441"/>
                  <w:sz w:val="18"/>
                  <w:szCs w:val="24"/>
                </w:rPr>
                <w:br/>
                <w:delText>- The evidence contains a biometric of the person to whom it relates.</w:delText>
              </w:r>
              <w:r w:rsidRPr="008D12A3" w:rsidDel="004F26AC">
                <w:rPr>
                  <w:rFonts w:eastAsia="Times New Roman" w:cs="Helvetica"/>
                  <w:color w:val="454441"/>
                  <w:sz w:val="18"/>
                  <w:szCs w:val="24"/>
                </w:rPr>
                <w:br/>
                <w:delText>- The evidence includes digital information, the information is protected using cryptographic and/or proprietary methods and those methods ensure the integrity of the information and enable the authenticity of the issuing source to be confirmed.</w:delText>
              </w:r>
              <w:r w:rsidRPr="008D12A3" w:rsidDel="004F26AC">
                <w:rPr>
                  <w:rFonts w:eastAsia="Times New Roman" w:cs="Helvetica"/>
                  <w:color w:val="454441"/>
                  <w:sz w:val="18"/>
                  <w:szCs w:val="24"/>
                </w:rPr>
                <w:br/>
                <w:delText>- The evidence includes physical security features that requires proprietary knowledge and proprietary equipment to be able to reproduce it.</w:delText>
              </w:r>
              <w:r w:rsidRPr="008D12A3" w:rsidDel="004F26AC">
                <w:rPr>
                  <w:rFonts w:eastAsia="Times New Roman" w:cs="Helvetica"/>
                  <w:color w:val="454441"/>
                  <w:sz w:val="18"/>
                  <w:szCs w:val="24"/>
                </w:rPr>
                <w:br/>
                <w:delText>- The evidence is unexpired</w:delText>
              </w:r>
              <w:bookmarkStart w:id="2458" w:name="_Toc478656853"/>
              <w:bookmarkStart w:id="2459" w:name="_Toc478656954"/>
              <w:bookmarkStart w:id="2460" w:name="_Toc478657140"/>
              <w:bookmarkStart w:id="2461" w:name="_Toc478730149"/>
              <w:bookmarkStart w:id="2462" w:name="_Toc478730259"/>
              <w:bookmarkStart w:id="2463" w:name="_Toc478730369"/>
              <w:bookmarkStart w:id="2464" w:name="_Toc478730481"/>
              <w:bookmarkStart w:id="2465" w:name="_Toc478731078"/>
              <w:bookmarkStart w:id="2466" w:name="_Toc478731203"/>
              <w:bookmarkStart w:id="2467" w:name="_Toc478731563"/>
              <w:bookmarkStart w:id="2468" w:name="_Toc478731672"/>
              <w:bookmarkStart w:id="2469" w:name="_Toc478731781"/>
              <w:bookmarkStart w:id="2470" w:name="_Toc478731890"/>
              <w:bookmarkStart w:id="2471" w:name="_Toc478734561"/>
              <w:bookmarkStart w:id="2472" w:name="_Toc486347459"/>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del>
          </w:p>
        </w:tc>
        <w:tc>
          <w:tcPr>
            <w:tcW w:w="1682" w:type="pct"/>
          </w:tcPr>
          <w:p w14:paraId="492025F2" w14:textId="52731CF4" w:rsidR="00A26140" w:rsidDel="004F26AC" w:rsidRDefault="00A26140" w:rsidP="00DD334D">
            <w:pPr>
              <w:cnfStyle w:val="000000100000" w:firstRow="0" w:lastRow="0" w:firstColumn="0" w:lastColumn="0" w:oddVBand="0" w:evenVBand="0" w:oddHBand="1" w:evenHBand="0" w:firstRowFirstColumn="0" w:firstRowLastColumn="0" w:lastRowFirstColumn="0" w:lastRowLastColumn="0"/>
              <w:rPr>
                <w:del w:id="2473" w:author="Sahin, Burak" w:date="2017-03-30T11:12:00Z"/>
                <w:rFonts w:eastAsia="Times New Roman" w:cs="Helvetica"/>
                <w:color w:val="454441"/>
                <w:sz w:val="18"/>
                <w:szCs w:val="24"/>
              </w:rPr>
            </w:pPr>
            <w:del w:id="2474" w:author="Sahin, Burak" w:date="2017-03-30T11:12:00Z">
              <w:r w:rsidDel="004F26AC">
                <w:rPr>
                  <w:rFonts w:eastAsia="Times New Roman" w:cs="Helvetica"/>
                  <w:color w:val="454441"/>
                  <w:sz w:val="18"/>
                  <w:szCs w:val="24"/>
                </w:rPr>
                <w:delText>FIPS 201 Compliant Personal Identification Verification Card (PIV, PIV-I, and CAC)</w:delText>
              </w:r>
              <w:bookmarkStart w:id="2475" w:name="_Toc478656854"/>
              <w:bookmarkStart w:id="2476" w:name="_Toc478656955"/>
              <w:bookmarkStart w:id="2477" w:name="_Toc478657141"/>
              <w:bookmarkStart w:id="2478" w:name="_Toc478730150"/>
              <w:bookmarkStart w:id="2479" w:name="_Toc478730260"/>
              <w:bookmarkStart w:id="2480" w:name="_Toc478730370"/>
              <w:bookmarkStart w:id="2481" w:name="_Toc478730482"/>
              <w:bookmarkStart w:id="2482" w:name="_Toc478731079"/>
              <w:bookmarkStart w:id="2483" w:name="_Toc478731204"/>
              <w:bookmarkStart w:id="2484" w:name="_Toc478731564"/>
              <w:bookmarkStart w:id="2485" w:name="_Toc478731673"/>
              <w:bookmarkStart w:id="2486" w:name="_Toc478731782"/>
              <w:bookmarkStart w:id="2487" w:name="_Toc478731891"/>
              <w:bookmarkStart w:id="2488" w:name="_Toc478734562"/>
              <w:bookmarkStart w:id="2489" w:name="_Toc486347460"/>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del>
          </w:p>
          <w:p w14:paraId="715C8409" w14:textId="252AA4A5" w:rsidR="00A26140" w:rsidDel="004F26AC" w:rsidRDefault="00A26140" w:rsidP="00DD334D">
            <w:pPr>
              <w:cnfStyle w:val="000000100000" w:firstRow="0" w:lastRow="0" w:firstColumn="0" w:lastColumn="0" w:oddVBand="0" w:evenVBand="0" w:oddHBand="1" w:evenHBand="0" w:firstRowFirstColumn="0" w:firstRowLastColumn="0" w:lastRowFirstColumn="0" w:lastRowLastColumn="0"/>
              <w:rPr>
                <w:del w:id="2490" w:author="Sahin, Burak" w:date="2017-03-30T11:12:00Z"/>
                <w:rFonts w:eastAsia="Times New Roman" w:cs="Helvetica"/>
                <w:color w:val="454441"/>
                <w:sz w:val="18"/>
                <w:szCs w:val="24"/>
              </w:rPr>
            </w:pPr>
            <w:del w:id="2491" w:author="Sahin, Burak" w:date="2017-03-30T11:12:00Z">
              <w:r w:rsidDel="004F26AC">
                <w:rPr>
                  <w:rFonts w:eastAsia="Times New Roman" w:cs="Helvetica"/>
                  <w:color w:val="454441"/>
                  <w:sz w:val="18"/>
                  <w:szCs w:val="24"/>
                </w:rPr>
                <w:delText>National Passports</w:delText>
              </w:r>
              <w:bookmarkStart w:id="2492" w:name="_Toc478656855"/>
              <w:bookmarkStart w:id="2493" w:name="_Toc478656956"/>
              <w:bookmarkStart w:id="2494" w:name="_Toc478657142"/>
              <w:bookmarkStart w:id="2495" w:name="_Toc478730151"/>
              <w:bookmarkStart w:id="2496" w:name="_Toc478730261"/>
              <w:bookmarkStart w:id="2497" w:name="_Toc478730371"/>
              <w:bookmarkStart w:id="2498" w:name="_Toc478730483"/>
              <w:bookmarkStart w:id="2499" w:name="_Toc478731080"/>
              <w:bookmarkStart w:id="2500" w:name="_Toc478731205"/>
              <w:bookmarkStart w:id="2501" w:name="_Toc478731565"/>
              <w:bookmarkStart w:id="2502" w:name="_Toc478731674"/>
              <w:bookmarkStart w:id="2503" w:name="_Toc478731783"/>
              <w:bookmarkStart w:id="2504" w:name="_Toc478731892"/>
              <w:bookmarkStart w:id="2505" w:name="_Toc478734563"/>
              <w:bookmarkStart w:id="2506" w:name="_Toc48634746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del>
          </w:p>
          <w:p w14:paraId="05424648" w14:textId="0C1EAFC9" w:rsidR="00A26140" w:rsidDel="004F26AC" w:rsidRDefault="00A26140" w:rsidP="00DD334D">
            <w:pPr>
              <w:cnfStyle w:val="000000100000" w:firstRow="0" w:lastRow="0" w:firstColumn="0" w:lastColumn="0" w:oddVBand="0" w:evenVBand="0" w:oddHBand="1" w:evenHBand="0" w:firstRowFirstColumn="0" w:firstRowLastColumn="0" w:lastRowFirstColumn="0" w:lastRowLastColumn="0"/>
              <w:rPr>
                <w:del w:id="2507" w:author="Sahin, Burak" w:date="2017-03-30T11:12:00Z"/>
                <w:rFonts w:eastAsia="Times New Roman" w:cs="Helvetica"/>
                <w:color w:val="454441"/>
                <w:sz w:val="18"/>
                <w:szCs w:val="24"/>
              </w:rPr>
            </w:pPr>
            <w:del w:id="2508" w:author="Sahin, Burak" w:date="2017-03-30T11:12:00Z">
              <w:r w:rsidDel="004F26AC">
                <w:rPr>
                  <w:rFonts w:eastAsia="Times New Roman" w:cs="Helvetica"/>
                  <w:color w:val="454441"/>
                  <w:sz w:val="18"/>
                  <w:szCs w:val="24"/>
                </w:rPr>
                <w:delText>Enhanced Driver’s License or IDentification</w:delText>
              </w:r>
              <w:bookmarkStart w:id="2509" w:name="_Toc478656856"/>
              <w:bookmarkStart w:id="2510" w:name="_Toc478656957"/>
              <w:bookmarkStart w:id="2511" w:name="_Toc478657143"/>
              <w:bookmarkStart w:id="2512" w:name="_Toc478730152"/>
              <w:bookmarkStart w:id="2513" w:name="_Toc478730262"/>
              <w:bookmarkStart w:id="2514" w:name="_Toc478730372"/>
              <w:bookmarkStart w:id="2515" w:name="_Toc478730484"/>
              <w:bookmarkStart w:id="2516" w:name="_Toc478731081"/>
              <w:bookmarkStart w:id="2517" w:name="_Toc478731206"/>
              <w:bookmarkStart w:id="2518" w:name="_Toc478731566"/>
              <w:bookmarkStart w:id="2519" w:name="_Toc478731675"/>
              <w:bookmarkStart w:id="2520" w:name="_Toc478731784"/>
              <w:bookmarkStart w:id="2521" w:name="_Toc478731893"/>
              <w:bookmarkStart w:id="2522" w:name="_Toc478734564"/>
              <w:bookmarkStart w:id="2523" w:name="_Toc486347462"/>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del>
          </w:p>
          <w:p w14:paraId="5A8EF91E" w14:textId="104A7A7A" w:rsidR="00A26140" w:rsidDel="004F26AC" w:rsidRDefault="00A26140" w:rsidP="00DD334D">
            <w:pPr>
              <w:cnfStyle w:val="000000100000" w:firstRow="0" w:lastRow="0" w:firstColumn="0" w:lastColumn="0" w:oddVBand="0" w:evenVBand="0" w:oddHBand="1" w:evenHBand="0" w:firstRowFirstColumn="0" w:firstRowLastColumn="0" w:lastRowFirstColumn="0" w:lastRowLastColumn="0"/>
              <w:rPr>
                <w:del w:id="2524" w:author="Sahin, Burak" w:date="2017-03-30T11:12:00Z"/>
                <w:rFonts w:eastAsia="Times New Roman" w:cs="Helvetica"/>
                <w:color w:val="454441"/>
                <w:sz w:val="18"/>
                <w:szCs w:val="24"/>
              </w:rPr>
            </w:pPr>
            <w:bookmarkStart w:id="2525" w:name="_Toc478656857"/>
            <w:bookmarkStart w:id="2526" w:name="_Toc478656958"/>
            <w:bookmarkStart w:id="2527" w:name="_Toc478657144"/>
            <w:bookmarkStart w:id="2528" w:name="_Toc478730153"/>
            <w:bookmarkStart w:id="2529" w:name="_Toc478730263"/>
            <w:bookmarkStart w:id="2530" w:name="_Toc478730373"/>
            <w:bookmarkStart w:id="2531" w:name="_Toc478730485"/>
            <w:bookmarkStart w:id="2532" w:name="_Toc478731082"/>
            <w:bookmarkStart w:id="2533" w:name="_Toc478731207"/>
            <w:bookmarkStart w:id="2534" w:name="_Toc478731567"/>
            <w:bookmarkStart w:id="2535" w:name="_Toc478731676"/>
            <w:bookmarkStart w:id="2536" w:name="_Toc478731785"/>
            <w:bookmarkStart w:id="2537" w:name="_Toc478731894"/>
            <w:bookmarkStart w:id="2538" w:name="_Toc478734565"/>
            <w:bookmarkStart w:id="2539" w:name="_Toc486347463"/>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p>
          <w:p w14:paraId="39F7E03F" w14:textId="1449669A" w:rsidR="00A26140" w:rsidRPr="008D12A3" w:rsidDel="004F26AC" w:rsidRDefault="00A26140" w:rsidP="004240A0">
            <w:pPr>
              <w:keepNext/>
              <w:cnfStyle w:val="000000100000" w:firstRow="0" w:lastRow="0" w:firstColumn="0" w:lastColumn="0" w:oddVBand="0" w:evenVBand="0" w:oddHBand="1" w:evenHBand="0" w:firstRowFirstColumn="0" w:firstRowLastColumn="0" w:lastRowFirstColumn="0" w:lastRowLastColumn="0"/>
              <w:rPr>
                <w:del w:id="2540" w:author="Sahin, Burak" w:date="2017-03-30T11:12:00Z"/>
                <w:rFonts w:eastAsia="Times New Roman" w:cs="Helvetica"/>
                <w:color w:val="454441"/>
                <w:sz w:val="18"/>
                <w:szCs w:val="24"/>
              </w:rPr>
            </w:pPr>
            <w:bookmarkStart w:id="2541" w:name="_Toc478656858"/>
            <w:bookmarkStart w:id="2542" w:name="_Toc478656959"/>
            <w:bookmarkStart w:id="2543" w:name="_Toc478657145"/>
            <w:bookmarkStart w:id="2544" w:name="_Toc478730154"/>
            <w:bookmarkStart w:id="2545" w:name="_Toc478730264"/>
            <w:bookmarkStart w:id="2546" w:name="_Toc478730374"/>
            <w:bookmarkStart w:id="2547" w:name="_Toc478730486"/>
            <w:bookmarkStart w:id="2548" w:name="_Toc478731083"/>
            <w:bookmarkStart w:id="2549" w:name="_Toc478731208"/>
            <w:bookmarkStart w:id="2550" w:name="_Toc478731568"/>
            <w:bookmarkStart w:id="2551" w:name="_Toc478731677"/>
            <w:bookmarkStart w:id="2552" w:name="_Toc478731786"/>
            <w:bookmarkStart w:id="2553" w:name="_Toc478731895"/>
            <w:bookmarkStart w:id="2554" w:name="_Toc478734566"/>
            <w:bookmarkStart w:id="2555" w:name="_Toc486347464"/>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p>
        </w:tc>
        <w:bookmarkStart w:id="2556" w:name="_Toc478656859"/>
        <w:bookmarkStart w:id="2557" w:name="_Toc478656960"/>
        <w:bookmarkStart w:id="2558" w:name="_Toc478657146"/>
        <w:bookmarkStart w:id="2559" w:name="_Toc478730155"/>
        <w:bookmarkStart w:id="2560" w:name="_Toc478730265"/>
        <w:bookmarkStart w:id="2561" w:name="_Toc478730375"/>
        <w:bookmarkStart w:id="2562" w:name="_Toc478730487"/>
        <w:bookmarkStart w:id="2563" w:name="_Toc478731084"/>
        <w:bookmarkStart w:id="2564" w:name="_Toc478731209"/>
        <w:bookmarkStart w:id="2565" w:name="_Toc478731569"/>
        <w:bookmarkStart w:id="2566" w:name="_Toc478731678"/>
        <w:bookmarkStart w:id="2567" w:name="_Toc478731787"/>
        <w:bookmarkStart w:id="2568" w:name="_Toc478731896"/>
        <w:bookmarkStart w:id="2569" w:name="_Toc478734567"/>
        <w:bookmarkStart w:id="2570" w:name="_Toc48634746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tr>
    </w:tbl>
    <w:p w14:paraId="5BCA8E90" w14:textId="29B8263E" w:rsidR="004240A0" w:rsidRPr="004240A0" w:rsidDel="004F26AC" w:rsidRDefault="004240A0" w:rsidP="004240A0">
      <w:pPr>
        <w:pStyle w:val="Caption"/>
        <w:jc w:val="center"/>
        <w:rPr>
          <w:del w:id="2571" w:author="Sahin, Burak" w:date="2017-03-30T11:12:00Z"/>
          <w:i w:val="0"/>
          <w:sz w:val="22"/>
        </w:rPr>
      </w:pPr>
      <w:bookmarkStart w:id="2572" w:name="_Ref477451253"/>
      <w:del w:id="2573" w:author="Sahin, Burak" w:date="2017-03-30T11:12:00Z">
        <w:r w:rsidRPr="004240A0" w:rsidDel="004F26AC">
          <w:rPr>
            <w:i w:val="0"/>
            <w:sz w:val="22"/>
          </w:rPr>
          <w:delText xml:space="preserve">Table </w:delText>
        </w:r>
        <w:r w:rsidRPr="004240A0" w:rsidDel="004F26AC">
          <w:rPr>
            <w:i w:val="0"/>
          </w:rPr>
          <w:fldChar w:fldCharType="begin"/>
        </w:r>
        <w:r w:rsidRPr="004240A0" w:rsidDel="004F26AC">
          <w:rPr>
            <w:i w:val="0"/>
            <w:sz w:val="22"/>
          </w:rPr>
          <w:delInstrText xml:space="preserve"> SEQ Table \* ARABIC </w:delInstrText>
        </w:r>
        <w:r w:rsidRPr="004240A0" w:rsidDel="004F26AC">
          <w:rPr>
            <w:i w:val="0"/>
          </w:rPr>
          <w:fldChar w:fldCharType="separate"/>
        </w:r>
      </w:del>
      <w:del w:id="2574" w:author="Sahin, Burak" w:date="2017-03-29T18:14:00Z">
        <w:r w:rsidR="008238CF" w:rsidDel="002E1227">
          <w:rPr>
            <w:i w:val="0"/>
            <w:noProof/>
            <w:sz w:val="22"/>
          </w:rPr>
          <w:delText>4</w:delText>
        </w:r>
      </w:del>
      <w:del w:id="2575" w:author="Sahin, Burak" w:date="2017-03-30T11:12:00Z">
        <w:r w:rsidRPr="004240A0" w:rsidDel="004F26AC">
          <w:rPr>
            <w:i w:val="0"/>
          </w:rPr>
          <w:fldChar w:fldCharType="end"/>
        </w:r>
        <w:bookmarkEnd w:id="2572"/>
        <w:r w:rsidRPr="004240A0" w:rsidDel="004F26AC">
          <w:rPr>
            <w:i w:val="0"/>
            <w:sz w:val="22"/>
          </w:rPr>
          <w:delText>: Types of Evidence</w:delText>
        </w:r>
        <w:bookmarkStart w:id="2576" w:name="_Toc478656860"/>
        <w:bookmarkStart w:id="2577" w:name="_Toc478656961"/>
        <w:bookmarkStart w:id="2578" w:name="_Toc478657147"/>
        <w:bookmarkStart w:id="2579" w:name="_Toc478730156"/>
        <w:bookmarkStart w:id="2580" w:name="_Toc478730266"/>
        <w:bookmarkStart w:id="2581" w:name="_Toc478730376"/>
        <w:bookmarkStart w:id="2582" w:name="_Toc478730488"/>
        <w:bookmarkStart w:id="2583" w:name="_Toc478731085"/>
        <w:bookmarkStart w:id="2584" w:name="_Toc478731210"/>
        <w:bookmarkStart w:id="2585" w:name="_Toc478731570"/>
        <w:bookmarkStart w:id="2586" w:name="_Toc478731679"/>
        <w:bookmarkStart w:id="2587" w:name="_Toc478731788"/>
        <w:bookmarkStart w:id="2588" w:name="_Toc478731897"/>
        <w:bookmarkStart w:id="2589" w:name="_Toc478734568"/>
        <w:bookmarkStart w:id="2590" w:name="_Toc486347466"/>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del>
    </w:p>
    <w:p w14:paraId="1C85A4E8" w14:textId="77777777" w:rsidR="00AE493D" w:rsidRDefault="00AE493D" w:rsidP="00AE493D">
      <w:pPr>
        <w:pStyle w:val="Heading2"/>
      </w:pPr>
      <w:bookmarkStart w:id="2591" w:name="_Toc486347467"/>
      <w:commentRangeStart w:id="2592"/>
      <w:r>
        <w:t>Techniques for collection</w:t>
      </w:r>
      <w:commentRangeEnd w:id="2592"/>
      <w:r w:rsidR="002645FB">
        <w:rPr>
          <w:rStyle w:val="CommentReference"/>
          <w:rFonts w:asciiTheme="minorHAnsi" w:eastAsiaTheme="minorEastAsia" w:hAnsiTheme="minorHAnsi" w:cstheme="minorBidi"/>
          <w:b w:val="0"/>
          <w:bCs w:val="0"/>
          <w:smallCaps w:val="0"/>
          <w:color w:val="auto"/>
        </w:rPr>
        <w:commentReference w:id="2592"/>
      </w:r>
      <w:bookmarkEnd w:id="2591"/>
    </w:p>
    <w:p w14:paraId="14436198" w14:textId="3CE1D911" w:rsidR="00060B65" w:rsidRDefault="00AE493D" w:rsidP="00AE493D">
      <w:pPr>
        <w:rPr>
          <w:ins w:id="2593" w:author="Sahin, Burak" w:date="2017-03-30T12:10:00Z"/>
        </w:rPr>
      </w:pPr>
      <w:r>
        <w:t>Per SP 800-63A section 4.5.1.5, CSPs should perform proofing in-person, however at IAL 2, remote proofing is allowable.</w:t>
      </w:r>
      <w:r w:rsidR="00C24309">
        <w:t xml:space="preserve"> </w:t>
      </w:r>
      <w:ins w:id="2594" w:author="Sahin, Burak" w:date="2017-03-30T11:12:00Z">
        <w:r w:rsidR="004F26AC">
          <w:t xml:space="preserve">Collection techniques should meet </w:t>
        </w:r>
      </w:ins>
      <w:ins w:id="2595" w:author="Sahin, Burak" w:date="2017-03-31T09:08:00Z">
        <w:r w:rsidR="009D5592">
          <w:t>or</w:t>
        </w:r>
      </w:ins>
      <w:ins w:id="2596" w:author="Sahin, Burak" w:date="2017-03-30T11:12:00Z">
        <w:r w:rsidR="004F26AC">
          <w:t xml:space="preserve"> exceed criteria to ensure secure high-quality data that is acceptable for validation in identity proofing. </w:t>
        </w:r>
      </w:ins>
      <w:ins w:id="2597" w:author="Sahin, Burak" w:date="2017-03-30T11:44:00Z">
        <w:r w:rsidR="00060B65">
          <w:t xml:space="preserve">In what follows, we will provide examples of </w:t>
        </w:r>
      </w:ins>
      <w:ins w:id="2598" w:author="Sahin, Burak" w:date="2017-03-30T11:45:00Z">
        <w:r w:rsidR="005D30AB">
          <w:t>criteria that CSP’s should observe.</w:t>
        </w:r>
      </w:ins>
    </w:p>
    <w:p w14:paraId="04EB58F1" w14:textId="3B2457DE" w:rsidR="00D877BE" w:rsidRDefault="00D877BE" w:rsidP="00D877BE">
      <w:pPr>
        <w:rPr>
          <w:ins w:id="2599" w:author="Sahin, Burak" w:date="2017-03-30T12:14:00Z"/>
        </w:rPr>
      </w:pPr>
      <w:ins w:id="2600" w:author="Sahin, Burak" w:date="2017-03-30T12:10:00Z">
        <w:r>
          <w:t xml:space="preserve">Secure transmission of data is a typical concern and </w:t>
        </w:r>
      </w:ins>
      <w:ins w:id="2601" w:author="Sahin, Burak" w:date="2017-03-30T12:12:00Z">
        <w:r>
          <w:t>systems used</w:t>
        </w:r>
      </w:ins>
      <w:ins w:id="2602" w:author="Sahin, Burak" w:date="2017-03-30T12:14:00Z">
        <w:r>
          <w:t xml:space="preserve"> by CSP’s should adopt baseline security controls.</w:t>
        </w:r>
        <w:r w:rsidRPr="00D877BE">
          <w:t xml:space="preserve"> </w:t>
        </w:r>
        <w:r>
          <w:t>CSP</w:t>
        </w:r>
      </w:ins>
      <w:ins w:id="2603" w:author="Sahin, Burak" w:date="2017-03-30T12:15:00Z">
        <w:r>
          <w:t xml:space="preserve">’s should follow the guidance of documents such as </w:t>
        </w:r>
      </w:ins>
      <w:ins w:id="2604" w:author="Sahin, Burak" w:date="2017-03-30T12:14:00Z">
        <w:r>
          <w:t xml:space="preserve">NIST Special Publication 800-53 Revision 4, </w:t>
        </w:r>
        <w:r>
          <w:rPr>
            <w:i/>
          </w:rPr>
          <w:t>Security and Privacy Controls for Federal Information Systems and Organizations</w:t>
        </w:r>
        <w:r w:rsidR="00367DAB">
          <w:t xml:space="preserve"> (Appendix F), which</w:t>
        </w:r>
      </w:ins>
      <w:ins w:id="2605" w:author="Sahin, Burak" w:date="2017-03-30T12:16:00Z">
        <w:r w:rsidR="00367DAB">
          <w:t xml:space="preserve"> </w:t>
        </w:r>
      </w:ins>
      <w:ins w:id="2606" w:author="Sahin, Burak" w:date="2017-03-30T12:14:00Z">
        <w:r>
          <w:t>presents a “catalog of security controls that provides a range of safeguards and countermeasures for organizations and information systems.”</w:t>
        </w:r>
      </w:ins>
    </w:p>
    <w:p w14:paraId="095FA411" w14:textId="7CDEC466" w:rsidR="005D30AB" w:rsidRDefault="005D30AB" w:rsidP="00AE493D">
      <w:pPr>
        <w:rPr>
          <w:ins w:id="2607" w:author="Sahin, Burak" w:date="2017-03-30T11:48:00Z"/>
        </w:rPr>
      </w:pPr>
      <w:ins w:id="2608" w:author="Sahin, Burak" w:date="2017-03-30T11:45:00Z">
        <w:r>
          <w:t xml:space="preserve">Camera resolution is a typical criterion in collecting images for identity proofing. It is important to note that camera resolution alone may not suffice as a criterion for image quality. Without further instructions specifying </w:t>
        </w:r>
      </w:ins>
      <w:ins w:id="2609" w:author="Sahin, Burak" w:date="2017-03-30T11:47:00Z">
        <w:r>
          <w:t xml:space="preserve">the size of the person’s face, hands, eye region, finger, etc., even the highest-resolution camera can result in images that are of insufficient quality despite best efforts and common </w:t>
        </w:r>
        <w:r>
          <w:lastRenderedPageBreak/>
          <w:t>sense of the collector. The example provided earlier for the U.S. Department of State</w:t>
        </w:r>
      </w:ins>
      <w:ins w:id="2610" w:author="Sahin, Burak" w:date="2017-03-30T11:48:00Z">
        <w:r>
          <w:t>’s passport application process is a useful guideline in providing specifications for capture.</w:t>
        </w:r>
      </w:ins>
    </w:p>
    <w:p w14:paraId="07E52590" w14:textId="2D7423EC" w:rsidR="005D30AB" w:rsidRDefault="005D30AB" w:rsidP="00AE493D">
      <w:pPr>
        <w:rPr>
          <w:ins w:id="2611" w:author="Sahin, Burak" w:date="2017-03-30T12:06:00Z"/>
        </w:rPr>
      </w:pPr>
      <w:ins w:id="2612" w:author="Sahin, Burak" w:date="2017-03-30T11:49:00Z">
        <w:r>
          <w:t xml:space="preserve">Ambient lighting conditions </w:t>
        </w:r>
        <w:r w:rsidR="0069680E">
          <w:t xml:space="preserve">are also an important factor to consider while collecting data. </w:t>
        </w:r>
      </w:ins>
      <w:ins w:id="2613" w:author="Sahin, Burak" w:date="2017-03-30T11:55:00Z">
        <w:r w:rsidR="0069680E">
          <w:t xml:space="preserve">Despite </w:t>
        </w:r>
      </w:ins>
      <w:ins w:id="2614" w:author="Sahin, Burak" w:date="2017-03-30T11:56:00Z">
        <w:r w:rsidR="0069680E">
          <w:t xml:space="preserve">the ability of most modern camera equipment to adjust settings such as contrast or brightness automatically, </w:t>
        </w:r>
      </w:ins>
      <w:proofErr w:type="spellStart"/>
      <w:ins w:id="2615" w:author="Sahin, Burak" w:date="2017-03-30T12:04:00Z">
        <w:r w:rsidR="0069680E">
          <w:t>unproctored</w:t>
        </w:r>
        <w:proofErr w:type="spellEnd"/>
        <w:r w:rsidR="0069680E">
          <w:t xml:space="preserve"> collection may result in excessive ambient light and overexposure in outdoor settings, or dark, underexposed images if taken under low light, e.g. behind a computer desk.</w:t>
        </w:r>
      </w:ins>
      <w:ins w:id="2616" w:author="Sahin, Burak" w:date="2017-03-30T12:05:00Z">
        <w:r w:rsidR="0069680E">
          <w:t xml:space="preserve"> </w:t>
        </w:r>
        <w:r w:rsidR="00D877BE">
          <w:t xml:space="preserve">CSP’s should consider </w:t>
        </w:r>
      </w:ins>
      <w:ins w:id="2617" w:author="Sahin, Burak" w:date="2017-03-30T12:06:00Z">
        <w:r w:rsidR="00D877BE">
          <w:t>lighting conditions when collecting images or issuing instructions for collecting images.</w:t>
        </w:r>
      </w:ins>
    </w:p>
    <w:p w14:paraId="2AAC4231" w14:textId="1D122285" w:rsidR="00D877BE" w:rsidRDefault="004B7537">
      <w:pPr>
        <w:tabs>
          <w:tab w:val="left" w:pos="4067"/>
        </w:tabs>
        <w:rPr>
          <w:ins w:id="2618" w:author="Sahin, Burak" w:date="2017-03-30T11:12:00Z"/>
        </w:rPr>
        <w:pPrChange w:id="2619" w:author="Sahin, Burak" w:date="2017-03-30T12:16:00Z">
          <w:pPr/>
        </w:pPrChange>
      </w:pPr>
      <w:ins w:id="2620" w:author="Sahin, Burak" w:date="2017-05-04T14:16:00Z">
        <w:r>
          <w:t>CSP’s should also consider o</w:t>
        </w:r>
      </w:ins>
      <w:ins w:id="2621" w:author="Sahin, Burak" w:date="2017-03-30T12:10:00Z">
        <w:r w:rsidR="00D877BE">
          <w:t xml:space="preserve">ther </w:t>
        </w:r>
      </w:ins>
      <w:ins w:id="2622" w:author="Sahin, Burak" w:date="2017-03-30T12:16:00Z">
        <w:r w:rsidR="00367DAB">
          <w:t>criteria such as the field of view and image ob</w:t>
        </w:r>
      </w:ins>
      <w:ins w:id="2623" w:author="Sahin, Burak" w:date="2017-03-30T12:17:00Z">
        <w:r w:rsidR="00367DAB">
          <w:t>fuscation when developing collection techniques for identity proofing.</w:t>
        </w:r>
      </w:ins>
    </w:p>
    <w:p w14:paraId="4E140876" w14:textId="45A33439" w:rsidR="00AE493D" w:rsidRPr="00367DAB" w:rsidDel="00367DAB" w:rsidRDefault="00C24309" w:rsidP="00AE493D">
      <w:pPr>
        <w:rPr>
          <w:del w:id="2624" w:author="Sahin, Burak" w:date="2017-03-30T12:17:00Z"/>
        </w:rPr>
      </w:pPr>
      <w:del w:id="2625" w:author="Sahin, Burak" w:date="2017-03-30T12:17:00Z">
        <w:r w:rsidDel="00367DAB">
          <w:delText xml:space="preserve">The following is a non-exhaustive list of </w:delText>
        </w:r>
        <w:r w:rsidR="00006AD6" w:rsidDel="00367DAB">
          <w:delText xml:space="preserve">criteria for a CSP to consider in developing collection techniques </w:delText>
        </w:r>
        <w:r w:rsidR="00006AD6" w:rsidRPr="00367DAB" w:rsidDel="00367DAB">
          <w:delText>for identity proofing.</w:delText>
        </w:r>
        <w:bookmarkStart w:id="2626" w:name="_Toc478657149"/>
        <w:bookmarkStart w:id="2627" w:name="_Toc478730158"/>
        <w:bookmarkStart w:id="2628" w:name="_Toc478730268"/>
        <w:bookmarkStart w:id="2629" w:name="_Toc478730378"/>
        <w:bookmarkStart w:id="2630" w:name="_Toc478730490"/>
        <w:bookmarkStart w:id="2631" w:name="_Toc478731087"/>
        <w:bookmarkStart w:id="2632" w:name="_Toc478731212"/>
        <w:bookmarkStart w:id="2633" w:name="_Toc478731572"/>
        <w:bookmarkStart w:id="2634" w:name="_Toc478731681"/>
        <w:bookmarkStart w:id="2635" w:name="_Toc478731790"/>
        <w:bookmarkStart w:id="2636" w:name="_Toc478731899"/>
        <w:bookmarkStart w:id="2637" w:name="_Toc478734570"/>
        <w:bookmarkStart w:id="2638" w:name="_Toc486347468"/>
        <w:bookmarkEnd w:id="2626"/>
        <w:bookmarkEnd w:id="2627"/>
        <w:bookmarkEnd w:id="2628"/>
        <w:bookmarkEnd w:id="2629"/>
        <w:bookmarkEnd w:id="2630"/>
        <w:bookmarkEnd w:id="2631"/>
        <w:bookmarkEnd w:id="2632"/>
        <w:bookmarkEnd w:id="2633"/>
        <w:bookmarkEnd w:id="2634"/>
        <w:bookmarkEnd w:id="2635"/>
        <w:bookmarkEnd w:id="2636"/>
        <w:bookmarkEnd w:id="2637"/>
        <w:bookmarkEnd w:id="2638"/>
      </w:del>
    </w:p>
    <w:tbl>
      <w:tblPr>
        <w:tblStyle w:val="ListTable3"/>
        <w:tblW w:w="0" w:type="auto"/>
        <w:jc w:val="center"/>
        <w:tblBorders>
          <w:right w:val="single" w:sz="4" w:space="0" w:color="auto"/>
          <w:insideH w:val="single" w:sz="4" w:space="0" w:color="000000" w:themeColor="text1"/>
          <w:insideV w:val="single" w:sz="4" w:space="0" w:color="000000" w:themeColor="text1"/>
        </w:tblBorders>
        <w:tblLook w:val="04A0" w:firstRow="1" w:lastRow="0" w:firstColumn="1" w:lastColumn="0" w:noHBand="0" w:noVBand="1"/>
      </w:tblPr>
      <w:tblGrid>
        <w:gridCol w:w="4859"/>
      </w:tblGrid>
      <w:tr w:rsidR="00006AD6" w:rsidRPr="00367DAB" w:rsidDel="00367DAB" w14:paraId="51B8D8F8" w14:textId="795BE939" w:rsidTr="005A0FE3">
        <w:trPr>
          <w:cnfStyle w:val="100000000000" w:firstRow="1" w:lastRow="0" w:firstColumn="0" w:lastColumn="0" w:oddVBand="0" w:evenVBand="0" w:oddHBand="0" w:evenHBand="0" w:firstRowFirstColumn="0" w:firstRowLastColumn="0" w:lastRowFirstColumn="0" w:lastRowLastColumn="0"/>
          <w:trHeight w:val="325"/>
          <w:jc w:val="center"/>
          <w:del w:id="2639" w:author="Sahin, Burak" w:date="2017-03-30T12:17:00Z"/>
        </w:trPr>
        <w:tc>
          <w:tcPr>
            <w:cnfStyle w:val="001000000100" w:firstRow="0" w:lastRow="0" w:firstColumn="1" w:lastColumn="0" w:oddVBand="0" w:evenVBand="0" w:oddHBand="0" w:evenHBand="0" w:firstRowFirstColumn="1" w:firstRowLastColumn="0" w:lastRowFirstColumn="0" w:lastRowLastColumn="0"/>
            <w:tcW w:w="4859" w:type="dxa"/>
            <w:tcBorders>
              <w:bottom w:val="none" w:sz="0" w:space="0" w:color="auto"/>
              <w:right w:val="none" w:sz="0" w:space="0" w:color="auto"/>
            </w:tcBorders>
          </w:tcPr>
          <w:p w14:paraId="4658A4D8" w14:textId="17497D62" w:rsidR="00006AD6" w:rsidRPr="00367DAB" w:rsidDel="00367DAB" w:rsidRDefault="00006AD6" w:rsidP="00006AD6">
            <w:pPr>
              <w:rPr>
                <w:del w:id="2640" w:author="Sahin, Burak" w:date="2017-03-30T12:17:00Z"/>
                <w:b w:val="0"/>
                <w:sz w:val="20"/>
                <w:highlight w:val="yellow"/>
                <w:rPrChange w:id="2641" w:author="Sahin, Burak" w:date="2017-03-30T12:17:00Z">
                  <w:rPr>
                    <w:del w:id="2642" w:author="Sahin, Burak" w:date="2017-03-30T12:17:00Z"/>
                    <w:sz w:val="20"/>
                    <w:highlight w:val="yellow"/>
                  </w:rPr>
                </w:rPrChange>
              </w:rPr>
            </w:pPr>
            <w:del w:id="2643" w:author="Sahin, Burak" w:date="2017-03-30T12:17:00Z">
              <w:r w:rsidRPr="00367DAB" w:rsidDel="00367DAB">
                <w:rPr>
                  <w:sz w:val="20"/>
                </w:rPr>
                <w:delText>Typical Criteria for Collection Techniques</w:delText>
              </w:r>
              <w:r w:rsidRPr="00367DAB" w:rsidDel="00367DAB">
                <w:rPr>
                  <w:sz w:val="20"/>
                  <w:highlight w:val="yellow"/>
                </w:rPr>
                <w:delText xml:space="preserve"> </w:delText>
              </w:r>
              <w:bookmarkStart w:id="2644" w:name="_Toc478657150"/>
              <w:bookmarkStart w:id="2645" w:name="_Toc478730159"/>
              <w:bookmarkStart w:id="2646" w:name="_Toc478730269"/>
              <w:bookmarkStart w:id="2647" w:name="_Toc478730379"/>
              <w:bookmarkStart w:id="2648" w:name="_Toc478730491"/>
              <w:bookmarkStart w:id="2649" w:name="_Toc478731088"/>
              <w:bookmarkStart w:id="2650" w:name="_Toc478731213"/>
              <w:bookmarkStart w:id="2651" w:name="_Toc478731573"/>
              <w:bookmarkStart w:id="2652" w:name="_Toc478731682"/>
              <w:bookmarkStart w:id="2653" w:name="_Toc478731791"/>
              <w:bookmarkStart w:id="2654" w:name="_Toc478731900"/>
              <w:bookmarkStart w:id="2655" w:name="_Toc478734571"/>
              <w:bookmarkStart w:id="2656" w:name="_Toc486347469"/>
              <w:bookmarkEnd w:id="2644"/>
              <w:bookmarkEnd w:id="2645"/>
              <w:bookmarkEnd w:id="2646"/>
              <w:bookmarkEnd w:id="2647"/>
              <w:bookmarkEnd w:id="2648"/>
              <w:bookmarkEnd w:id="2649"/>
              <w:bookmarkEnd w:id="2650"/>
              <w:bookmarkEnd w:id="2651"/>
              <w:bookmarkEnd w:id="2652"/>
              <w:bookmarkEnd w:id="2653"/>
              <w:bookmarkEnd w:id="2654"/>
              <w:bookmarkEnd w:id="2655"/>
              <w:bookmarkEnd w:id="2656"/>
            </w:del>
          </w:p>
        </w:tc>
        <w:bookmarkStart w:id="2657" w:name="_Toc478657151"/>
        <w:bookmarkStart w:id="2658" w:name="_Toc478730160"/>
        <w:bookmarkStart w:id="2659" w:name="_Toc478730270"/>
        <w:bookmarkStart w:id="2660" w:name="_Toc478730380"/>
        <w:bookmarkStart w:id="2661" w:name="_Toc478730492"/>
        <w:bookmarkStart w:id="2662" w:name="_Toc478731089"/>
        <w:bookmarkStart w:id="2663" w:name="_Toc478731214"/>
        <w:bookmarkStart w:id="2664" w:name="_Toc478731574"/>
        <w:bookmarkStart w:id="2665" w:name="_Toc478731683"/>
        <w:bookmarkStart w:id="2666" w:name="_Toc478731792"/>
        <w:bookmarkStart w:id="2667" w:name="_Toc478731901"/>
        <w:bookmarkStart w:id="2668" w:name="_Toc478734572"/>
        <w:bookmarkStart w:id="2669" w:name="_Toc486347470"/>
        <w:bookmarkEnd w:id="2657"/>
        <w:bookmarkEnd w:id="2658"/>
        <w:bookmarkEnd w:id="2659"/>
        <w:bookmarkEnd w:id="2660"/>
        <w:bookmarkEnd w:id="2661"/>
        <w:bookmarkEnd w:id="2662"/>
        <w:bookmarkEnd w:id="2663"/>
        <w:bookmarkEnd w:id="2664"/>
        <w:bookmarkEnd w:id="2665"/>
        <w:bookmarkEnd w:id="2666"/>
        <w:bookmarkEnd w:id="2667"/>
        <w:bookmarkEnd w:id="2668"/>
        <w:bookmarkEnd w:id="2669"/>
      </w:tr>
      <w:tr w:rsidR="00006AD6" w:rsidRPr="00367DAB" w:rsidDel="00367DAB" w14:paraId="269D0611" w14:textId="6F4CA630" w:rsidTr="005A0FE3">
        <w:trPr>
          <w:cnfStyle w:val="000000100000" w:firstRow="0" w:lastRow="0" w:firstColumn="0" w:lastColumn="0" w:oddVBand="0" w:evenVBand="0" w:oddHBand="1" w:evenHBand="0" w:firstRowFirstColumn="0" w:firstRowLastColumn="0" w:lastRowFirstColumn="0" w:lastRowLastColumn="0"/>
          <w:trHeight w:val="325"/>
          <w:jc w:val="center"/>
          <w:del w:id="2670" w:author="Sahin, Burak" w:date="2017-03-30T12:17:00Z"/>
        </w:trPr>
        <w:tc>
          <w:tcPr>
            <w:cnfStyle w:val="001000000000" w:firstRow="0" w:lastRow="0" w:firstColumn="1" w:lastColumn="0" w:oddVBand="0" w:evenVBand="0" w:oddHBand="0" w:evenHBand="0" w:firstRowFirstColumn="0" w:firstRowLastColumn="0" w:lastRowFirstColumn="0" w:lastRowLastColumn="0"/>
            <w:tcW w:w="4859" w:type="dxa"/>
            <w:tcBorders>
              <w:top w:val="none" w:sz="0" w:space="0" w:color="auto"/>
              <w:bottom w:val="none" w:sz="0" w:space="0" w:color="auto"/>
              <w:right w:val="none" w:sz="0" w:space="0" w:color="auto"/>
            </w:tcBorders>
          </w:tcPr>
          <w:p w14:paraId="3B688E84" w14:textId="1C7D741F" w:rsidR="00006AD6" w:rsidRPr="00367DAB" w:rsidDel="00367DAB" w:rsidRDefault="00006AD6" w:rsidP="005A0FE3">
            <w:pPr>
              <w:pStyle w:val="ListParagraph"/>
              <w:numPr>
                <w:ilvl w:val="0"/>
                <w:numId w:val="5"/>
              </w:numPr>
              <w:rPr>
                <w:del w:id="2671" w:author="Sahin, Burak" w:date="2017-03-30T12:17:00Z"/>
                <w:b w:val="0"/>
                <w:sz w:val="20"/>
              </w:rPr>
            </w:pPr>
            <w:del w:id="2672" w:author="Sahin, Burak" w:date="2017-03-30T11:45:00Z">
              <w:r w:rsidRPr="00367DAB" w:rsidDel="005D30AB">
                <w:rPr>
                  <w:sz w:val="20"/>
                </w:rPr>
                <w:delText xml:space="preserve"> </w:delText>
              </w:r>
            </w:del>
            <w:del w:id="2673" w:author="Sahin, Burak" w:date="2017-03-30T12:17:00Z">
              <w:r w:rsidRPr="00367DAB" w:rsidDel="00367DAB">
                <w:rPr>
                  <w:sz w:val="20"/>
                </w:rPr>
                <w:delText>Camera Resolution</w:delText>
              </w:r>
              <w:bookmarkStart w:id="2674" w:name="_Toc478657152"/>
              <w:bookmarkStart w:id="2675" w:name="_Toc478730161"/>
              <w:bookmarkStart w:id="2676" w:name="_Toc478730271"/>
              <w:bookmarkStart w:id="2677" w:name="_Toc478730381"/>
              <w:bookmarkStart w:id="2678" w:name="_Toc478730493"/>
              <w:bookmarkStart w:id="2679" w:name="_Toc478731090"/>
              <w:bookmarkStart w:id="2680" w:name="_Toc478731215"/>
              <w:bookmarkStart w:id="2681" w:name="_Toc478731575"/>
              <w:bookmarkStart w:id="2682" w:name="_Toc478731684"/>
              <w:bookmarkStart w:id="2683" w:name="_Toc478731793"/>
              <w:bookmarkStart w:id="2684" w:name="_Toc478731902"/>
              <w:bookmarkStart w:id="2685" w:name="_Toc478734573"/>
              <w:bookmarkStart w:id="2686" w:name="_Toc486347471"/>
              <w:bookmarkEnd w:id="2674"/>
              <w:bookmarkEnd w:id="2675"/>
              <w:bookmarkEnd w:id="2676"/>
              <w:bookmarkEnd w:id="2677"/>
              <w:bookmarkEnd w:id="2678"/>
              <w:bookmarkEnd w:id="2679"/>
              <w:bookmarkEnd w:id="2680"/>
              <w:bookmarkEnd w:id="2681"/>
              <w:bookmarkEnd w:id="2682"/>
              <w:bookmarkEnd w:id="2683"/>
              <w:bookmarkEnd w:id="2684"/>
              <w:bookmarkEnd w:id="2685"/>
              <w:bookmarkEnd w:id="2686"/>
            </w:del>
          </w:p>
          <w:p w14:paraId="3530316D" w14:textId="108FA376" w:rsidR="00006AD6" w:rsidRPr="00367DAB" w:rsidDel="00367DAB" w:rsidRDefault="00006AD6" w:rsidP="005A0FE3">
            <w:pPr>
              <w:pStyle w:val="ListParagraph"/>
              <w:numPr>
                <w:ilvl w:val="0"/>
                <w:numId w:val="5"/>
              </w:numPr>
              <w:rPr>
                <w:del w:id="2687" w:author="Sahin, Burak" w:date="2017-03-30T12:17:00Z"/>
                <w:b w:val="0"/>
                <w:sz w:val="20"/>
              </w:rPr>
            </w:pPr>
            <w:del w:id="2688" w:author="Sahin, Burak" w:date="2017-03-30T12:17:00Z">
              <w:r w:rsidRPr="00367DAB" w:rsidDel="00367DAB">
                <w:rPr>
                  <w:sz w:val="20"/>
                </w:rPr>
                <w:delText>Ambient Lighting Conditions</w:delText>
              </w:r>
              <w:bookmarkStart w:id="2689" w:name="_Toc478657153"/>
              <w:bookmarkStart w:id="2690" w:name="_Toc478730162"/>
              <w:bookmarkStart w:id="2691" w:name="_Toc478730272"/>
              <w:bookmarkStart w:id="2692" w:name="_Toc478730382"/>
              <w:bookmarkStart w:id="2693" w:name="_Toc478730494"/>
              <w:bookmarkStart w:id="2694" w:name="_Toc478731091"/>
              <w:bookmarkStart w:id="2695" w:name="_Toc478731216"/>
              <w:bookmarkStart w:id="2696" w:name="_Toc478731576"/>
              <w:bookmarkStart w:id="2697" w:name="_Toc478731685"/>
              <w:bookmarkStart w:id="2698" w:name="_Toc478731794"/>
              <w:bookmarkStart w:id="2699" w:name="_Toc478731903"/>
              <w:bookmarkStart w:id="2700" w:name="_Toc478734574"/>
              <w:bookmarkStart w:id="2701" w:name="_Toc486347472"/>
              <w:bookmarkEnd w:id="2689"/>
              <w:bookmarkEnd w:id="2690"/>
              <w:bookmarkEnd w:id="2691"/>
              <w:bookmarkEnd w:id="2692"/>
              <w:bookmarkEnd w:id="2693"/>
              <w:bookmarkEnd w:id="2694"/>
              <w:bookmarkEnd w:id="2695"/>
              <w:bookmarkEnd w:id="2696"/>
              <w:bookmarkEnd w:id="2697"/>
              <w:bookmarkEnd w:id="2698"/>
              <w:bookmarkEnd w:id="2699"/>
              <w:bookmarkEnd w:id="2700"/>
              <w:bookmarkEnd w:id="2701"/>
            </w:del>
          </w:p>
          <w:p w14:paraId="14E4E36A" w14:textId="717E8E53" w:rsidR="00006AD6" w:rsidRPr="00367DAB" w:rsidDel="00367DAB" w:rsidRDefault="00006AD6" w:rsidP="005A0FE3">
            <w:pPr>
              <w:pStyle w:val="ListParagraph"/>
              <w:numPr>
                <w:ilvl w:val="0"/>
                <w:numId w:val="5"/>
              </w:numPr>
              <w:rPr>
                <w:del w:id="2702" w:author="Sahin, Burak" w:date="2017-03-30T12:17:00Z"/>
                <w:b w:val="0"/>
                <w:sz w:val="20"/>
                <w:rPrChange w:id="2703" w:author="Sahin, Burak" w:date="2017-03-30T12:17:00Z">
                  <w:rPr>
                    <w:del w:id="2704" w:author="Sahin, Burak" w:date="2017-03-30T12:17:00Z"/>
                    <w:sz w:val="20"/>
                  </w:rPr>
                </w:rPrChange>
              </w:rPr>
            </w:pPr>
            <w:del w:id="2705" w:author="Sahin, Burak" w:date="2017-03-30T12:17:00Z">
              <w:r w:rsidRPr="00367DAB" w:rsidDel="00367DAB">
                <w:rPr>
                  <w:sz w:val="20"/>
                </w:rPr>
                <w:delText>Field of View</w:delText>
              </w:r>
              <w:bookmarkStart w:id="2706" w:name="_Toc478657154"/>
              <w:bookmarkStart w:id="2707" w:name="_Toc478730163"/>
              <w:bookmarkStart w:id="2708" w:name="_Toc478730273"/>
              <w:bookmarkStart w:id="2709" w:name="_Toc478730383"/>
              <w:bookmarkStart w:id="2710" w:name="_Toc478730495"/>
              <w:bookmarkStart w:id="2711" w:name="_Toc478731092"/>
              <w:bookmarkStart w:id="2712" w:name="_Toc478731217"/>
              <w:bookmarkStart w:id="2713" w:name="_Toc478731577"/>
              <w:bookmarkStart w:id="2714" w:name="_Toc478731686"/>
              <w:bookmarkStart w:id="2715" w:name="_Toc478731795"/>
              <w:bookmarkStart w:id="2716" w:name="_Toc478731904"/>
              <w:bookmarkStart w:id="2717" w:name="_Toc478734575"/>
              <w:bookmarkStart w:id="2718" w:name="_Toc486347473"/>
              <w:bookmarkEnd w:id="2706"/>
              <w:bookmarkEnd w:id="2707"/>
              <w:bookmarkEnd w:id="2708"/>
              <w:bookmarkEnd w:id="2709"/>
              <w:bookmarkEnd w:id="2710"/>
              <w:bookmarkEnd w:id="2711"/>
              <w:bookmarkEnd w:id="2712"/>
              <w:bookmarkEnd w:id="2713"/>
              <w:bookmarkEnd w:id="2714"/>
              <w:bookmarkEnd w:id="2715"/>
              <w:bookmarkEnd w:id="2716"/>
              <w:bookmarkEnd w:id="2717"/>
              <w:bookmarkEnd w:id="2718"/>
            </w:del>
          </w:p>
          <w:p w14:paraId="2BF5118E" w14:textId="1F2709A7" w:rsidR="00006AD6" w:rsidRPr="00367DAB" w:rsidDel="00367DAB" w:rsidRDefault="00006AD6" w:rsidP="005A0FE3">
            <w:pPr>
              <w:pStyle w:val="ListParagraph"/>
              <w:numPr>
                <w:ilvl w:val="0"/>
                <w:numId w:val="5"/>
              </w:numPr>
              <w:rPr>
                <w:del w:id="2719" w:author="Sahin, Burak" w:date="2017-03-30T12:17:00Z"/>
                <w:b w:val="0"/>
                <w:sz w:val="20"/>
                <w:rPrChange w:id="2720" w:author="Sahin, Burak" w:date="2017-03-30T12:17:00Z">
                  <w:rPr>
                    <w:del w:id="2721" w:author="Sahin, Burak" w:date="2017-03-30T12:17:00Z"/>
                    <w:sz w:val="20"/>
                  </w:rPr>
                </w:rPrChange>
              </w:rPr>
            </w:pPr>
            <w:del w:id="2722" w:author="Sahin, Burak" w:date="2017-03-30T12:17:00Z">
              <w:r w:rsidRPr="00367DAB" w:rsidDel="00367DAB">
                <w:rPr>
                  <w:sz w:val="20"/>
                </w:rPr>
                <w:delText>Image Obfuscation</w:delText>
              </w:r>
              <w:bookmarkStart w:id="2723" w:name="_Toc478657155"/>
              <w:bookmarkStart w:id="2724" w:name="_Toc478730164"/>
              <w:bookmarkStart w:id="2725" w:name="_Toc478730274"/>
              <w:bookmarkStart w:id="2726" w:name="_Toc478730384"/>
              <w:bookmarkStart w:id="2727" w:name="_Toc478730496"/>
              <w:bookmarkStart w:id="2728" w:name="_Toc478731093"/>
              <w:bookmarkStart w:id="2729" w:name="_Toc478731218"/>
              <w:bookmarkStart w:id="2730" w:name="_Toc478731578"/>
              <w:bookmarkStart w:id="2731" w:name="_Toc478731687"/>
              <w:bookmarkStart w:id="2732" w:name="_Toc478731796"/>
              <w:bookmarkStart w:id="2733" w:name="_Toc478731905"/>
              <w:bookmarkStart w:id="2734" w:name="_Toc478734576"/>
              <w:bookmarkStart w:id="2735" w:name="_Toc486347474"/>
              <w:bookmarkEnd w:id="2723"/>
              <w:bookmarkEnd w:id="2724"/>
              <w:bookmarkEnd w:id="2725"/>
              <w:bookmarkEnd w:id="2726"/>
              <w:bookmarkEnd w:id="2727"/>
              <w:bookmarkEnd w:id="2728"/>
              <w:bookmarkEnd w:id="2729"/>
              <w:bookmarkEnd w:id="2730"/>
              <w:bookmarkEnd w:id="2731"/>
              <w:bookmarkEnd w:id="2732"/>
              <w:bookmarkEnd w:id="2733"/>
              <w:bookmarkEnd w:id="2734"/>
              <w:bookmarkEnd w:id="2735"/>
            </w:del>
          </w:p>
          <w:p w14:paraId="73AF4954" w14:textId="142BCC63" w:rsidR="00006AD6" w:rsidRPr="00367DAB" w:rsidDel="00367DAB" w:rsidRDefault="00006AD6" w:rsidP="005A0FE3">
            <w:pPr>
              <w:pStyle w:val="ListParagraph"/>
              <w:keepNext/>
              <w:numPr>
                <w:ilvl w:val="0"/>
                <w:numId w:val="5"/>
              </w:numPr>
              <w:rPr>
                <w:del w:id="2736" w:author="Sahin, Burak" w:date="2017-03-30T12:17:00Z"/>
                <w:b w:val="0"/>
                <w:sz w:val="20"/>
                <w:rPrChange w:id="2737" w:author="Sahin, Burak" w:date="2017-03-30T12:17:00Z">
                  <w:rPr>
                    <w:del w:id="2738" w:author="Sahin, Burak" w:date="2017-03-30T12:17:00Z"/>
                    <w:sz w:val="20"/>
                  </w:rPr>
                </w:rPrChange>
              </w:rPr>
            </w:pPr>
            <w:del w:id="2739" w:author="Sahin, Burak" w:date="2017-03-30T12:17:00Z">
              <w:r w:rsidRPr="00367DAB" w:rsidDel="00367DAB">
                <w:rPr>
                  <w:sz w:val="20"/>
                </w:rPr>
                <w:delText>Secure Transmission</w:delText>
              </w:r>
              <w:bookmarkStart w:id="2740" w:name="_Toc478657156"/>
              <w:bookmarkStart w:id="2741" w:name="_Toc478730165"/>
              <w:bookmarkStart w:id="2742" w:name="_Toc478730275"/>
              <w:bookmarkStart w:id="2743" w:name="_Toc478730385"/>
              <w:bookmarkStart w:id="2744" w:name="_Toc478730497"/>
              <w:bookmarkStart w:id="2745" w:name="_Toc478731094"/>
              <w:bookmarkStart w:id="2746" w:name="_Toc478731219"/>
              <w:bookmarkStart w:id="2747" w:name="_Toc478731579"/>
              <w:bookmarkStart w:id="2748" w:name="_Toc478731688"/>
              <w:bookmarkStart w:id="2749" w:name="_Toc478731797"/>
              <w:bookmarkStart w:id="2750" w:name="_Toc478731906"/>
              <w:bookmarkStart w:id="2751" w:name="_Toc478734577"/>
              <w:bookmarkStart w:id="2752" w:name="_Toc486347475"/>
              <w:bookmarkEnd w:id="2740"/>
              <w:bookmarkEnd w:id="2741"/>
              <w:bookmarkEnd w:id="2742"/>
              <w:bookmarkEnd w:id="2743"/>
              <w:bookmarkEnd w:id="2744"/>
              <w:bookmarkEnd w:id="2745"/>
              <w:bookmarkEnd w:id="2746"/>
              <w:bookmarkEnd w:id="2747"/>
              <w:bookmarkEnd w:id="2748"/>
              <w:bookmarkEnd w:id="2749"/>
              <w:bookmarkEnd w:id="2750"/>
              <w:bookmarkEnd w:id="2751"/>
              <w:bookmarkEnd w:id="2752"/>
            </w:del>
          </w:p>
        </w:tc>
        <w:bookmarkStart w:id="2753" w:name="_Toc478657157"/>
        <w:bookmarkStart w:id="2754" w:name="_Toc478730166"/>
        <w:bookmarkStart w:id="2755" w:name="_Toc478730276"/>
        <w:bookmarkStart w:id="2756" w:name="_Toc478730386"/>
        <w:bookmarkStart w:id="2757" w:name="_Toc478730498"/>
        <w:bookmarkStart w:id="2758" w:name="_Toc478731095"/>
        <w:bookmarkStart w:id="2759" w:name="_Toc478731220"/>
        <w:bookmarkStart w:id="2760" w:name="_Toc478731580"/>
        <w:bookmarkStart w:id="2761" w:name="_Toc478731689"/>
        <w:bookmarkStart w:id="2762" w:name="_Toc478731798"/>
        <w:bookmarkStart w:id="2763" w:name="_Toc478731907"/>
        <w:bookmarkStart w:id="2764" w:name="_Toc478734578"/>
        <w:bookmarkStart w:id="2765" w:name="_Toc486347476"/>
        <w:bookmarkEnd w:id="2753"/>
        <w:bookmarkEnd w:id="2754"/>
        <w:bookmarkEnd w:id="2755"/>
        <w:bookmarkEnd w:id="2756"/>
        <w:bookmarkEnd w:id="2757"/>
        <w:bookmarkEnd w:id="2758"/>
        <w:bookmarkEnd w:id="2759"/>
        <w:bookmarkEnd w:id="2760"/>
        <w:bookmarkEnd w:id="2761"/>
        <w:bookmarkEnd w:id="2762"/>
        <w:bookmarkEnd w:id="2763"/>
        <w:bookmarkEnd w:id="2764"/>
        <w:bookmarkEnd w:id="2765"/>
      </w:tr>
    </w:tbl>
    <w:p w14:paraId="5E60E627" w14:textId="7514978D" w:rsidR="00D31AFC" w:rsidRPr="00367DAB" w:rsidDel="002B31C9" w:rsidRDefault="00D31AFC">
      <w:pPr>
        <w:pStyle w:val="Heading3"/>
        <w:numPr>
          <w:ilvl w:val="0"/>
          <w:numId w:val="0"/>
        </w:numPr>
        <w:rPr>
          <w:del w:id="2766" w:author="Sahin, Burak" w:date="2017-03-30T17:05:00Z"/>
          <w:b w:val="0"/>
          <w:rPrChange w:id="2767" w:author="Sahin, Burak" w:date="2017-03-30T12:17:00Z">
            <w:rPr>
              <w:del w:id="2768" w:author="Sahin, Burak" w:date="2017-03-30T17:05:00Z"/>
            </w:rPr>
          </w:rPrChange>
        </w:rPr>
      </w:pPr>
      <w:bookmarkStart w:id="2769" w:name="_Toc478657158"/>
      <w:bookmarkStart w:id="2770" w:name="_Toc478730167"/>
      <w:bookmarkStart w:id="2771" w:name="_Toc478730277"/>
      <w:bookmarkStart w:id="2772" w:name="_Toc478730387"/>
      <w:bookmarkStart w:id="2773" w:name="_Toc478730499"/>
      <w:bookmarkStart w:id="2774" w:name="_Toc478731096"/>
      <w:bookmarkStart w:id="2775" w:name="_Toc478731221"/>
      <w:bookmarkStart w:id="2776" w:name="_Toc478731581"/>
      <w:bookmarkStart w:id="2777" w:name="_Toc478731690"/>
      <w:bookmarkStart w:id="2778" w:name="_Toc478731799"/>
      <w:bookmarkStart w:id="2779" w:name="_Toc478731908"/>
      <w:bookmarkStart w:id="2780" w:name="_Toc478734579"/>
      <w:bookmarkStart w:id="2781" w:name="_Toc486347477"/>
      <w:bookmarkEnd w:id="2769"/>
      <w:bookmarkEnd w:id="2770"/>
      <w:bookmarkEnd w:id="2771"/>
      <w:bookmarkEnd w:id="2772"/>
      <w:bookmarkEnd w:id="2773"/>
      <w:bookmarkEnd w:id="2774"/>
      <w:bookmarkEnd w:id="2775"/>
      <w:bookmarkEnd w:id="2776"/>
      <w:bookmarkEnd w:id="2777"/>
      <w:bookmarkEnd w:id="2778"/>
      <w:bookmarkEnd w:id="2779"/>
      <w:bookmarkEnd w:id="2780"/>
      <w:bookmarkEnd w:id="2781"/>
    </w:p>
    <w:p w14:paraId="719568D6" w14:textId="77777777" w:rsidR="00AE493D" w:rsidRPr="004A1F29" w:rsidRDefault="00AE493D" w:rsidP="00AE493D">
      <w:pPr>
        <w:pStyle w:val="Heading3"/>
      </w:pPr>
      <w:bookmarkStart w:id="2782" w:name="_Toc486347478"/>
      <w:commentRangeStart w:id="2783"/>
      <w:r w:rsidRPr="004A1F29">
        <w:t>In-Person Collection</w:t>
      </w:r>
      <w:bookmarkEnd w:id="2782"/>
    </w:p>
    <w:p w14:paraId="0D031920" w14:textId="3113B9AB" w:rsidR="001C7573" w:rsidRDefault="00AE493D" w:rsidP="00AE493D">
      <w:r w:rsidRPr="004A1F29">
        <w:t>In-person collection of evidence provides the CSP the opportunity to physically inspect the evidence for authenticity. Evidence should be physically presente</w:t>
      </w:r>
      <w:r>
        <w:t>d to the CSP for examination during validation and digital image(s) of the evidence should be captured for use during the remainder of the proofing process.</w:t>
      </w:r>
    </w:p>
    <w:p w14:paraId="3D893D8B" w14:textId="77777777" w:rsidR="00AE493D" w:rsidRDefault="00AE493D">
      <w:pPr>
        <w:pStyle w:val="Heading3"/>
        <w:pPrChange w:id="2784" w:author="Sahin, Burak" w:date="2017-03-31T13:31:00Z">
          <w:pPr>
            <w:pStyle w:val="Heading4"/>
          </w:pPr>
        </w:pPrChange>
      </w:pPr>
      <w:bookmarkStart w:id="2785" w:name="_Toc486347479"/>
      <w:r>
        <w:t>Virtual In-Person</w:t>
      </w:r>
      <w:bookmarkEnd w:id="2785"/>
    </w:p>
    <w:commentRangeEnd w:id="2783"/>
    <w:p w14:paraId="550AD1B7" w14:textId="531CACAF" w:rsidR="00AE493D" w:rsidRDefault="002645FB" w:rsidP="0053684B">
      <w:pPr>
        <w:rPr>
          <w:ins w:id="2786" w:author="Sahin, Burak" w:date="2017-02-17T13:56:00Z"/>
        </w:rPr>
      </w:pPr>
      <w:r>
        <w:rPr>
          <w:rStyle w:val="CommentReference"/>
        </w:rPr>
        <w:commentReference w:id="2783"/>
      </w:r>
      <w:r w:rsidR="00AE493D">
        <w:t>Virtual in-person</w:t>
      </w:r>
      <w:r w:rsidR="00AE493D" w:rsidRPr="00525215">
        <w:t xml:space="preserve"> remote identity person proofing process that employs physical, technical and procedural measures that provide sufficient confidence that the remote session can be considered equivalent to a physical, in-person identity proofing encounter.</w:t>
      </w:r>
      <w:r w:rsidR="00AE493D">
        <w:t xml:space="preserve"> Requirements for virtual in-person proofing can be found in section 5.3.3.2 of SP 800-63A</w:t>
      </w:r>
      <w:del w:id="2787" w:author="Sahin, Burak" w:date="2017-03-30T17:06:00Z">
        <w:r w:rsidR="00AE493D" w:rsidDel="00396849">
          <w:delText xml:space="preserve"> &lt;</w:delText>
        </w:r>
        <w:r w:rsidR="007A291A" w:rsidDel="00396849">
          <w:fldChar w:fldCharType="begin"/>
        </w:r>
        <w:r w:rsidR="007A291A" w:rsidDel="00396849">
          <w:delInstrText xml:space="preserve"> HYPERLINK "https://pages.nist.gov/800-63-3/sp800-63a.html" \l "vip" </w:delInstrText>
        </w:r>
        <w:r w:rsidR="007A291A" w:rsidDel="00396849">
          <w:fldChar w:fldCharType="separate"/>
        </w:r>
        <w:r w:rsidR="00AE493D" w:rsidRPr="00282E8D" w:rsidDel="00396849">
          <w:rPr>
            <w:rStyle w:val="Hyperlink"/>
          </w:rPr>
          <w:delText>https://pages.nist.gov/800-63-3/sp800-63a.html#vip</w:delText>
        </w:r>
        <w:r w:rsidR="007A291A" w:rsidDel="00396849">
          <w:rPr>
            <w:rStyle w:val="Hyperlink"/>
          </w:rPr>
          <w:fldChar w:fldCharType="end"/>
        </w:r>
        <w:r w:rsidR="00AE493D" w:rsidDel="00396849">
          <w:delText>&gt;</w:delText>
        </w:r>
      </w:del>
      <w:r w:rsidR="00AE493D">
        <w:t xml:space="preserve">. </w:t>
      </w:r>
    </w:p>
    <w:p w14:paraId="6E2F87E1" w14:textId="77777777" w:rsidR="003145DB" w:rsidRPr="00525215" w:rsidRDefault="003145DB" w:rsidP="003145DB">
      <w:pPr>
        <w:rPr>
          <w:ins w:id="2788" w:author="Sahin, Burak" w:date="2017-02-21T16:51:00Z"/>
        </w:rPr>
      </w:pPr>
      <w:ins w:id="2789" w:author="Sahin, Burak" w:date="2017-02-21T16:51:00Z">
        <w:r w:rsidRPr="003145DB">
          <w:t xml:space="preserve">An example is the use of video communications over the internet to proof an individual’s identity. This can be used by a CSP to ensure that the applicant presents the evidence in real-time to the collector and </w:t>
        </w:r>
        <w:proofErr w:type="spellStart"/>
        <w:r w:rsidRPr="003145DB">
          <w:t>and</w:t>
        </w:r>
        <w:proofErr w:type="spellEnd"/>
        <w:r w:rsidRPr="003145DB">
          <w:t xml:space="preserve"> to capture the evidence (e.g. still picture/snapshot containing an image of the document) for proofing.</w:t>
        </w:r>
      </w:ins>
    </w:p>
    <w:p w14:paraId="1B1C399E" w14:textId="77777777" w:rsidR="00AE493D" w:rsidRDefault="00AE493D" w:rsidP="00AE493D">
      <w:pPr>
        <w:pStyle w:val="Heading3"/>
      </w:pPr>
      <w:bookmarkStart w:id="2790" w:name="_Toc486347480"/>
      <w:r>
        <w:t>Remote Collection</w:t>
      </w:r>
      <w:bookmarkEnd w:id="2790"/>
    </w:p>
    <w:p w14:paraId="24DB1799" w14:textId="6B8157F2" w:rsidR="00AE493D" w:rsidRDefault="00AE493D" w:rsidP="0053684B">
      <w:r>
        <w:t>If evidence is presented digitally, the imaging quality should be high enough to allow for the visual validation of the information presented on the evidence. The imaging should also be clear and unobstructed to allow the CSP to use validation techniques similar to those used in-person</w:t>
      </w:r>
      <w:ins w:id="2791" w:author="Sahin, Burak" w:date="2017-02-17T15:44:00Z">
        <w:r w:rsidR="002627D8">
          <w:t>.</w:t>
        </w:r>
      </w:ins>
    </w:p>
    <w:p w14:paraId="04252114" w14:textId="77777777" w:rsidR="00AE493D" w:rsidRDefault="00AE493D" w:rsidP="00AE493D">
      <w:pPr>
        <w:pStyle w:val="Heading2"/>
      </w:pPr>
      <w:bookmarkStart w:id="2792" w:name="_Toc486347481"/>
      <w:commentRangeStart w:id="2793"/>
      <w:r>
        <w:t>Validation Techniques</w:t>
      </w:r>
      <w:commentRangeEnd w:id="2793"/>
      <w:r w:rsidR="00B07B62">
        <w:rPr>
          <w:rStyle w:val="CommentReference"/>
          <w:rFonts w:asciiTheme="minorHAnsi" w:eastAsiaTheme="minorEastAsia" w:hAnsiTheme="minorHAnsi" w:cstheme="minorBidi"/>
          <w:b w:val="0"/>
          <w:bCs w:val="0"/>
          <w:smallCaps w:val="0"/>
          <w:color w:val="auto"/>
        </w:rPr>
        <w:commentReference w:id="2793"/>
      </w:r>
      <w:bookmarkEnd w:id="2792"/>
    </w:p>
    <w:p w14:paraId="51698948" w14:textId="1BB263C2" w:rsidR="000E14E5" w:rsidRDefault="00AE493D" w:rsidP="00AE493D">
      <w:r w:rsidRPr="0053684B">
        <w:t xml:space="preserve">At IAL 2, </w:t>
      </w:r>
      <w:ins w:id="2794" w:author="Sahin, Burak" w:date="2017-05-04T14:17:00Z">
        <w:r w:rsidR="004B7537">
          <w:t xml:space="preserve">CSP’s </w:t>
        </w:r>
      </w:ins>
      <w:ins w:id="2795" w:author="Sahin, Burak" w:date="2017-05-04T14:16:00Z">
        <w:r w:rsidR="004B7537">
          <w:t xml:space="preserve">may </w:t>
        </w:r>
      </w:ins>
      <w:ins w:id="2796" w:author="Sahin, Burak" w:date="2017-05-04T14:17:00Z">
        <w:r w:rsidR="004B7537">
          <w:t xml:space="preserve">allow applicants to </w:t>
        </w:r>
      </w:ins>
      <w:ins w:id="2797" w:author="Sahin, Burak" w:date="2017-05-04T14:16:00Z">
        <w:r w:rsidR="004B7537">
          <w:t xml:space="preserve">present </w:t>
        </w:r>
      </w:ins>
      <w:r w:rsidRPr="0053684B">
        <w:t xml:space="preserve">evidence </w:t>
      </w:r>
      <w:del w:id="2798" w:author="Sahin, Burak" w:date="2017-05-04T14:17:00Z">
        <w:r w:rsidRPr="0053684B" w:rsidDel="004B7537">
          <w:delText xml:space="preserve">may be presented </w:delText>
        </w:r>
      </w:del>
      <w:r w:rsidRPr="0053684B">
        <w:t xml:space="preserve">digitally to facilitate remote proofing. Evidence presented in this manner will often be examined visually to determine if </w:t>
      </w:r>
      <w:del w:id="2799" w:author="Sahin, Burak" w:date="2017-05-04T14:17:00Z">
        <w:r w:rsidRPr="0053684B" w:rsidDel="004B7537">
          <w:delText xml:space="preserve">the </w:delText>
        </w:r>
      </w:del>
      <w:ins w:id="2800" w:author="Sahin, Burak" w:date="2017-05-04T14:17:00Z">
        <w:r w:rsidR="004B7537">
          <w:t>it</w:t>
        </w:r>
        <w:r w:rsidR="004B7537" w:rsidRPr="0053684B">
          <w:t xml:space="preserve"> </w:t>
        </w:r>
      </w:ins>
      <w:del w:id="2801" w:author="Sahin, Burak" w:date="2017-05-04T14:17:00Z">
        <w:r w:rsidRPr="0053684B" w:rsidDel="004B7537">
          <w:delText xml:space="preserve">evidence </w:delText>
        </w:r>
      </w:del>
      <w:r w:rsidRPr="0053684B">
        <w:t>appears fraudulent, counterfeit, or otherwise modified. The collection of evidence and validation of their authenticity may occur at the same time.</w:t>
      </w:r>
    </w:p>
    <w:tbl>
      <w:tblPr>
        <w:tblStyle w:val="TableGrid"/>
        <w:tblW w:w="0" w:type="auto"/>
        <w:tblBorders>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0E14E5" w14:paraId="0842550F" w14:textId="77777777" w:rsidTr="00E31C06">
        <w:tc>
          <w:tcPr>
            <w:tcW w:w="9350" w:type="dxa"/>
            <w:shd w:val="clear" w:color="auto" w:fill="F2F2F2" w:themeFill="background1" w:themeFillShade="F2"/>
          </w:tcPr>
          <w:p w14:paraId="01111AEB" w14:textId="2342714A" w:rsidR="000E14E5" w:rsidRPr="00237094" w:rsidRDefault="000E14E5" w:rsidP="00E31C06">
            <w:pPr>
              <w:rPr>
                <w:b/>
                <w:i/>
              </w:rPr>
            </w:pPr>
            <w:del w:id="2802" w:author="Sahin, Burak" w:date="2017-06-27T18:40:00Z">
              <w:r w:rsidDel="006D2FA2">
                <w:rPr>
                  <w:b/>
                  <w:i/>
                </w:rPr>
                <w:delText xml:space="preserve">Case </w:delText>
              </w:r>
            </w:del>
            <w:r>
              <w:rPr>
                <w:b/>
                <w:i/>
              </w:rPr>
              <w:t>Example</w:t>
            </w:r>
          </w:p>
        </w:tc>
      </w:tr>
      <w:tr w:rsidR="000E14E5" w14:paraId="06C7AF21" w14:textId="77777777" w:rsidTr="00E31C06">
        <w:tc>
          <w:tcPr>
            <w:tcW w:w="9350" w:type="dxa"/>
            <w:shd w:val="clear" w:color="auto" w:fill="F2F2F2" w:themeFill="background1" w:themeFillShade="F2"/>
          </w:tcPr>
          <w:p w14:paraId="73C5CFF4" w14:textId="7C41D544" w:rsidR="000E14E5" w:rsidRDefault="000E14E5" w:rsidP="0053684B">
            <w:proofErr w:type="gramStart"/>
            <w:r>
              <w:t>If  an</w:t>
            </w:r>
            <w:proofErr w:type="gramEnd"/>
            <w:r>
              <w:t xml:space="preserve"> applicant provides a digital image of their driver’s license, the system accepting that image may be able to automatically read the ID number or barcode and perform a lookup in the issuing state’s motor vehicles department to confirm its authenticity.</w:t>
            </w:r>
          </w:p>
        </w:tc>
      </w:tr>
    </w:tbl>
    <w:p w14:paraId="35963B03" w14:textId="69358517" w:rsidR="000E14E5" w:rsidRDefault="000E14E5" w:rsidP="00AE493D"/>
    <w:p w14:paraId="71F0B47E" w14:textId="0BB5D4FF" w:rsidR="000E14E5" w:rsidRDefault="004B7537" w:rsidP="00AE493D">
      <w:pPr>
        <w:rPr>
          <w:ins w:id="2803" w:author="Sahin, Burak" w:date="2017-02-21T17:05:00Z"/>
        </w:rPr>
      </w:pPr>
      <w:ins w:id="2804" w:author="Sahin, Burak" w:date="2017-05-04T14:17:00Z">
        <w:r>
          <w:lastRenderedPageBreak/>
          <w:t xml:space="preserve">CSP’s should also examine </w:t>
        </w:r>
      </w:ins>
      <w:del w:id="2805" w:author="Sahin, Burak" w:date="2017-05-04T14:17:00Z">
        <w:r w:rsidR="00AE493D" w:rsidDel="004B7537">
          <w:delText xml:space="preserve">The </w:delText>
        </w:r>
      </w:del>
      <w:ins w:id="2806" w:author="Sahin, Burak" w:date="2017-05-04T14:17:00Z">
        <w:r>
          <w:t xml:space="preserve">the </w:t>
        </w:r>
      </w:ins>
      <w:r w:rsidR="00AE493D">
        <w:t>evidence</w:t>
      </w:r>
      <w:del w:id="2807" w:author="Sahin, Burak" w:date="2017-05-04T14:18:00Z">
        <w:r w:rsidR="00AE493D" w:rsidDel="004B7537">
          <w:delText xml:space="preserve"> should also be</w:delText>
        </w:r>
      </w:del>
      <w:r w:rsidR="00AE493D">
        <w:t xml:space="preserve"> visually</w:t>
      </w:r>
      <w:del w:id="2808" w:author="Sahin, Burak" w:date="2017-05-04T14:18:00Z">
        <w:r w:rsidR="00AE493D" w:rsidDel="004B7537">
          <w:delText xml:space="preserve"> examined by the CSP</w:delText>
        </w:r>
      </w:del>
      <w:r w:rsidR="00AE493D">
        <w:t>. Techniques for remote validation should be comparable to in-person validation. Table 5-2 in SP800-63A describe methods for validating identity evidence at each strength</w:t>
      </w:r>
      <w:del w:id="2809" w:author="Sahin, Burak" w:date="2017-03-30T17:06:00Z">
        <w:r w:rsidR="00AE493D" w:rsidDel="00396849">
          <w:delText xml:space="preserve"> &lt;</w:delText>
        </w:r>
        <w:r w:rsidR="007A291A" w:rsidDel="00396849">
          <w:fldChar w:fldCharType="begin"/>
        </w:r>
        <w:r w:rsidR="007A291A" w:rsidDel="00396849">
          <w:delInstrText xml:space="preserve"> HYPERLINK "https://pages.nist.gov/800-63-3/sp800-63a.html" \l "63aSec5-Table2" </w:delInstrText>
        </w:r>
        <w:r w:rsidR="007A291A" w:rsidDel="00396849">
          <w:fldChar w:fldCharType="separate"/>
        </w:r>
        <w:r w:rsidR="00AE493D" w:rsidRPr="00282E8D" w:rsidDel="00396849">
          <w:rPr>
            <w:rStyle w:val="Hyperlink"/>
          </w:rPr>
          <w:delText>https://pages.nist.gov/800-63-3/sp800-63a.html#63aSec5-Table2</w:delText>
        </w:r>
        <w:r w:rsidR="007A291A" w:rsidDel="00396849">
          <w:rPr>
            <w:rStyle w:val="Hyperlink"/>
          </w:rPr>
          <w:fldChar w:fldCharType="end"/>
        </w:r>
        <w:r w:rsidR="00AE493D" w:rsidDel="00396849">
          <w:delText>&gt;</w:delText>
        </w:r>
      </w:del>
      <w:r w:rsidR="00AE493D">
        <w:t xml:space="preserve">.  </w:t>
      </w:r>
    </w:p>
    <w:p w14:paraId="59BEC563" w14:textId="72A382D6" w:rsidR="003145DB" w:rsidRPr="00CE36E9" w:rsidRDefault="009F431F" w:rsidP="00AE493D">
      <w:pPr>
        <w:rPr>
          <w:ins w:id="2810" w:author="Sahin, Burak" w:date="2017-02-21T17:10:00Z"/>
        </w:rPr>
      </w:pPr>
      <w:ins w:id="2811" w:author="Sahin, Burak" w:date="2017-03-30T15:02:00Z">
        <w:r>
          <w:t>T</w:t>
        </w:r>
      </w:ins>
      <w:ins w:id="2812" w:author="Sahin, Burak" w:date="2017-02-21T17:07:00Z">
        <w:r w:rsidR="003145DB" w:rsidRPr="00CE36E9">
          <w:t xml:space="preserve">he validation process </w:t>
        </w:r>
      </w:ins>
      <w:ins w:id="2813" w:author="Sahin, Burak" w:date="2017-05-04T14:18:00Z">
        <w:r w:rsidR="004B7537">
          <w:t>consists o</w:t>
        </w:r>
      </w:ins>
      <w:ins w:id="2814" w:author="Sahin, Burak" w:date="2017-02-21T17:07:00Z">
        <w:r>
          <w:t xml:space="preserve">f two steps as we mentioned earlier: </w:t>
        </w:r>
      </w:ins>
      <w:ins w:id="2815" w:author="Sahin, Burak" w:date="2017-03-30T15:04:00Z">
        <w:r>
          <w:t>determining</w:t>
        </w:r>
      </w:ins>
      <w:ins w:id="2816" w:author="Sahin, Burak" w:date="2017-02-21T17:07:00Z">
        <w:r>
          <w:t xml:space="preserve"> </w:t>
        </w:r>
      </w:ins>
      <w:ins w:id="2817" w:author="Sahin, Burak" w:date="2017-03-30T15:04:00Z">
        <w:r>
          <w:t xml:space="preserve">whether the evidence is genuine and checking if it is valid. Accordingly, </w:t>
        </w:r>
      </w:ins>
      <w:ins w:id="2818" w:author="Sahin, Burak" w:date="2017-05-04T14:19:00Z">
        <w:r w:rsidR="004B7537">
          <w:t xml:space="preserve">CSP’s may use </w:t>
        </w:r>
      </w:ins>
      <w:ins w:id="2819" w:author="Sahin, Burak" w:date="2017-03-30T15:04:00Z">
        <w:r>
          <w:t>the following techniques to validate evidence in identity proofing:</w:t>
        </w:r>
      </w:ins>
    </w:p>
    <w:p w14:paraId="01CD2E9C" w14:textId="6706E765" w:rsidR="00A83FD8" w:rsidRPr="00CE36E9" w:rsidRDefault="00A83FD8" w:rsidP="00A83FD8">
      <w:pPr>
        <w:pStyle w:val="ListParagraph"/>
        <w:numPr>
          <w:ilvl w:val="0"/>
          <w:numId w:val="14"/>
        </w:numPr>
        <w:rPr>
          <w:ins w:id="2820" w:author="Sahin, Burak" w:date="2017-02-21T17:10:00Z"/>
        </w:rPr>
      </w:pPr>
      <w:ins w:id="2821" w:author="Sahin, Burak" w:date="2017-02-21T17:10:00Z">
        <w:r w:rsidRPr="00CE36E9">
          <w:t>Determining whether the evidence is genuine</w:t>
        </w:r>
      </w:ins>
    </w:p>
    <w:p w14:paraId="089F6C35" w14:textId="4BEB9D68" w:rsidR="00A83FD8" w:rsidRPr="00CE36E9" w:rsidRDefault="00A83FD8" w:rsidP="00A83FD8">
      <w:pPr>
        <w:pStyle w:val="ListParagraph"/>
        <w:numPr>
          <w:ilvl w:val="1"/>
          <w:numId w:val="14"/>
        </w:numPr>
        <w:rPr>
          <w:ins w:id="2822" w:author="Sahin, Burak" w:date="2017-02-21T17:11:00Z"/>
        </w:rPr>
      </w:pPr>
      <w:ins w:id="2823" w:author="Sahin, Burak" w:date="2017-02-21T17:11:00Z">
        <w:r w:rsidRPr="00CE36E9">
          <w:t>Examination of the security features of a physical document</w:t>
        </w:r>
      </w:ins>
    </w:p>
    <w:p w14:paraId="5C8A994C" w14:textId="5038B18A" w:rsidR="00A83FD8" w:rsidRPr="00CE36E9" w:rsidRDefault="00A83FD8" w:rsidP="00A83FD8">
      <w:pPr>
        <w:pStyle w:val="ListParagraph"/>
        <w:numPr>
          <w:ilvl w:val="2"/>
          <w:numId w:val="14"/>
        </w:numPr>
        <w:rPr>
          <w:ins w:id="2824" w:author="Sahin, Burak" w:date="2017-02-21T17:11:00Z"/>
        </w:rPr>
      </w:pPr>
      <w:ins w:id="2825" w:author="Sahin, Burak" w:date="2017-02-21T17:11:00Z">
        <w:r w:rsidRPr="00CE36E9">
          <w:t>Ultraviolet desktop light and magnifier</w:t>
        </w:r>
      </w:ins>
    </w:p>
    <w:p w14:paraId="5DBDAA3C" w14:textId="6A54627E" w:rsidR="00A83FD8" w:rsidRPr="00CE36E9" w:rsidRDefault="00A83FD8" w:rsidP="00A83FD8">
      <w:pPr>
        <w:pStyle w:val="ListParagraph"/>
        <w:numPr>
          <w:ilvl w:val="2"/>
          <w:numId w:val="14"/>
        </w:numPr>
        <w:rPr>
          <w:ins w:id="2826" w:author="Sahin, Burak" w:date="2017-02-21T17:13:00Z"/>
        </w:rPr>
      </w:pPr>
      <w:ins w:id="2827" w:author="Sahin, Burak" w:date="2017-02-21T17:12:00Z">
        <w:r w:rsidRPr="00CE36E9">
          <w:t>Inspection equipment</w:t>
        </w:r>
      </w:ins>
      <w:ins w:id="2828" w:author="Sahin, Burak" w:date="2017-02-21T17:13:00Z">
        <w:r w:rsidRPr="00CE36E9">
          <w:t xml:space="preserve"> that can assist in identifying forgeries or counterfeit documents</w:t>
        </w:r>
      </w:ins>
    </w:p>
    <w:p w14:paraId="39CD4410" w14:textId="17D656D9" w:rsidR="00A83FD8" w:rsidRPr="00CE36E9" w:rsidRDefault="00A83FD8" w:rsidP="00A83FD8">
      <w:pPr>
        <w:pStyle w:val="ListParagraph"/>
        <w:numPr>
          <w:ilvl w:val="1"/>
          <w:numId w:val="14"/>
        </w:numPr>
        <w:rPr>
          <w:ins w:id="2829" w:author="Sahin, Burak" w:date="2017-02-21T17:14:00Z"/>
        </w:rPr>
      </w:pPr>
      <w:ins w:id="2830" w:author="Sahin, Burak" w:date="2017-02-21T17:14:00Z">
        <w:r w:rsidRPr="00CE36E9">
          <w:t>Physical document containing cryptographically protected information</w:t>
        </w:r>
      </w:ins>
    </w:p>
    <w:p w14:paraId="14CE879F" w14:textId="02FF0470" w:rsidR="00A83FD8" w:rsidRPr="00CE36E9" w:rsidRDefault="00A83FD8" w:rsidP="00A83FD8">
      <w:pPr>
        <w:pStyle w:val="ListParagraph"/>
        <w:numPr>
          <w:ilvl w:val="2"/>
          <w:numId w:val="14"/>
        </w:numPr>
        <w:rPr>
          <w:ins w:id="2831" w:author="Sahin, Burak" w:date="2017-02-21T17:15:00Z"/>
        </w:rPr>
      </w:pPr>
      <w:ins w:id="2832" w:author="Sahin, Burak" w:date="2017-02-21T17:14:00Z">
        <w:r w:rsidRPr="00CE36E9">
          <w:t xml:space="preserve">Reading the </w:t>
        </w:r>
      </w:ins>
      <w:ins w:id="2833" w:author="Sahin, Burak" w:date="2017-02-21T17:15:00Z">
        <w:r w:rsidRPr="00CE36E9">
          <w:t>embedded chip with a compatible reader</w:t>
        </w:r>
      </w:ins>
    </w:p>
    <w:p w14:paraId="3B9CA1FC" w14:textId="2B3CEAE9" w:rsidR="00A83FD8" w:rsidRPr="00CE36E9" w:rsidRDefault="00A83FD8" w:rsidP="00A83FD8">
      <w:pPr>
        <w:pStyle w:val="ListParagraph"/>
        <w:numPr>
          <w:ilvl w:val="2"/>
          <w:numId w:val="14"/>
        </w:numPr>
        <w:rPr>
          <w:ins w:id="2834" w:author="Sahin, Burak" w:date="2017-02-21T17:16:00Z"/>
        </w:rPr>
      </w:pPr>
      <w:ins w:id="2835" w:author="Sahin, Burak" w:date="2017-02-21T17:15:00Z">
        <w:r w:rsidRPr="00CE36E9">
          <w:t xml:space="preserve">Comparing the retrieved information with personal and </w:t>
        </w:r>
      </w:ins>
      <w:ins w:id="2836" w:author="Sahin, Burak" w:date="2017-02-21T17:16:00Z">
        <w:r w:rsidRPr="00CE36E9">
          <w:t>evidence details on the document</w:t>
        </w:r>
      </w:ins>
    </w:p>
    <w:p w14:paraId="61C059AB" w14:textId="1180F33E" w:rsidR="00A83FD8" w:rsidRPr="00CE36E9" w:rsidRDefault="00A83FD8" w:rsidP="00A83FD8">
      <w:pPr>
        <w:pStyle w:val="ListParagraph"/>
        <w:numPr>
          <w:ilvl w:val="2"/>
          <w:numId w:val="14"/>
        </w:numPr>
        <w:rPr>
          <w:ins w:id="2837" w:author="Sahin, Burak" w:date="2017-02-21T17:16:00Z"/>
        </w:rPr>
      </w:pPr>
      <w:ins w:id="2838" w:author="Sahin, Burak" w:date="2017-02-21T17:16:00Z">
        <w:r w:rsidRPr="00CE36E9">
          <w:t>Confirming the digital signature</w:t>
        </w:r>
      </w:ins>
    </w:p>
    <w:p w14:paraId="5B0CB4CD" w14:textId="43BB0B89" w:rsidR="00A83FD8" w:rsidRPr="00CE36E9" w:rsidRDefault="00A83FD8" w:rsidP="00A83FD8">
      <w:pPr>
        <w:pStyle w:val="ListParagraph"/>
        <w:numPr>
          <w:ilvl w:val="2"/>
          <w:numId w:val="14"/>
        </w:numPr>
        <w:rPr>
          <w:ins w:id="2839" w:author="Sahin, Burak" w:date="2017-02-21T17:19:00Z"/>
        </w:rPr>
      </w:pPr>
      <w:ins w:id="2840" w:author="Sahin, Burak" w:date="2017-02-21T17:19:00Z">
        <w:r w:rsidRPr="00CE36E9">
          <w:t>Validating</w:t>
        </w:r>
      </w:ins>
      <w:ins w:id="2841" w:author="Sahin, Burak" w:date="2017-02-21T17:16:00Z">
        <w:r w:rsidRPr="00CE36E9">
          <w:t xml:space="preserve"> th</w:t>
        </w:r>
      </w:ins>
      <w:ins w:id="2842" w:author="Sahin, Burak" w:date="2017-02-21T17:17:00Z">
        <w:r w:rsidRPr="00CE36E9">
          <w:t>e signing key</w:t>
        </w:r>
      </w:ins>
    </w:p>
    <w:p w14:paraId="79B65AD6" w14:textId="507D9489" w:rsidR="00A83FD8" w:rsidRPr="00CE36E9" w:rsidRDefault="00A83FD8" w:rsidP="00A83FD8">
      <w:pPr>
        <w:pStyle w:val="ListParagraph"/>
        <w:numPr>
          <w:ilvl w:val="2"/>
          <w:numId w:val="14"/>
        </w:numPr>
        <w:rPr>
          <w:ins w:id="2843" w:author="Sahin, Burak" w:date="2017-02-21T17:19:00Z"/>
        </w:rPr>
      </w:pPr>
      <w:ins w:id="2844" w:author="Sahin, Burak" w:date="2017-02-21T17:19:00Z">
        <w:r w:rsidRPr="00CE36E9">
          <w:t>Confirming the correctness of the signing key with respect to evidence type and source</w:t>
        </w:r>
      </w:ins>
    </w:p>
    <w:p w14:paraId="24D9BEE8" w14:textId="7FBFAA6E" w:rsidR="00A83FD8" w:rsidRPr="00CE36E9" w:rsidRDefault="00A83FD8" w:rsidP="00A83FD8">
      <w:pPr>
        <w:pStyle w:val="ListParagraph"/>
        <w:numPr>
          <w:ilvl w:val="1"/>
          <w:numId w:val="14"/>
        </w:numPr>
        <w:rPr>
          <w:ins w:id="2845" w:author="Sahin, Burak" w:date="2017-02-21T17:20:00Z"/>
        </w:rPr>
      </w:pPr>
      <w:ins w:id="2846" w:author="Sahin, Burak" w:date="2017-02-21T17:19:00Z">
        <w:r w:rsidRPr="00CE36E9">
          <w:t xml:space="preserve">Electronic evidence containing cryptographically </w:t>
        </w:r>
      </w:ins>
      <w:ins w:id="2847" w:author="Sahin, Burak" w:date="2017-02-21T17:20:00Z">
        <w:r w:rsidRPr="00CE36E9">
          <w:t>protected information</w:t>
        </w:r>
      </w:ins>
    </w:p>
    <w:p w14:paraId="3B9C8C50" w14:textId="6C68AB24" w:rsidR="00A83FD8" w:rsidRPr="00CE36E9" w:rsidRDefault="00A83FD8" w:rsidP="00A83FD8">
      <w:pPr>
        <w:pStyle w:val="ListParagraph"/>
        <w:numPr>
          <w:ilvl w:val="2"/>
          <w:numId w:val="14"/>
        </w:numPr>
        <w:rPr>
          <w:ins w:id="2848" w:author="Sahin, Burak" w:date="2017-02-21T17:20:00Z"/>
        </w:rPr>
      </w:pPr>
      <w:ins w:id="2849" w:author="Sahin, Burak" w:date="2017-02-21T17:20:00Z">
        <w:r w:rsidRPr="00CE36E9">
          <w:t>Confirming the electronic signature is correct</w:t>
        </w:r>
      </w:ins>
    </w:p>
    <w:p w14:paraId="3C42EB2E" w14:textId="77777777" w:rsidR="00A83FD8" w:rsidRDefault="00A83FD8" w:rsidP="00A83FD8">
      <w:pPr>
        <w:pStyle w:val="ListParagraph"/>
        <w:numPr>
          <w:ilvl w:val="2"/>
          <w:numId w:val="14"/>
        </w:numPr>
        <w:rPr>
          <w:ins w:id="2850" w:author="Sahin, Burak" w:date="2017-03-31T14:38:00Z"/>
        </w:rPr>
      </w:pPr>
      <w:ins w:id="2851" w:author="Sahin, Burak" w:date="2017-02-21T17:20:00Z">
        <w:r w:rsidRPr="00CE36E9">
          <w:t>Validating the signing key</w:t>
        </w:r>
      </w:ins>
    </w:p>
    <w:p w14:paraId="125C4644" w14:textId="3C5A1314" w:rsidR="008515B5" w:rsidRPr="00CE36E9" w:rsidRDefault="008515B5" w:rsidP="00A83FD8">
      <w:pPr>
        <w:pStyle w:val="ListParagraph"/>
        <w:numPr>
          <w:ilvl w:val="2"/>
          <w:numId w:val="14"/>
        </w:numPr>
        <w:rPr>
          <w:ins w:id="2852" w:author="Sahin, Burak" w:date="2017-02-21T17:20:00Z"/>
        </w:rPr>
      </w:pPr>
      <w:ins w:id="2853" w:author="Sahin, Burak" w:date="2017-03-31T14:38:00Z">
        <w:r>
          <w:t>Validating the checksum</w:t>
        </w:r>
      </w:ins>
    </w:p>
    <w:p w14:paraId="6E451D19" w14:textId="77777777" w:rsidR="00A83FD8" w:rsidRPr="00CE36E9" w:rsidRDefault="00A83FD8" w:rsidP="00A83FD8">
      <w:pPr>
        <w:pStyle w:val="ListParagraph"/>
        <w:numPr>
          <w:ilvl w:val="2"/>
          <w:numId w:val="14"/>
        </w:numPr>
        <w:rPr>
          <w:ins w:id="2854" w:author="Sahin, Burak" w:date="2017-02-21T17:20:00Z"/>
        </w:rPr>
      </w:pPr>
      <w:ins w:id="2855" w:author="Sahin, Burak" w:date="2017-02-21T17:20:00Z">
        <w:r w:rsidRPr="00CE36E9">
          <w:t>Confirming the correctness of the signing key with respect to evidence type and source</w:t>
        </w:r>
      </w:ins>
    </w:p>
    <w:p w14:paraId="7AB0D1AC" w14:textId="28765E3D" w:rsidR="00A83FD8" w:rsidRPr="00CE36E9" w:rsidRDefault="00A83FD8" w:rsidP="00A83FD8">
      <w:pPr>
        <w:pStyle w:val="ListParagraph"/>
        <w:numPr>
          <w:ilvl w:val="0"/>
          <w:numId w:val="14"/>
        </w:numPr>
        <w:rPr>
          <w:ins w:id="2856" w:author="Sahin, Burak" w:date="2017-02-21T17:20:00Z"/>
        </w:rPr>
      </w:pPr>
      <w:ins w:id="2857" w:author="Sahin, Burak" w:date="2017-02-21T17:20:00Z">
        <w:r w:rsidRPr="00CE36E9">
          <w:t>Checking if the identity evidence is valid</w:t>
        </w:r>
      </w:ins>
    </w:p>
    <w:p w14:paraId="600A1636" w14:textId="0A72C008" w:rsidR="00A83FD8" w:rsidRPr="00CE36E9" w:rsidRDefault="00A83FD8" w:rsidP="00A83FD8">
      <w:pPr>
        <w:pStyle w:val="ListParagraph"/>
        <w:numPr>
          <w:ilvl w:val="1"/>
          <w:numId w:val="14"/>
        </w:numPr>
        <w:rPr>
          <w:ins w:id="2858" w:author="Sahin, Burak" w:date="2017-02-21T17:22:00Z"/>
        </w:rPr>
      </w:pPr>
      <w:ins w:id="2859" w:author="Sahin, Burak" w:date="2017-02-21T17:21:00Z">
        <w:r w:rsidRPr="00CE36E9">
          <w:t xml:space="preserve">Confirming the accuracy of information including name, address, </w:t>
        </w:r>
        <w:proofErr w:type="spellStart"/>
        <w:r w:rsidRPr="00CE36E9">
          <w:t>DoB</w:t>
        </w:r>
        <w:proofErr w:type="spellEnd"/>
        <w:r w:rsidRPr="00CE36E9">
          <w:t xml:space="preserve"> </w:t>
        </w:r>
      </w:ins>
      <w:ins w:id="2860" w:author="Sahin, Burak" w:date="2017-02-21T17:22:00Z">
        <w:r w:rsidRPr="00CE36E9">
          <w:t>with the issuing source</w:t>
        </w:r>
      </w:ins>
    </w:p>
    <w:p w14:paraId="6F3DAEEC" w14:textId="5F1FC2A1" w:rsidR="00A83FD8" w:rsidRPr="00CE36E9" w:rsidRDefault="00A83FD8" w:rsidP="00A83FD8">
      <w:pPr>
        <w:pStyle w:val="ListParagraph"/>
        <w:numPr>
          <w:ilvl w:val="1"/>
          <w:numId w:val="14"/>
        </w:numPr>
        <w:rPr>
          <w:ins w:id="2861" w:author="Sahin, Burak" w:date="2017-02-21T17:22:00Z"/>
        </w:rPr>
      </w:pPr>
      <w:ins w:id="2862" w:author="Sahin, Burak" w:date="2017-02-21T17:22:00Z">
        <w:r w:rsidRPr="00CE36E9">
          <w:t>Confirming information from a machine-readable passport</w:t>
        </w:r>
      </w:ins>
    </w:p>
    <w:p w14:paraId="598BB15A" w14:textId="77A36D28" w:rsidR="00A83FD8" w:rsidRPr="00CE36E9" w:rsidRDefault="00A83FD8" w:rsidP="00A83FD8">
      <w:pPr>
        <w:pStyle w:val="ListParagraph"/>
        <w:numPr>
          <w:ilvl w:val="1"/>
          <w:numId w:val="14"/>
        </w:numPr>
        <w:rPr>
          <w:ins w:id="2863" w:author="Sahin, Burak" w:date="2017-02-21T17:17:00Z"/>
        </w:rPr>
      </w:pPr>
      <w:ins w:id="2864" w:author="Sahin, Burak" w:date="2017-02-21T17:23:00Z">
        <w:r w:rsidRPr="00CE36E9">
          <w:t>Confirming information from a machine-readable driver’s license</w:t>
        </w:r>
      </w:ins>
    </w:p>
    <w:p w14:paraId="68A4E5C6" w14:textId="58A27241" w:rsidR="00A83FD8" w:rsidRPr="00063964" w:rsidRDefault="0017116A" w:rsidP="0017116A">
      <w:pPr>
        <w:pStyle w:val="Heading2"/>
        <w:rPr>
          <w:ins w:id="2865" w:author="Sahin, Burak" w:date="2017-06-27T17:18:00Z"/>
          <w:highlight w:val="yellow"/>
          <w:rPrChange w:id="2866" w:author="Sahin, Burak" w:date="2017-06-27T18:42:00Z">
            <w:rPr>
              <w:ins w:id="2867" w:author="Sahin, Burak" w:date="2017-06-27T17:18:00Z"/>
            </w:rPr>
          </w:rPrChange>
        </w:rPr>
        <w:pPrChange w:id="2868" w:author="Sahin, Burak" w:date="2017-06-27T16:00:00Z">
          <w:pPr/>
        </w:pPrChange>
      </w:pPr>
      <w:bookmarkStart w:id="2869" w:name="_Toc486347482"/>
      <w:ins w:id="2870" w:author="Sahin, Burak" w:date="2017-06-27T16:00:00Z">
        <w:r w:rsidRPr="00063964">
          <w:rPr>
            <w:highlight w:val="yellow"/>
            <w:rPrChange w:id="2871" w:author="Sahin, Burak" w:date="2017-06-27T18:42:00Z">
              <w:rPr/>
            </w:rPrChange>
          </w:rPr>
          <w:t>Training for Validation Capabilities</w:t>
        </w:r>
      </w:ins>
      <w:bookmarkEnd w:id="2869"/>
    </w:p>
    <w:p w14:paraId="4923E20B" w14:textId="77777777" w:rsidR="00B22746" w:rsidRPr="00063964" w:rsidRDefault="00B22746" w:rsidP="00B22746">
      <w:pPr>
        <w:tabs>
          <w:tab w:val="left" w:pos="5990"/>
        </w:tabs>
        <w:rPr>
          <w:ins w:id="2872" w:author="Sahin, Burak" w:date="2017-06-27T17:18:00Z"/>
          <w:highlight w:val="yellow"/>
          <w:rPrChange w:id="2873" w:author="Sahin, Burak" w:date="2017-06-27T18:42:00Z">
            <w:rPr>
              <w:ins w:id="2874" w:author="Sahin, Burak" w:date="2017-06-27T17:18:00Z"/>
            </w:rPr>
          </w:rPrChange>
        </w:rPr>
      </w:pPr>
      <w:ins w:id="2875" w:author="Sahin, Burak" w:date="2017-06-27T17:18:00Z">
        <w:r w:rsidRPr="00063964">
          <w:rPr>
            <w:highlight w:val="yellow"/>
            <w:rPrChange w:id="2876" w:author="Sahin, Burak" w:date="2017-06-27T18:42:00Z">
              <w:rPr/>
            </w:rPrChange>
          </w:rPr>
          <w:t>Operator training and equipment capabilities determine the CSP’s ability to meet the requirements for a given IAL. For IAL2 and 3, the following equipment requirements determine an organization’s level of awareness.</w:t>
        </w:r>
      </w:ins>
    </w:p>
    <w:tbl>
      <w:tblPr>
        <w:tblStyle w:val="GridTable41"/>
        <w:tblW w:w="0" w:type="auto"/>
        <w:tblLook w:val="04A0" w:firstRow="1" w:lastRow="0" w:firstColumn="1" w:lastColumn="0" w:noHBand="0" w:noVBand="1"/>
      </w:tblPr>
      <w:tblGrid>
        <w:gridCol w:w="1259"/>
        <w:gridCol w:w="8091"/>
      </w:tblGrid>
      <w:tr w:rsidR="00B22746" w:rsidRPr="00063964" w14:paraId="28AF5AD1" w14:textId="77777777" w:rsidTr="00B22746">
        <w:trPr>
          <w:cnfStyle w:val="100000000000" w:firstRow="1" w:lastRow="0" w:firstColumn="0" w:lastColumn="0" w:oddVBand="0" w:evenVBand="0" w:oddHBand="0" w:evenHBand="0" w:firstRowFirstColumn="0" w:firstRowLastColumn="0" w:lastRowFirstColumn="0" w:lastRowLastColumn="0"/>
          <w:ins w:id="2877"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00A3ADC5" w14:textId="77777777" w:rsidR="00B22746" w:rsidRPr="00063964" w:rsidRDefault="00B22746" w:rsidP="00B22746">
            <w:pPr>
              <w:tabs>
                <w:tab w:val="left" w:pos="5990"/>
              </w:tabs>
              <w:rPr>
                <w:ins w:id="2878" w:author="Sahin, Burak" w:date="2017-06-27T17:18:00Z"/>
                <w:highlight w:val="yellow"/>
                <w:rPrChange w:id="2879" w:author="Sahin, Burak" w:date="2017-06-27T18:42:00Z">
                  <w:rPr>
                    <w:ins w:id="2880" w:author="Sahin, Burak" w:date="2017-06-27T17:18:00Z"/>
                  </w:rPr>
                </w:rPrChange>
              </w:rPr>
            </w:pPr>
            <w:ins w:id="2881" w:author="Sahin, Burak" w:date="2017-06-27T17:18:00Z">
              <w:r w:rsidRPr="00063964">
                <w:rPr>
                  <w:highlight w:val="yellow"/>
                  <w:rPrChange w:id="2882" w:author="Sahin, Burak" w:date="2017-06-27T18:42:00Z">
                    <w:rPr/>
                  </w:rPrChange>
                </w:rPr>
                <w:t>Level</w:t>
              </w:r>
            </w:ins>
          </w:p>
        </w:tc>
        <w:tc>
          <w:tcPr>
            <w:tcW w:w="8091" w:type="dxa"/>
          </w:tcPr>
          <w:p w14:paraId="224E1604" w14:textId="77777777" w:rsidR="00B22746" w:rsidRPr="00063964" w:rsidRDefault="00B22746" w:rsidP="00B22746">
            <w:pPr>
              <w:tabs>
                <w:tab w:val="left" w:pos="5990"/>
              </w:tabs>
              <w:cnfStyle w:val="100000000000" w:firstRow="1" w:lastRow="0" w:firstColumn="0" w:lastColumn="0" w:oddVBand="0" w:evenVBand="0" w:oddHBand="0" w:evenHBand="0" w:firstRowFirstColumn="0" w:firstRowLastColumn="0" w:lastRowFirstColumn="0" w:lastRowLastColumn="0"/>
              <w:rPr>
                <w:ins w:id="2883" w:author="Sahin, Burak" w:date="2017-06-27T17:18:00Z"/>
                <w:highlight w:val="yellow"/>
                <w:rPrChange w:id="2884" w:author="Sahin, Burak" w:date="2017-06-27T18:42:00Z">
                  <w:rPr>
                    <w:ins w:id="2885" w:author="Sahin, Burak" w:date="2017-06-27T17:18:00Z"/>
                  </w:rPr>
                </w:rPrChange>
              </w:rPr>
            </w:pPr>
            <w:ins w:id="2886" w:author="Sahin, Burak" w:date="2017-06-27T17:18:00Z">
              <w:r w:rsidRPr="00063964">
                <w:rPr>
                  <w:highlight w:val="yellow"/>
                  <w:rPrChange w:id="2887" w:author="Sahin, Burak" w:date="2017-06-27T18:42:00Z">
                    <w:rPr/>
                  </w:rPrChange>
                </w:rPr>
                <w:t xml:space="preserve"> Training Requirements</w:t>
              </w:r>
            </w:ins>
          </w:p>
        </w:tc>
      </w:tr>
      <w:tr w:rsidR="00B22746" w:rsidRPr="00063964" w14:paraId="58B88B7D" w14:textId="77777777" w:rsidTr="00B22746">
        <w:trPr>
          <w:cnfStyle w:val="000000100000" w:firstRow="0" w:lastRow="0" w:firstColumn="0" w:lastColumn="0" w:oddVBand="0" w:evenVBand="0" w:oddHBand="1" w:evenHBand="0" w:firstRowFirstColumn="0" w:firstRowLastColumn="0" w:lastRowFirstColumn="0" w:lastRowLastColumn="0"/>
          <w:ins w:id="2888"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6A3BCE37" w14:textId="77777777" w:rsidR="00B22746" w:rsidRPr="00063964" w:rsidRDefault="00B22746" w:rsidP="00B22746">
            <w:pPr>
              <w:tabs>
                <w:tab w:val="left" w:pos="5990"/>
              </w:tabs>
              <w:rPr>
                <w:ins w:id="2889" w:author="Sahin, Burak" w:date="2017-06-27T17:18:00Z"/>
                <w:highlight w:val="yellow"/>
                <w:rPrChange w:id="2890" w:author="Sahin, Burak" w:date="2017-06-27T18:42:00Z">
                  <w:rPr>
                    <w:ins w:id="2891" w:author="Sahin, Burak" w:date="2017-06-27T17:18:00Z"/>
                  </w:rPr>
                </w:rPrChange>
              </w:rPr>
            </w:pPr>
            <w:ins w:id="2892" w:author="Sahin, Burak" w:date="2017-06-27T17:18:00Z">
              <w:r w:rsidRPr="00063964">
                <w:rPr>
                  <w:highlight w:val="yellow"/>
                  <w:rPrChange w:id="2893" w:author="Sahin, Burak" w:date="2017-06-27T18:42:00Z">
                    <w:rPr/>
                  </w:rPrChange>
                </w:rPr>
                <w:t>AWARE</w:t>
              </w:r>
            </w:ins>
          </w:p>
        </w:tc>
        <w:tc>
          <w:tcPr>
            <w:tcW w:w="8091" w:type="dxa"/>
          </w:tcPr>
          <w:p w14:paraId="136304B7" w14:textId="77777777" w:rsidR="00B22746" w:rsidRPr="00063964" w:rsidRDefault="00B22746" w:rsidP="00B22746">
            <w:pPr>
              <w:tabs>
                <w:tab w:val="left" w:pos="5990"/>
              </w:tabs>
              <w:cnfStyle w:val="000000100000" w:firstRow="0" w:lastRow="0" w:firstColumn="0" w:lastColumn="0" w:oddVBand="0" w:evenVBand="0" w:oddHBand="1" w:evenHBand="0" w:firstRowFirstColumn="0" w:firstRowLastColumn="0" w:lastRowFirstColumn="0" w:lastRowLastColumn="0"/>
              <w:rPr>
                <w:ins w:id="2894" w:author="Sahin, Burak" w:date="2017-06-27T17:18:00Z"/>
                <w:highlight w:val="yellow"/>
                <w:rPrChange w:id="2895" w:author="Sahin, Burak" w:date="2017-06-27T18:42:00Z">
                  <w:rPr>
                    <w:ins w:id="2896" w:author="Sahin, Burak" w:date="2017-06-27T17:18:00Z"/>
                  </w:rPr>
                </w:rPrChange>
              </w:rPr>
            </w:pPr>
            <w:ins w:id="2897" w:author="Sahin, Burak" w:date="2017-06-27T17:18:00Z">
              <w:r w:rsidRPr="00063964">
                <w:rPr>
                  <w:highlight w:val="yellow"/>
                  <w:rPrChange w:id="2898" w:author="Sahin, Burak" w:date="2017-06-27T18:42:00Z">
                    <w:rPr/>
                  </w:rPrChange>
                </w:rPr>
                <w:t>An ultraviolet desktop light and magnifier or equivalent</w:t>
              </w:r>
            </w:ins>
          </w:p>
        </w:tc>
      </w:tr>
      <w:tr w:rsidR="00B22746" w:rsidRPr="00063964" w14:paraId="5D475264" w14:textId="77777777" w:rsidTr="00B22746">
        <w:trPr>
          <w:ins w:id="2899"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3ACC1E4A" w14:textId="77777777" w:rsidR="00B22746" w:rsidRPr="00063964" w:rsidRDefault="00B22746" w:rsidP="00B22746">
            <w:pPr>
              <w:tabs>
                <w:tab w:val="left" w:pos="5990"/>
              </w:tabs>
              <w:rPr>
                <w:ins w:id="2900" w:author="Sahin, Burak" w:date="2017-06-27T17:18:00Z"/>
                <w:highlight w:val="yellow"/>
                <w:rPrChange w:id="2901" w:author="Sahin, Burak" w:date="2017-06-27T18:42:00Z">
                  <w:rPr>
                    <w:ins w:id="2902" w:author="Sahin, Burak" w:date="2017-06-27T17:18:00Z"/>
                  </w:rPr>
                </w:rPrChange>
              </w:rPr>
            </w:pPr>
            <w:ins w:id="2903" w:author="Sahin, Burak" w:date="2017-06-27T17:18:00Z">
              <w:r w:rsidRPr="00063964">
                <w:rPr>
                  <w:highlight w:val="yellow"/>
                  <w:rPrChange w:id="2904" w:author="Sahin, Burak" w:date="2017-06-27T18:42:00Z">
                    <w:rPr/>
                  </w:rPrChange>
                </w:rPr>
                <w:t>BASIC</w:t>
              </w:r>
            </w:ins>
          </w:p>
        </w:tc>
        <w:tc>
          <w:tcPr>
            <w:tcW w:w="8091" w:type="dxa"/>
          </w:tcPr>
          <w:p w14:paraId="43B2DB98" w14:textId="77777777" w:rsidR="00B22746" w:rsidRPr="00063964" w:rsidRDefault="00B22746" w:rsidP="00B22746">
            <w:pPr>
              <w:tabs>
                <w:tab w:val="left" w:pos="5990"/>
              </w:tabs>
              <w:cnfStyle w:val="000000000000" w:firstRow="0" w:lastRow="0" w:firstColumn="0" w:lastColumn="0" w:oddVBand="0" w:evenVBand="0" w:oddHBand="0" w:evenHBand="0" w:firstRowFirstColumn="0" w:firstRowLastColumn="0" w:lastRowFirstColumn="0" w:lastRowLastColumn="0"/>
              <w:rPr>
                <w:ins w:id="2905" w:author="Sahin, Burak" w:date="2017-06-27T17:18:00Z"/>
                <w:highlight w:val="yellow"/>
                <w:rPrChange w:id="2906" w:author="Sahin, Burak" w:date="2017-06-27T18:42:00Z">
                  <w:rPr>
                    <w:ins w:id="2907" w:author="Sahin, Burak" w:date="2017-06-27T17:18:00Z"/>
                  </w:rPr>
                </w:rPrChange>
              </w:rPr>
            </w:pPr>
            <w:ins w:id="2908" w:author="Sahin, Burak" w:date="2017-06-27T17:18:00Z">
              <w:r w:rsidRPr="00063964">
                <w:rPr>
                  <w:highlight w:val="yellow"/>
                  <w:rPrChange w:id="2909" w:author="Sahin, Burak" w:date="2017-06-27T18:42:00Z">
                    <w:rPr/>
                  </w:rPrChange>
                </w:rPr>
                <w:t>An ultraviolet desktop light and magnifier or equivalent that is recognized as effective</w:t>
              </w:r>
            </w:ins>
          </w:p>
          <w:p w14:paraId="3F9F2079" w14:textId="77777777" w:rsidR="00B22746" w:rsidRPr="00063964" w:rsidRDefault="00B22746" w:rsidP="00B22746">
            <w:pPr>
              <w:tabs>
                <w:tab w:val="left" w:pos="5990"/>
              </w:tabs>
              <w:cnfStyle w:val="000000000000" w:firstRow="0" w:lastRow="0" w:firstColumn="0" w:lastColumn="0" w:oddVBand="0" w:evenVBand="0" w:oddHBand="0" w:evenHBand="0" w:firstRowFirstColumn="0" w:firstRowLastColumn="0" w:lastRowFirstColumn="0" w:lastRowLastColumn="0"/>
              <w:rPr>
                <w:ins w:id="2910" w:author="Sahin, Burak" w:date="2017-06-27T17:18:00Z"/>
                <w:highlight w:val="yellow"/>
                <w:rPrChange w:id="2911" w:author="Sahin, Burak" w:date="2017-06-27T18:42:00Z">
                  <w:rPr>
                    <w:ins w:id="2912" w:author="Sahin, Burak" w:date="2017-06-27T17:18:00Z"/>
                  </w:rPr>
                </w:rPrChange>
              </w:rPr>
            </w:pPr>
            <w:ins w:id="2913" w:author="Sahin, Burak" w:date="2017-06-27T17:18:00Z">
              <w:r w:rsidRPr="00063964">
                <w:rPr>
                  <w:highlight w:val="yellow"/>
                  <w:rPrChange w:id="2914" w:author="Sahin, Burak" w:date="2017-06-27T18:42:00Z">
                    <w:rPr/>
                  </w:rPrChange>
                </w:rPr>
                <w:t>OR</w:t>
              </w:r>
            </w:ins>
          </w:p>
          <w:p w14:paraId="56AD9C05" w14:textId="77777777" w:rsidR="00B22746" w:rsidRPr="00063964" w:rsidRDefault="00B22746" w:rsidP="00B22746">
            <w:pPr>
              <w:tabs>
                <w:tab w:val="left" w:pos="5990"/>
              </w:tabs>
              <w:cnfStyle w:val="000000000000" w:firstRow="0" w:lastRow="0" w:firstColumn="0" w:lastColumn="0" w:oddVBand="0" w:evenVBand="0" w:oddHBand="0" w:evenHBand="0" w:firstRowFirstColumn="0" w:firstRowLastColumn="0" w:lastRowFirstColumn="0" w:lastRowLastColumn="0"/>
              <w:rPr>
                <w:ins w:id="2915" w:author="Sahin, Burak" w:date="2017-06-27T17:18:00Z"/>
                <w:highlight w:val="yellow"/>
                <w:rPrChange w:id="2916" w:author="Sahin, Burak" w:date="2017-06-27T18:42:00Z">
                  <w:rPr>
                    <w:ins w:id="2917" w:author="Sahin, Burak" w:date="2017-06-27T17:18:00Z"/>
                  </w:rPr>
                </w:rPrChange>
              </w:rPr>
            </w:pPr>
            <w:ins w:id="2918" w:author="Sahin, Burak" w:date="2017-06-27T17:18:00Z">
              <w:r w:rsidRPr="00063964">
                <w:rPr>
                  <w:highlight w:val="yellow"/>
                  <w:rPrChange w:id="2919" w:author="Sahin, Burak" w:date="2017-06-27T18:42:00Z">
                    <w:rPr/>
                  </w:rPrChange>
                </w:rPr>
                <w:t>Document inspection equipment that can assist in identification of forged and counterfeit documents or equivalent that is recognized as effective</w:t>
              </w:r>
            </w:ins>
          </w:p>
        </w:tc>
      </w:tr>
      <w:tr w:rsidR="00B22746" w:rsidRPr="00063964" w14:paraId="23973FA2" w14:textId="77777777" w:rsidTr="00B22746">
        <w:trPr>
          <w:cnfStyle w:val="000000100000" w:firstRow="0" w:lastRow="0" w:firstColumn="0" w:lastColumn="0" w:oddVBand="0" w:evenVBand="0" w:oddHBand="1" w:evenHBand="0" w:firstRowFirstColumn="0" w:firstRowLastColumn="0" w:lastRowFirstColumn="0" w:lastRowLastColumn="0"/>
          <w:ins w:id="2920"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1430B9B8" w14:textId="77777777" w:rsidR="00B22746" w:rsidRPr="00063964" w:rsidRDefault="00B22746" w:rsidP="00B22746">
            <w:pPr>
              <w:tabs>
                <w:tab w:val="left" w:pos="5990"/>
              </w:tabs>
              <w:rPr>
                <w:ins w:id="2921" w:author="Sahin, Burak" w:date="2017-06-27T17:18:00Z"/>
                <w:highlight w:val="yellow"/>
                <w:rPrChange w:id="2922" w:author="Sahin, Burak" w:date="2017-06-27T18:42:00Z">
                  <w:rPr>
                    <w:ins w:id="2923" w:author="Sahin, Burak" w:date="2017-06-27T17:18:00Z"/>
                  </w:rPr>
                </w:rPrChange>
              </w:rPr>
            </w:pPr>
            <w:ins w:id="2924" w:author="Sahin, Burak" w:date="2017-06-27T17:18:00Z">
              <w:r w:rsidRPr="00063964">
                <w:rPr>
                  <w:highlight w:val="yellow"/>
                  <w:rPrChange w:id="2925" w:author="Sahin, Burak" w:date="2017-06-27T18:42:00Z">
                    <w:rPr/>
                  </w:rPrChange>
                </w:rPr>
                <w:t>ADVANCED</w:t>
              </w:r>
            </w:ins>
          </w:p>
        </w:tc>
        <w:tc>
          <w:tcPr>
            <w:tcW w:w="8091" w:type="dxa"/>
          </w:tcPr>
          <w:p w14:paraId="2C519732" w14:textId="77777777" w:rsidR="00B22746" w:rsidRPr="00063964" w:rsidRDefault="00B22746" w:rsidP="00B22746">
            <w:pPr>
              <w:tabs>
                <w:tab w:val="left" w:pos="5990"/>
              </w:tabs>
              <w:cnfStyle w:val="000000100000" w:firstRow="0" w:lastRow="0" w:firstColumn="0" w:lastColumn="0" w:oddVBand="0" w:evenVBand="0" w:oddHBand="1" w:evenHBand="0" w:firstRowFirstColumn="0" w:firstRowLastColumn="0" w:lastRowFirstColumn="0" w:lastRowLastColumn="0"/>
              <w:rPr>
                <w:ins w:id="2926" w:author="Sahin, Burak" w:date="2017-06-27T17:18:00Z"/>
                <w:highlight w:val="yellow"/>
                <w:rPrChange w:id="2927" w:author="Sahin, Burak" w:date="2017-06-27T18:42:00Z">
                  <w:rPr>
                    <w:ins w:id="2928" w:author="Sahin, Burak" w:date="2017-06-27T17:18:00Z"/>
                  </w:rPr>
                </w:rPrChange>
              </w:rPr>
            </w:pPr>
            <w:ins w:id="2929" w:author="Sahin, Burak" w:date="2017-06-27T17:18:00Z">
              <w:r w:rsidRPr="00063964">
                <w:rPr>
                  <w:highlight w:val="yellow"/>
                  <w:rPrChange w:id="2930" w:author="Sahin, Burak" w:date="2017-06-27T18:42:00Z">
                    <w:rPr/>
                  </w:rPrChange>
                </w:rPr>
                <w:t>An ultraviolet desktop light and magnifier or equivalent that is recognized as effective</w:t>
              </w:r>
            </w:ins>
          </w:p>
          <w:p w14:paraId="51221A5A" w14:textId="77777777" w:rsidR="00B22746" w:rsidRPr="00063964" w:rsidRDefault="00B22746" w:rsidP="00B22746">
            <w:pPr>
              <w:tabs>
                <w:tab w:val="left" w:pos="5990"/>
              </w:tabs>
              <w:cnfStyle w:val="000000100000" w:firstRow="0" w:lastRow="0" w:firstColumn="0" w:lastColumn="0" w:oddVBand="0" w:evenVBand="0" w:oddHBand="1" w:evenHBand="0" w:firstRowFirstColumn="0" w:firstRowLastColumn="0" w:lastRowFirstColumn="0" w:lastRowLastColumn="0"/>
              <w:rPr>
                <w:ins w:id="2931" w:author="Sahin, Burak" w:date="2017-06-27T17:18:00Z"/>
                <w:highlight w:val="yellow"/>
                <w:rPrChange w:id="2932" w:author="Sahin, Burak" w:date="2017-06-27T18:42:00Z">
                  <w:rPr>
                    <w:ins w:id="2933" w:author="Sahin, Burak" w:date="2017-06-27T17:18:00Z"/>
                  </w:rPr>
                </w:rPrChange>
              </w:rPr>
            </w:pPr>
            <w:ins w:id="2934" w:author="Sahin, Burak" w:date="2017-06-27T17:18:00Z">
              <w:r w:rsidRPr="00063964">
                <w:rPr>
                  <w:highlight w:val="yellow"/>
                  <w:rPrChange w:id="2935" w:author="Sahin, Burak" w:date="2017-06-27T18:42:00Z">
                    <w:rPr/>
                  </w:rPrChange>
                </w:rPr>
                <w:lastRenderedPageBreak/>
                <w:t>AND</w:t>
              </w:r>
            </w:ins>
          </w:p>
          <w:p w14:paraId="2459C996" w14:textId="77777777" w:rsidR="00B22746" w:rsidRPr="00063964" w:rsidRDefault="00B22746" w:rsidP="00B22746">
            <w:pPr>
              <w:keepNext/>
              <w:tabs>
                <w:tab w:val="left" w:pos="5990"/>
              </w:tabs>
              <w:cnfStyle w:val="000000100000" w:firstRow="0" w:lastRow="0" w:firstColumn="0" w:lastColumn="0" w:oddVBand="0" w:evenVBand="0" w:oddHBand="1" w:evenHBand="0" w:firstRowFirstColumn="0" w:firstRowLastColumn="0" w:lastRowFirstColumn="0" w:lastRowLastColumn="0"/>
              <w:rPr>
                <w:ins w:id="2936" w:author="Sahin, Burak" w:date="2017-06-27T17:18:00Z"/>
                <w:highlight w:val="yellow"/>
                <w:rPrChange w:id="2937" w:author="Sahin, Burak" w:date="2017-06-27T18:42:00Z">
                  <w:rPr>
                    <w:ins w:id="2938" w:author="Sahin, Burak" w:date="2017-06-27T17:18:00Z"/>
                  </w:rPr>
                </w:rPrChange>
              </w:rPr>
            </w:pPr>
            <w:ins w:id="2939" w:author="Sahin, Burak" w:date="2017-06-27T17:18:00Z">
              <w:r w:rsidRPr="00063964">
                <w:rPr>
                  <w:highlight w:val="yellow"/>
                  <w:rPrChange w:id="2940" w:author="Sahin, Burak" w:date="2017-06-27T18:42:00Z">
                    <w:rPr/>
                  </w:rPrChange>
                </w:rPr>
                <w:t>Document inspection equipment that can assist in identification of forged and counterfeit documents or equivalent that is recognized as effective</w:t>
              </w:r>
            </w:ins>
          </w:p>
        </w:tc>
      </w:tr>
    </w:tbl>
    <w:p w14:paraId="7C70EFE8" w14:textId="77777777" w:rsidR="00B22746" w:rsidRPr="00063964" w:rsidRDefault="00B22746" w:rsidP="00B22746">
      <w:pPr>
        <w:pStyle w:val="Caption"/>
        <w:jc w:val="center"/>
        <w:rPr>
          <w:ins w:id="2941" w:author="Sahin, Burak" w:date="2017-06-27T17:18:00Z"/>
          <w:highlight w:val="yellow"/>
          <w:rPrChange w:id="2942" w:author="Sahin, Burak" w:date="2017-06-27T18:42:00Z">
            <w:rPr>
              <w:ins w:id="2943" w:author="Sahin, Burak" w:date="2017-06-27T17:18:00Z"/>
            </w:rPr>
          </w:rPrChange>
        </w:rPr>
      </w:pPr>
      <w:ins w:id="2944" w:author="Sahin, Burak" w:date="2017-06-27T17:18:00Z">
        <w:r w:rsidRPr="00063964">
          <w:rPr>
            <w:highlight w:val="yellow"/>
            <w:rPrChange w:id="2945" w:author="Sahin, Burak" w:date="2017-06-27T18:42:00Z">
              <w:rPr/>
            </w:rPrChange>
          </w:rPr>
          <w:lastRenderedPageBreak/>
          <w:t xml:space="preserve">Table </w:t>
        </w:r>
        <w:r w:rsidRPr="00063964">
          <w:rPr>
            <w:highlight w:val="yellow"/>
            <w:rPrChange w:id="2946" w:author="Sahin, Burak" w:date="2017-06-27T18:42:00Z">
              <w:rPr/>
            </w:rPrChange>
          </w:rPr>
          <w:fldChar w:fldCharType="begin"/>
        </w:r>
        <w:r w:rsidRPr="00063964">
          <w:rPr>
            <w:highlight w:val="yellow"/>
            <w:rPrChange w:id="2947" w:author="Sahin, Burak" w:date="2017-06-27T18:42:00Z">
              <w:rPr/>
            </w:rPrChange>
          </w:rPr>
          <w:instrText xml:space="preserve"> SEQ Table \* ARABIC </w:instrText>
        </w:r>
        <w:r w:rsidRPr="00063964">
          <w:rPr>
            <w:highlight w:val="yellow"/>
            <w:rPrChange w:id="2948" w:author="Sahin, Burak" w:date="2017-06-27T18:42:00Z">
              <w:rPr/>
            </w:rPrChange>
          </w:rPr>
          <w:fldChar w:fldCharType="separate"/>
        </w:r>
        <w:r w:rsidRPr="00063964">
          <w:rPr>
            <w:noProof/>
            <w:highlight w:val="yellow"/>
            <w:rPrChange w:id="2949" w:author="Sahin, Burak" w:date="2017-06-27T18:42:00Z">
              <w:rPr>
                <w:noProof/>
              </w:rPr>
            </w:rPrChange>
          </w:rPr>
          <w:t>8</w:t>
        </w:r>
        <w:r w:rsidRPr="00063964">
          <w:rPr>
            <w:highlight w:val="yellow"/>
            <w:rPrChange w:id="2950" w:author="Sahin, Burak" w:date="2017-06-27T18:42:00Z">
              <w:rPr/>
            </w:rPrChange>
          </w:rPr>
          <w:fldChar w:fldCharType="end"/>
        </w:r>
        <w:r w:rsidRPr="00063964">
          <w:rPr>
            <w:highlight w:val="yellow"/>
            <w:rPrChange w:id="2951" w:author="Sahin, Burak" w:date="2017-06-27T18:42:00Z">
              <w:rPr/>
            </w:rPrChange>
          </w:rPr>
          <w:t>: Equipment Capabilities</w:t>
        </w:r>
      </w:ins>
    </w:p>
    <w:p w14:paraId="13B0911E" w14:textId="77777777" w:rsidR="00B22746" w:rsidRPr="00063964" w:rsidRDefault="00B22746" w:rsidP="00B22746">
      <w:pPr>
        <w:tabs>
          <w:tab w:val="left" w:pos="5990"/>
        </w:tabs>
        <w:rPr>
          <w:ins w:id="2952" w:author="Sahin, Burak" w:date="2017-06-27T17:18:00Z"/>
          <w:highlight w:val="yellow"/>
          <w:rPrChange w:id="2953" w:author="Sahin, Burak" w:date="2017-06-27T18:42:00Z">
            <w:rPr>
              <w:ins w:id="2954" w:author="Sahin, Burak" w:date="2017-06-27T17:18:00Z"/>
            </w:rPr>
          </w:rPrChange>
        </w:rPr>
      </w:pPr>
      <w:ins w:id="2955" w:author="Sahin, Burak" w:date="2017-06-27T17:18:00Z">
        <w:r w:rsidRPr="00063964">
          <w:rPr>
            <w:highlight w:val="yellow"/>
            <w:rPrChange w:id="2956" w:author="Sahin, Burak" w:date="2017-06-27T18:42:00Z">
              <w:rPr/>
            </w:rPrChange>
          </w:rPr>
          <w:t>The levels in the following table may be used by CSP’s as a measure to develop their training guidelines.</w:t>
        </w:r>
      </w:ins>
    </w:p>
    <w:tbl>
      <w:tblPr>
        <w:tblStyle w:val="GridTable41"/>
        <w:tblW w:w="0" w:type="auto"/>
        <w:tblLook w:val="04A0" w:firstRow="1" w:lastRow="0" w:firstColumn="1" w:lastColumn="0" w:noHBand="0" w:noVBand="1"/>
      </w:tblPr>
      <w:tblGrid>
        <w:gridCol w:w="1259"/>
        <w:gridCol w:w="8091"/>
      </w:tblGrid>
      <w:tr w:rsidR="00B22746" w:rsidRPr="00063964" w14:paraId="1E6343B8" w14:textId="77777777" w:rsidTr="00B22746">
        <w:trPr>
          <w:cnfStyle w:val="100000000000" w:firstRow="1" w:lastRow="0" w:firstColumn="0" w:lastColumn="0" w:oddVBand="0" w:evenVBand="0" w:oddHBand="0" w:evenHBand="0" w:firstRowFirstColumn="0" w:firstRowLastColumn="0" w:lastRowFirstColumn="0" w:lastRowLastColumn="0"/>
          <w:ins w:id="2957"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77BBECDC" w14:textId="77777777" w:rsidR="00B22746" w:rsidRPr="00063964" w:rsidRDefault="00B22746" w:rsidP="00B22746">
            <w:pPr>
              <w:tabs>
                <w:tab w:val="left" w:pos="5990"/>
              </w:tabs>
              <w:rPr>
                <w:ins w:id="2958" w:author="Sahin, Burak" w:date="2017-06-27T17:18:00Z"/>
                <w:highlight w:val="yellow"/>
                <w:rPrChange w:id="2959" w:author="Sahin, Burak" w:date="2017-06-27T18:42:00Z">
                  <w:rPr>
                    <w:ins w:id="2960" w:author="Sahin, Burak" w:date="2017-06-27T17:18:00Z"/>
                  </w:rPr>
                </w:rPrChange>
              </w:rPr>
            </w:pPr>
            <w:ins w:id="2961" w:author="Sahin, Burak" w:date="2017-06-27T17:18:00Z">
              <w:r w:rsidRPr="00063964">
                <w:rPr>
                  <w:highlight w:val="yellow"/>
                  <w:rPrChange w:id="2962" w:author="Sahin, Burak" w:date="2017-06-27T18:42:00Z">
                    <w:rPr/>
                  </w:rPrChange>
                </w:rPr>
                <w:t>Level</w:t>
              </w:r>
            </w:ins>
          </w:p>
        </w:tc>
        <w:tc>
          <w:tcPr>
            <w:tcW w:w="8091" w:type="dxa"/>
          </w:tcPr>
          <w:p w14:paraId="7F7AA044" w14:textId="77777777" w:rsidR="00B22746" w:rsidRPr="00063964" w:rsidRDefault="00B22746" w:rsidP="00B22746">
            <w:pPr>
              <w:tabs>
                <w:tab w:val="left" w:pos="5990"/>
              </w:tabs>
              <w:cnfStyle w:val="100000000000" w:firstRow="1" w:lastRow="0" w:firstColumn="0" w:lastColumn="0" w:oddVBand="0" w:evenVBand="0" w:oddHBand="0" w:evenHBand="0" w:firstRowFirstColumn="0" w:firstRowLastColumn="0" w:lastRowFirstColumn="0" w:lastRowLastColumn="0"/>
              <w:rPr>
                <w:ins w:id="2963" w:author="Sahin, Burak" w:date="2017-06-27T17:18:00Z"/>
                <w:highlight w:val="yellow"/>
                <w:rPrChange w:id="2964" w:author="Sahin, Burak" w:date="2017-06-27T18:42:00Z">
                  <w:rPr>
                    <w:ins w:id="2965" w:author="Sahin, Burak" w:date="2017-06-27T17:18:00Z"/>
                  </w:rPr>
                </w:rPrChange>
              </w:rPr>
            </w:pPr>
            <w:ins w:id="2966" w:author="Sahin, Burak" w:date="2017-06-27T17:18:00Z">
              <w:r w:rsidRPr="00063964">
                <w:rPr>
                  <w:highlight w:val="yellow"/>
                  <w:rPrChange w:id="2967" w:author="Sahin, Burak" w:date="2017-06-27T18:42:00Z">
                    <w:rPr/>
                  </w:rPrChange>
                </w:rPr>
                <w:t>Training Requirements</w:t>
              </w:r>
            </w:ins>
          </w:p>
        </w:tc>
      </w:tr>
      <w:tr w:rsidR="00B22746" w:rsidRPr="00063964" w14:paraId="2AAEF35D" w14:textId="77777777" w:rsidTr="00B22746">
        <w:trPr>
          <w:cnfStyle w:val="000000100000" w:firstRow="0" w:lastRow="0" w:firstColumn="0" w:lastColumn="0" w:oddVBand="0" w:evenVBand="0" w:oddHBand="1" w:evenHBand="0" w:firstRowFirstColumn="0" w:firstRowLastColumn="0" w:lastRowFirstColumn="0" w:lastRowLastColumn="0"/>
          <w:ins w:id="2968"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6129BCCA" w14:textId="77777777" w:rsidR="00B22746" w:rsidRPr="00063964" w:rsidRDefault="00B22746" w:rsidP="00B22746">
            <w:pPr>
              <w:tabs>
                <w:tab w:val="left" w:pos="5990"/>
              </w:tabs>
              <w:rPr>
                <w:ins w:id="2969" w:author="Sahin, Burak" w:date="2017-06-27T17:18:00Z"/>
                <w:highlight w:val="yellow"/>
                <w:rPrChange w:id="2970" w:author="Sahin, Burak" w:date="2017-06-27T18:42:00Z">
                  <w:rPr>
                    <w:ins w:id="2971" w:author="Sahin, Burak" w:date="2017-06-27T17:18:00Z"/>
                  </w:rPr>
                </w:rPrChange>
              </w:rPr>
            </w:pPr>
            <w:ins w:id="2972" w:author="Sahin, Burak" w:date="2017-06-27T17:18:00Z">
              <w:r w:rsidRPr="00063964">
                <w:rPr>
                  <w:highlight w:val="yellow"/>
                  <w:rPrChange w:id="2973" w:author="Sahin, Burak" w:date="2017-06-27T18:42:00Z">
                    <w:rPr/>
                  </w:rPrChange>
                </w:rPr>
                <w:t>AWARE</w:t>
              </w:r>
            </w:ins>
          </w:p>
        </w:tc>
        <w:tc>
          <w:tcPr>
            <w:tcW w:w="8091" w:type="dxa"/>
          </w:tcPr>
          <w:p w14:paraId="193C6E26" w14:textId="77777777" w:rsidR="00B22746" w:rsidRPr="00063964" w:rsidRDefault="00B22746" w:rsidP="00B22746">
            <w:pPr>
              <w:pStyle w:val="ListParagraph"/>
              <w:numPr>
                <w:ilvl w:val="0"/>
                <w:numId w:val="30"/>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974" w:author="Sahin, Burak" w:date="2017-06-27T17:18:00Z"/>
                <w:rFonts w:ascii="Helvetica" w:eastAsiaTheme="minorHAnsi" w:hAnsi="Helvetica" w:cs="Helvetica"/>
                <w:color w:val="000000"/>
                <w:sz w:val="20"/>
                <w:szCs w:val="20"/>
                <w:highlight w:val="yellow"/>
                <w:rPrChange w:id="2975" w:author="Sahin, Burak" w:date="2017-06-27T18:42:00Z">
                  <w:rPr>
                    <w:ins w:id="2976" w:author="Sahin, Burak" w:date="2017-06-27T17:18:00Z"/>
                    <w:rFonts w:ascii="Helvetica" w:eastAsiaTheme="minorHAnsi" w:hAnsi="Helvetica" w:cs="Helvetica"/>
                    <w:color w:val="000000"/>
                    <w:sz w:val="20"/>
                    <w:szCs w:val="20"/>
                  </w:rPr>
                </w:rPrChange>
              </w:rPr>
            </w:pPr>
            <w:ins w:id="2977" w:author="Sahin, Burak" w:date="2017-06-27T17:18:00Z">
              <w:r w:rsidRPr="00063964">
                <w:rPr>
                  <w:rFonts w:ascii="Helvetica" w:eastAsiaTheme="minorHAnsi" w:hAnsi="Helvetica" w:cs="Helvetica"/>
                  <w:color w:val="000000"/>
                  <w:sz w:val="20"/>
                  <w:szCs w:val="20"/>
                  <w:highlight w:val="yellow"/>
                  <w:rPrChange w:id="2978" w:author="Sahin, Burak" w:date="2017-06-27T18:42:00Z">
                    <w:rPr>
                      <w:rFonts w:ascii="Helvetica" w:eastAsiaTheme="minorHAnsi" w:hAnsi="Helvetica" w:cs="Helvetica"/>
                      <w:color w:val="000000"/>
                      <w:sz w:val="20"/>
                      <w:szCs w:val="20"/>
                    </w:rPr>
                  </w:rPrChange>
                </w:rPr>
                <w:t>Have awareness that document fraud takes place.</w:t>
              </w:r>
            </w:ins>
          </w:p>
          <w:p w14:paraId="3E5A5656" w14:textId="77777777" w:rsidR="00B22746" w:rsidRPr="00063964" w:rsidRDefault="00B22746" w:rsidP="00B22746">
            <w:pPr>
              <w:pStyle w:val="ListParagraph"/>
              <w:numPr>
                <w:ilvl w:val="0"/>
                <w:numId w:val="30"/>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979" w:author="Sahin, Burak" w:date="2017-06-27T17:18:00Z"/>
                <w:rFonts w:ascii="Helvetica" w:eastAsiaTheme="minorHAnsi" w:hAnsi="Helvetica" w:cs="Helvetica"/>
                <w:color w:val="000000"/>
                <w:sz w:val="20"/>
                <w:szCs w:val="20"/>
                <w:highlight w:val="yellow"/>
                <w:rPrChange w:id="2980" w:author="Sahin, Burak" w:date="2017-06-27T18:42:00Z">
                  <w:rPr>
                    <w:ins w:id="2981" w:author="Sahin, Burak" w:date="2017-06-27T17:18:00Z"/>
                    <w:rFonts w:ascii="Helvetica" w:eastAsiaTheme="minorHAnsi" w:hAnsi="Helvetica" w:cs="Helvetica"/>
                    <w:color w:val="000000"/>
                    <w:sz w:val="20"/>
                    <w:szCs w:val="20"/>
                  </w:rPr>
                </w:rPrChange>
              </w:rPr>
            </w:pPr>
            <w:ins w:id="2982" w:author="Sahin, Burak" w:date="2017-06-27T17:18:00Z">
              <w:r w:rsidRPr="00063964">
                <w:rPr>
                  <w:rFonts w:ascii="Helvetica" w:eastAsiaTheme="minorHAnsi" w:hAnsi="Helvetica" w:cs="Helvetica"/>
                  <w:color w:val="000000"/>
                  <w:sz w:val="20"/>
                  <w:szCs w:val="20"/>
                  <w:highlight w:val="yellow"/>
                  <w:rPrChange w:id="2983" w:author="Sahin, Burak" w:date="2017-06-27T18:42:00Z">
                    <w:rPr>
                      <w:rFonts w:ascii="Helvetica" w:eastAsiaTheme="minorHAnsi" w:hAnsi="Helvetica" w:cs="Helvetica"/>
                      <w:color w:val="000000"/>
                      <w:sz w:val="20"/>
                      <w:szCs w:val="20"/>
                    </w:rPr>
                  </w:rPrChange>
                </w:rPr>
                <w:t>Have the ability to accurately and consistently check documents for anomalies like spelling mistakes, differing fonts, missing pages and inconsistencies in document layout and alignment including the use of ultraviolet light and magnifiers.</w:t>
              </w:r>
            </w:ins>
          </w:p>
        </w:tc>
      </w:tr>
      <w:tr w:rsidR="00B22746" w:rsidRPr="00063964" w14:paraId="71DCEF74" w14:textId="77777777" w:rsidTr="00B22746">
        <w:trPr>
          <w:ins w:id="2984"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14BB13A0" w14:textId="77777777" w:rsidR="00B22746" w:rsidRPr="00063964" w:rsidRDefault="00B22746" w:rsidP="00B22746">
            <w:pPr>
              <w:tabs>
                <w:tab w:val="left" w:pos="5990"/>
              </w:tabs>
              <w:rPr>
                <w:ins w:id="2985" w:author="Sahin, Burak" w:date="2017-06-27T17:18:00Z"/>
                <w:highlight w:val="yellow"/>
                <w:rPrChange w:id="2986" w:author="Sahin, Burak" w:date="2017-06-27T18:42:00Z">
                  <w:rPr>
                    <w:ins w:id="2987" w:author="Sahin, Burak" w:date="2017-06-27T17:18:00Z"/>
                  </w:rPr>
                </w:rPrChange>
              </w:rPr>
            </w:pPr>
            <w:ins w:id="2988" w:author="Sahin, Burak" w:date="2017-06-27T17:18:00Z">
              <w:r w:rsidRPr="00063964">
                <w:rPr>
                  <w:highlight w:val="yellow"/>
                  <w:rPrChange w:id="2989" w:author="Sahin, Burak" w:date="2017-06-27T18:42:00Z">
                    <w:rPr/>
                  </w:rPrChange>
                </w:rPr>
                <w:t>BASIC</w:t>
              </w:r>
            </w:ins>
          </w:p>
        </w:tc>
        <w:tc>
          <w:tcPr>
            <w:tcW w:w="8091" w:type="dxa"/>
          </w:tcPr>
          <w:p w14:paraId="67EC969F" w14:textId="77777777" w:rsidR="00B22746" w:rsidRPr="00063964" w:rsidRDefault="00B22746" w:rsidP="00B22746">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990" w:author="Sahin, Burak" w:date="2017-06-27T17:18:00Z"/>
                <w:rFonts w:ascii="Helvetica-Bold" w:eastAsiaTheme="minorHAnsi" w:hAnsi="Helvetica-Bold" w:cs="Helvetica-Bold"/>
                <w:b/>
                <w:bCs/>
                <w:color w:val="000000"/>
                <w:sz w:val="20"/>
                <w:szCs w:val="20"/>
                <w:highlight w:val="yellow"/>
                <w:rPrChange w:id="2991" w:author="Sahin, Burak" w:date="2017-06-27T18:42:00Z">
                  <w:rPr>
                    <w:ins w:id="2992" w:author="Sahin, Burak" w:date="2017-06-27T17:18:00Z"/>
                    <w:rFonts w:ascii="Helvetica-Bold" w:eastAsiaTheme="minorHAnsi" w:hAnsi="Helvetica-Bold" w:cs="Helvetica-Bold"/>
                    <w:b/>
                    <w:bCs/>
                    <w:color w:val="000000"/>
                    <w:sz w:val="20"/>
                    <w:szCs w:val="20"/>
                  </w:rPr>
                </w:rPrChange>
              </w:rPr>
            </w:pPr>
            <w:ins w:id="2993" w:author="Sahin, Burak" w:date="2017-06-27T17:18:00Z">
              <w:r w:rsidRPr="00063964">
                <w:rPr>
                  <w:rFonts w:ascii="Helvetica-Bold" w:eastAsiaTheme="minorHAnsi" w:hAnsi="Helvetica-Bold" w:cs="Helvetica-Bold"/>
                  <w:b/>
                  <w:bCs/>
                  <w:color w:val="000000"/>
                  <w:sz w:val="20"/>
                  <w:szCs w:val="20"/>
                  <w:highlight w:val="yellow"/>
                  <w:rPrChange w:id="2994" w:author="Sahin, Burak" w:date="2017-06-27T18:42:00Z">
                    <w:rPr>
                      <w:rFonts w:ascii="Helvetica-Bold" w:eastAsiaTheme="minorHAnsi" w:hAnsi="Helvetica-Bold" w:cs="Helvetica-Bold"/>
                      <w:b/>
                      <w:bCs/>
                      <w:color w:val="000000"/>
                      <w:sz w:val="20"/>
                      <w:szCs w:val="20"/>
                    </w:rPr>
                  </w:rPrChange>
                </w:rPr>
                <w:t>Requirements for AWARE plus the following:</w:t>
              </w:r>
            </w:ins>
          </w:p>
          <w:p w14:paraId="7A5B461F"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995" w:author="Sahin, Burak" w:date="2017-06-27T17:18:00Z"/>
                <w:rFonts w:ascii="Helvetica" w:eastAsiaTheme="minorHAnsi" w:hAnsi="Helvetica" w:cs="Helvetica"/>
                <w:color w:val="000000"/>
                <w:sz w:val="20"/>
                <w:szCs w:val="20"/>
                <w:highlight w:val="yellow"/>
                <w:rPrChange w:id="2996" w:author="Sahin, Burak" w:date="2017-06-27T18:42:00Z">
                  <w:rPr>
                    <w:ins w:id="2997" w:author="Sahin, Burak" w:date="2017-06-27T17:18:00Z"/>
                    <w:rFonts w:ascii="Helvetica" w:eastAsiaTheme="minorHAnsi" w:hAnsi="Helvetica" w:cs="Helvetica"/>
                    <w:color w:val="000000"/>
                    <w:sz w:val="20"/>
                    <w:szCs w:val="20"/>
                  </w:rPr>
                </w:rPrChange>
              </w:rPr>
            </w:pPr>
            <w:ins w:id="2998" w:author="Sahin, Burak" w:date="2017-06-27T17:18:00Z">
              <w:r w:rsidRPr="00063964">
                <w:rPr>
                  <w:rFonts w:ascii="Helvetica" w:eastAsiaTheme="minorHAnsi" w:hAnsi="Helvetica" w:cs="Helvetica"/>
                  <w:color w:val="000000"/>
                  <w:sz w:val="20"/>
                  <w:szCs w:val="20"/>
                  <w:highlight w:val="yellow"/>
                  <w:rPrChange w:id="2999" w:author="Sahin, Burak" w:date="2017-06-27T18:42:00Z">
                    <w:rPr>
                      <w:rFonts w:ascii="Helvetica" w:eastAsiaTheme="minorHAnsi" w:hAnsi="Helvetica" w:cs="Helvetica"/>
                      <w:color w:val="000000"/>
                      <w:sz w:val="20"/>
                      <w:szCs w:val="20"/>
                    </w:rPr>
                  </w:rPrChange>
                </w:rPr>
                <w:t>Be able to identify basic printing techniques.</w:t>
              </w:r>
            </w:ins>
          </w:p>
          <w:p w14:paraId="1A9E16D7"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3000" w:author="Sahin, Burak" w:date="2017-06-27T17:18:00Z"/>
                <w:rFonts w:ascii="Helvetica" w:eastAsiaTheme="minorHAnsi" w:hAnsi="Helvetica" w:cs="Helvetica"/>
                <w:color w:val="000000"/>
                <w:sz w:val="20"/>
                <w:szCs w:val="20"/>
                <w:highlight w:val="yellow"/>
                <w:rPrChange w:id="3001" w:author="Sahin, Burak" w:date="2017-06-27T18:42:00Z">
                  <w:rPr>
                    <w:ins w:id="3002" w:author="Sahin, Burak" w:date="2017-06-27T17:18:00Z"/>
                    <w:rFonts w:ascii="Helvetica" w:eastAsiaTheme="minorHAnsi" w:hAnsi="Helvetica" w:cs="Helvetica"/>
                    <w:color w:val="000000"/>
                    <w:sz w:val="20"/>
                    <w:szCs w:val="20"/>
                  </w:rPr>
                </w:rPrChange>
              </w:rPr>
            </w:pPr>
            <w:ins w:id="3003" w:author="Sahin, Burak" w:date="2017-06-27T17:18:00Z">
              <w:r w:rsidRPr="00063964">
                <w:rPr>
                  <w:rFonts w:ascii="Helvetica" w:eastAsiaTheme="minorHAnsi" w:hAnsi="Helvetica" w:cs="Helvetica"/>
                  <w:color w:val="000000"/>
                  <w:sz w:val="20"/>
                  <w:szCs w:val="20"/>
                  <w:highlight w:val="yellow"/>
                  <w:rPrChange w:id="3004" w:author="Sahin, Burak" w:date="2017-06-27T18:42:00Z">
                    <w:rPr>
                      <w:rFonts w:ascii="Helvetica" w:eastAsiaTheme="minorHAnsi" w:hAnsi="Helvetica" w:cs="Helvetica"/>
                      <w:color w:val="000000"/>
                      <w:sz w:val="20"/>
                      <w:szCs w:val="20"/>
                    </w:rPr>
                  </w:rPrChange>
                </w:rPr>
                <w:t>Have received training in the detection of false documentation.</w:t>
              </w:r>
            </w:ins>
          </w:p>
          <w:p w14:paraId="3DDEE815"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3005" w:author="Sahin, Burak" w:date="2017-06-27T17:18:00Z"/>
                <w:rFonts w:ascii="Helvetica" w:eastAsiaTheme="minorHAnsi" w:hAnsi="Helvetica" w:cs="Helvetica"/>
                <w:color w:val="000000"/>
                <w:sz w:val="20"/>
                <w:szCs w:val="20"/>
                <w:highlight w:val="yellow"/>
                <w:rPrChange w:id="3006" w:author="Sahin, Burak" w:date="2017-06-27T18:42:00Z">
                  <w:rPr>
                    <w:ins w:id="3007" w:author="Sahin, Burak" w:date="2017-06-27T17:18:00Z"/>
                    <w:rFonts w:ascii="Helvetica" w:eastAsiaTheme="minorHAnsi" w:hAnsi="Helvetica" w:cs="Helvetica"/>
                    <w:color w:val="000000"/>
                    <w:sz w:val="20"/>
                    <w:szCs w:val="20"/>
                  </w:rPr>
                </w:rPrChange>
              </w:rPr>
            </w:pPr>
            <w:ins w:id="3008" w:author="Sahin, Burak" w:date="2017-06-27T17:18:00Z">
              <w:r w:rsidRPr="00063964">
                <w:rPr>
                  <w:rFonts w:ascii="Helvetica" w:eastAsiaTheme="minorHAnsi" w:hAnsi="Helvetica" w:cs="Helvetica"/>
                  <w:color w:val="000000"/>
                  <w:sz w:val="20"/>
                  <w:szCs w:val="20"/>
                  <w:highlight w:val="yellow"/>
                  <w:rPrChange w:id="3009" w:author="Sahin, Burak" w:date="2017-06-27T18:42:00Z">
                    <w:rPr>
                      <w:rFonts w:ascii="Helvetica" w:eastAsiaTheme="minorHAnsi" w:hAnsi="Helvetica" w:cs="Helvetica"/>
                      <w:color w:val="000000"/>
                      <w:sz w:val="20"/>
                      <w:szCs w:val="20"/>
                    </w:rPr>
                  </w:rPrChange>
                </w:rPr>
                <w:t>Be able to identify tampered documents/ laminate.</w:t>
              </w:r>
            </w:ins>
          </w:p>
          <w:p w14:paraId="2B7A4D64"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3010" w:author="Sahin, Burak" w:date="2017-06-27T17:18:00Z"/>
                <w:rFonts w:ascii="Helvetica" w:eastAsiaTheme="minorHAnsi" w:hAnsi="Helvetica" w:cs="Helvetica"/>
                <w:color w:val="000000"/>
                <w:sz w:val="20"/>
                <w:szCs w:val="20"/>
                <w:highlight w:val="yellow"/>
                <w:rPrChange w:id="3011" w:author="Sahin, Burak" w:date="2017-06-27T18:42:00Z">
                  <w:rPr>
                    <w:ins w:id="3012" w:author="Sahin, Burak" w:date="2017-06-27T17:18:00Z"/>
                    <w:rFonts w:ascii="Helvetica" w:eastAsiaTheme="minorHAnsi" w:hAnsi="Helvetica" w:cs="Helvetica"/>
                    <w:color w:val="000000"/>
                    <w:sz w:val="20"/>
                    <w:szCs w:val="20"/>
                  </w:rPr>
                </w:rPrChange>
              </w:rPr>
            </w:pPr>
            <w:ins w:id="3013" w:author="Sahin, Burak" w:date="2017-06-27T17:18:00Z">
              <w:r w:rsidRPr="00063964">
                <w:rPr>
                  <w:rFonts w:ascii="Helvetica" w:eastAsiaTheme="minorHAnsi" w:hAnsi="Helvetica" w:cs="Helvetica"/>
                  <w:color w:val="000000"/>
                  <w:sz w:val="20"/>
                  <w:szCs w:val="20"/>
                  <w:highlight w:val="yellow"/>
                  <w:rPrChange w:id="3014" w:author="Sahin, Burak" w:date="2017-06-27T18:42:00Z">
                    <w:rPr>
                      <w:rFonts w:ascii="Helvetica" w:eastAsiaTheme="minorHAnsi" w:hAnsi="Helvetica" w:cs="Helvetica"/>
                      <w:color w:val="000000"/>
                      <w:sz w:val="20"/>
                      <w:szCs w:val="20"/>
                    </w:rPr>
                  </w:rPrChange>
                </w:rPr>
                <w:t>Training should be refreshed at least every 3 years.</w:t>
              </w:r>
            </w:ins>
          </w:p>
          <w:p w14:paraId="0DF7AE0D"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3015" w:author="Sahin, Burak" w:date="2017-06-27T17:18:00Z"/>
                <w:rFonts w:ascii="Helvetica" w:eastAsiaTheme="minorHAnsi" w:hAnsi="Helvetica" w:cs="Helvetica"/>
                <w:color w:val="000000"/>
                <w:sz w:val="20"/>
                <w:szCs w:val="20"/>
                <w:highlight w:val="yellow"/>
                <w:rPrChange w:id="3016" w:author="Sahin, Burak" w:date="2017-06-27T18:42:00Z">
                  <w:rPr>
                    <w:ins w:id="3017" w:author="Sahin, Burak" w:date="2017-06-27T17:18:00Z"/>
                    <w:rFonts w:ascii="Helvetica" w:eastAsiaTheme="minorHAnsi" w:hAnsi="Helvetica" w:cs="Helvetica"/>
                    <w:color w:val="000000"/>
                    <w:sz w:val="20"/>
                    <w:szCs w:val="20"/>
                  </w:rPr>
                </w:rPrChange>
              </w:rPr>
            </w:pPr>
            <w:ins w:id="3018" w:author="Sahin, Burak" w:date="2017-06-27T17:18:00Z">
              <w:r w:rsidRPr="00063964">
                <w:rPr>
                  <w:rFonts w:ascii="Helvetica" w:eastAsiaTheme="minorHAnsi" w:hAnsi="Helvetica" w:cs="Helvetica"/>
                  <w:color w:val="000000"/>
                  <w:sz w:val="20"/>
                  <w:szCs w:val="20"/>
                  <w:highlight w:val="yellow"/>
                  <w:rPrChange w:id="3019" w:author="Sahin, Burak" w:date="2017-06-27T18:42:00Z">
                    <w:rPr>
                      <w:rFonts w:ascii="Helvetica" w:eastAsiaTheme="minorHAnsi" w:hAnsi="Helvetica" w:cs="Helvetica"/>
                      <w:color w:val="000000"/>
                      <w:sz w:val="20"/>
                      <w:szCs w:val="20"/>
                    </w:rPr>
                  </w:rPrChange>
                </w:rPr>
                <w:t xml:space="preserve">Have the ability to use various light sources to identify </w:t>
              </w:r>
              <w:proofErr w:type="spellStart"/>
              <w:r w:rsidRPr="00063964">
                <w:rPr>
                  <w:rFonts w:ascii="Helvetica" w:eastAsiaTheme="minorHAnsi" w:hAnsi="Helvetica" w:cs="Helvetica"/>
                  <w:color w:val="000000"/>
                  <w:sz w:val="20"/>
                  <w:szCs w:val="20"/>
                  <w:highlight w:val="yellow"/>
                  <w:rPrChange w:id="3020" w:author="Sahin, Burak" w:date="2017-06-27T18:42:00Z">
                    <w:rPr>
                      <w:rFonts w:ascii="Helvetica" w:eastAsiaTheme="minorHAnsi" w:hAnsi="Helvetica" w:cs="Helvetica"/>
                      <w:color w:val="000000"/>
                      <w:sz w:val="20"/>
                      <w:szCs w:val="20"/>
                    </w:rPr>
                  </w:rPrChange>
                </w:rPr>
                <w:t>nonsecure</w:t>
              </w:r>
              <w:proofErr w:type="spellEnd"/>
              <w:r w:rsidRPr="00063964">
                <w:rPr>
                  <w:rFonts w:ascii="Helvetica" w:eastAsiaTheme="minorHAnsi" w:hAnsi="Helvetica" w:cs="Helvetica"/>
                  <w:color w:val="000000"/>
                  <w:sz w:val="20"/>
                  <w:szCs w:val="20"/>
                  <w:highlight w:val="yellow"/>
                  <w:rPrChange w:id="3021" w:author="Sahin, Burak" w:date="2017-06-27T18:42:00Z">
                    <w:rPr>
                      <w:rFonts w:ascii="Helvetica" w:eastAsiaTheme="minorHAnsi" w:hAnsi="Helvetica" w:cs="Helvetica"/>
                      <w:color w:val="000000"/>
                      <w:sz w:val="20"/>
                      <w:szCs w:val="20"/>
                    </w:rPr>
                  </w:rPrChange>
                </w:rPr>
                <w:t xml:space="preserve"> paper and/or have received training in the use of document inspection equipment.</w:t>
              </w:r>
            </w:ins>
          </w:p>
        </w:tc>
      </w:tr>
      <w:tr w:rsidR="00B22746" w:rsidRPr="00063964" w14:paraId="2BDD14AF" w14:textId="77777777" w:rsidTr="00B22746">
        <w:trPr>
          <w:cnfStyle w:val="000000100000" w:firstRow="0" w:lastRow="0" w:firstColumn="0" w:lastColumn="0" w:oddVBand="0" w:evenVBand="0" w:oddHBand="1" w:evenHBand="0" w:firstRowFirstColumn="0" w:firstRowLastColumn="0" w:lastRowFirstColumn="0" w:lastRowLastColumn="0"/>
          <w:ins w:id="3022" w:author="Sahin, Burak" w:date="2017-06-27T17:18:00Z"/>
        </w:trPr>
        <w:tc>
          <w:tcPr>
            <w:cnfStyle w:val="001000000000" w:firstRow="0" w:lastRow="0" w:firstColumn="1" w:lastColumn="0" w:oddVBand="0" w:evenVBand="0" w:oddHBand="0" w:evenHBand="0" w:firstRowFirstColumn="0" w:firstRowLastColumn="0" w:lastRowFirstColumn="0" w:lastRowLastColumn="0"/>
            <w:tcW w:w="1259" w:type="dxa"/>
          </w:tcPr>
          <w:p w14:paraId="43DB20F6" w14:textId="77777777" w:rsidR="00B22746" w:rsidRPr="00063964" w:rsidRDefault="00B22746" w:rsidP="00B22746">
            <w:pPr>
              <w:tabs>
                <w:tab w:val="left" w:pos="5990"/>
              </w:tabs>
              <w:rPr>
                <w:ins w:id="3023" w:author="Sahin, Burak" w:date="2017-06-27T17:18:00Z"/>
                <w:highlight w:val="yellow"/>
                <w:rPrChange w:id="3024" w:author="Sahin, Burak" w:date="2017-06-27T18:42:00Z">
                  <w:rPr>
                    <w:ins w:id="3025" w:author="Sahin, Burak" w:date="2017-06-27T17:18:00Z"/>
                  </w:rPr>
                </w:rPrChange>
              </w:rPr>
            </w:pPr>
            <w:ins w:id="3026" w:author="Sahin, Burak" w:date="2017-06-27T17:18:00Z">
              <w:r w:rsidRPr="00063964">
                <w:rPr>
                  <w:highlight w:val="yellow"/>
                  <w:rPrChange w:id="3027" w:author="Sahin, Burak" w:date="2017-06-27T18:42:00Z">
                    <w:rPr/>
                  </w:rPrChange>
                </w:rPr>
                <w:t>ADVANCED</w:t>
              </w:r>
            </w:ins>
          </w:p>
        </w:tc>
        <w:tc>
          <w:tcPr>
            <w:tcW w:w="8091" w:type="dxa"/>
          </w:tcPr>
          <w:p w14:paraId="488C65E4" w14:textId="77777777" w:rsidR="00B22746" w:rsidRPr="00063964" w:rsidRDefault="00B22746" w:rsidP="00B22746">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3028" w:author="Sahin, Burak" w:date="2017-06-27T17:18:00Z"/>
                <w:rFonts w:ascii="Helvetica-Bold" w:eastAsiaTheme="minorHAnsi" w:hAnsi="Helvetica-Bold" w:cs="Helvetica-Bold"/>
                <w:b/>
                <w:bCs/>
                <w:color w:val="000000"/>
                <w:sz w:val="20"/>
                <w:szCs w:val="20"/>
                <w:highlight w:val="yellow"/>
                <w:rPrChange w:id="3029" w:author="Sahin, Burak" w:date="2017-06-27T18:42:00Z">
                  <w:rPr>
                    <w:ins w:id="3030" w:author="Sahin, Burak" w:date="2017-06-27T17:18:00Z"/>
                    <w:rFonts w:ascii="Helvetica-Bold" w:eastAsiaTheme="minorHAnsi" w:hAnsi="Helvetica-Bold" w:cs="Helvetica-Bold"/>
                    <w:b/>
                    <w:bCs/>
                    <w:color w:val="000000"/>
                    <w:sz w:val="20"/>
                    <w:szCs w:val="20"/>
                  </w:rPr>
                </w:rPrChange>
              </w:rPr>
            </w:pPr>
            <w:ins w:id="3031" w:author="Sahin, Burak" w:date="2017-06-27T17:18:00Z">
              <w:r w:rsidRPr="00063964">
                <w:rPr>
                  <w:rFonts w:ascii="Helvetica-Bold" w:eastAsiaTheme="minorHAnsi" w:hAnsi="Helvetica-Bold" w:cs="Helvetica-Bold"/>
                  <w:b/>
                  <w:bCs/>
                  <w:color w:val="000000"/>
                  <w:sz w:val="20"/>
                  <w:szCs w:val="20"/>
                  <w:highlight w:val="yellow"/>
                  <w:rPrChange w:id="3032" w:author="Sahin, Burak" w:date="2017-06-27T18:42:00Z">
                    <w:rPr>
                      <w:rFonts w:ascii="Helvetica-Bold" w:eastAsiaTheme="minorHAnsi" w:hAnsi="Helvetica-Bold" w:cs="Helvetica-Bold"/>
                      <w:b/>
                      <w:bCs/>
                      <w:color w:val="000000"/>
                      <w:sz w:val="20"/>
                      <w:szCs w:val="20"/>
                    </w:rPr>
                  </w:rPrChange>
                </w:rPr>
                <w:t>Requirements for BASIC plus the following:</w:t>
              </w:r>
            </w:ins>
          </w:p>
          <w:p w14:paraId="4D2DC494"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3033" w:author="Sahin, Burak" w:date="2017-06-27T17:18:00Z"/>
                <w:rFonts w:ascii="Helvetica" w:eastAsiaTheme="minorHAnsi" w:hAnsi="Helvetica" w:cs="Helvetica"/>
                <w:color w:val="000000"/>
                <w:sz w:val="20"/>
                <w:szCs w:val="20"/>
                <w:highlight w:val="yellow"/>
                <w:rPrChange w:id="3034" w:author="Sahin, Burak" w:date="2017-06-27T18:42:00Z">
                  <w:rPr>
                    <w:ins w:id="3035" w:author="Sahin, Burak" w:date="2017-06-27T17:18:00Z"/>
                    <w:rFonts w:ascii="Helvetica" w:eastAsiaTheme="minorHAnsi" w:hAnsi="Helvetica" w:cs="Helvetica"/>
                    <w:color w:val="000000"/>
                    <w:sz w:val="20"/>
                    <w:szCs w:val="20"/>
                  </w:rPr>
                </w:rPrChange>
              </w:rPr>
            </w:pPr>
            <w:ins w:id="3036" w:author="Sahin, Burak" w:date="2017-06-27T17:18:00Z">
              <w:r w:rsidRPr="00063964">
                <w:rPr>
                  <w:rFonts w:ascii="Helvetica" w:eastAsiaTheme="minorHAnsi" w:hAnsi="Helvetica" w:cs="Helvetica"/>
                  <w:color w:val="000000"/>
                  <w:sz w:val="20"/>
                  <w:szCs w:val="20"/>
                  <w:highlight w:val="yellow"/>
                  <w:rPrChange w:id="3037" w:author="Sahin, Burak" w:date="2017-06-27T18:42:00Z">
                    <w:rPr>
                      <w:rFonts w:ascii="Helvetica" w:eastAsiaTheme="minorHAnsi" w:hAnsi="Helvetica" w:cs="Helvetica"/>
                      <w:color w:val="000000"/>
                      <w:sz w:val="20"/>
                      <w:szCs w:val="20"/>
                    </w:rPr>
                  </w:rPrChange>
                </w:rPr>
                <w:t>Possess good working knowledge of document design and their security features.</w:t>
              </w:r>
            </w:ins>
          </w:p>
          <w:p w14:paraId="6FDB390E"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3038" w:author="Sahin, Burak" w:date="2017-06-27T17:18:00Z"/>
                <w:rFonts w:ascii="Helvetica" w:eastAsiaTheme="minorHAnsi" w:hAnsi="Helvetica" w:cs="Helvetica"/>
                <w:color w:val="000000"/>
                <w:sz w:val="20"/>
                <w:szCs w:val="20"/>
                <w:highlight w:val="yellow"/>
                <w:rPrChange w:id="3039" w:author="Sahin, Burak" w:date="2017-06-27T18:42:00Z">
                  <w:rPr>
                    <w:ins w:id="3040" w:author="Sahin, Burak" w:date="2017-06-27T17:18:00Z"/>
                    <w:rFonts w:ascii="Helvetica" w:eastAsiaTheme="minorHAnsi" w:hAnsi="Helvetica" w:cs="Helvetica"/>
                    <w:color w:val="000000"/>
                    <w:sz w:val="20"/>
                    <w:szCs w:val="20"/>
                  </w:rPr>
                </w:rPrChange>
              </w:rPr>
            </w:pPr>
            <w:ins w:id="3041" w:author="Sahin, Burak" w:date="2017-06-27T17:18:00Z">
              <w:r w:rsidRPr="00063964">
                <w:rPr>
                  <w:rFonts w:ascii="Helvetica" w:eastAsiaTheme="minorHAnsi" w:hAnsi="Helvetica" w:cs="Helvetica"/>
                  <w:color w:val="000000"/>
                  <w:sz w:val="20"/>
                  <w:szCs w:val="20"/>
                  <w:highlight w:val="yellow"/>
                  <w:rPrChange w:id="3042" w:author="Sahin, Burak" w:date="2017-06-27T18:42:00Z">
                    <w:rPr>
                      <w:rFonts w:ascii="Helvetica" w:eastAsiaTheme="minorHAnsi" w:hAnsi="Helvetica" w:cs="Helvetica"/>
                      <w:color w:val="000000"/>
                      <w:sz w:val="20"/>
                      <w:szCs w:val="20"/>
                    </w:rPr>
                  </w:rPrChange>
                </w:rPr>
                <w:t>Possess knowledge through appropriate training of the various types of watermarks, security fibers and printing techniques.</w:t>
              </w:r>
            </w:ins>
          </w:p>
          <w:p w14:paraId="4828BF61"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3043" w:author="Sahin, Burak" w:date="2017-06-27T17:18:00Z"/>
                <w:rFonts w:ascii="Helvetica" w:eastAsiaTheme="minorHAnsi" w:hAnsi="Helvetica" w:cs="Helvetica"/>
                <w:color w:val="000000"/>
                <w:sz w:val="20"/>
                <w:szCs w:val="20"/>
                <w:highlight w:val="yellow"/>
                <w:rPrChange w:id="3044" w:author="Sahin, Burak" w:date="2017-06-27T18:42:00Z">
                  <w:rPr>
                    <w:ins w:id="3045" w:author="Sahin, Burak" w:date="2017-06-27T17:18:00Z"/>
                    <w:rFonts w:ascii="Helvetica" w:eastAsiaTheme="minorHAnsi" w:hAnsi="Helvetica" w:cs="Helvetica"/>
                    <w:color w:val="000000"/>
                    <w:sz w:val="20"/>
                    <w:szCs w:val="20"/>
                  </w:rPr>
                </w:rPrChange>
              </w:rPr>
            </w:pPr>
            <w:ins w:id="3046" w:author="Sahin, Burak" w:date="2017-06-27T17:18:00Z">
              <w:r w:rsidRPr="00063964">
                <w:rPr>
                  <w:rFonts w:ascii="Helvetica" w:eastAsiaTheme="minorHAnsi" w:hAnsi="Helvetica" w:cs="Helvetica"/>
                  <w:color w:val="000000"/>
                  <w:sz w:val="20"/>
                  <w:szCs w:val="20"/>
                  <w:highlight w:val="yellow"/>
                  <w:rPrChange w:id="3047" w:author="Sahin, Burak" w:date="2017-06-27T18:42:00Z">
                    <w:rPr>
                      <w:rFonts w:ascii="Helvetica" w:eastAsiaTheme="minorHAnsi" w:hAnsi="Helvetica" w:cs="Helvetica"/>
                      <w:color w:val="000000"/>
                      <w:sz w:val="20"/>
                      <w:szCs w:val="20"/>
                    </w:rPr>
                  </w:rPrChange>
                </w:rPr>
                <w:t>Have received hands-on training in the detection of false documentation from a specialist trainer.</w:t>
              </w:r>
            </w:ins>
          </w:p>
          <w:p w14:paraId="5E42B84A"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3048" w:author="Sahin, Burak" w:date="2017-06-27T17:18:00Z"/>
                <w:rFonts w:ascii="Helvetica" w:eastAsiaTheme="minorHAnsi" w:hAnsi="Helvetica" w:cs="Helvetica"/>
                <w:color w:val="000000"/>
                <w:sz w:val="20"/>
                <w:szCs w:val="20"/>
                <w:highlight w:val="yellow"/>
                <w:rPrChange w:id="3049" w:author="Sahin, Burak" w:date="2017-06-27T18:42:00Z">
                  <w:rPr>
                    <w:ins w:id="3050" w:author="Sahin, Burak" w:date="2017-06-27T17:18:00Z"/>
                    <w:rFonts w:ascii="Helvetica" w:eastAsiaTheme="minorHAnsi" w:hAnsi="Helvetica" w:cs="Helvetica"/>
                    <w:color w:val="000000"/>
                    <w:sz w:val="20"/>
                    <w:szCs w:val="20"/>
                  </w:rPr>
                </w:rPrChange>
              </w:rPr>
            </w:pPr>
            <w:ins w:id="3051" w:author="Sahin, Burak" w:date="2017-06-27T17:18:00Z">
              <w:r w:rsidRPr="00063964">
                <w:rPr>
                  <w:rFonts w:ascii="Helvetica" w:eastAsiaTheme="minorHAnsi" w:hAnsi="Helvetica" w:cs="Helvetica"/>
                  <w:color w:val="000000"/>
                  <w:sz w:val="20"/>
                  <w:szCs w:val="20"/>
                  <w:highlight w:val="yellow"/>
                  <w:rPrChange w:id="3052" w:author="Sahin, Burak" w:date="2017-06-27T18:42:00Z">
                    <w:rPr>
                      <w:rFonts w:ascii="Helvetica" w:eastAsiaTheme="minorHAnsi" w:hAnsi="Helvetica" w:cs="Helvetica"/>
                      <w:color w:val="000000"/>
                      <w:sz w:val="20"/>
                      <w:szCs w:val="20"/>
                    </w:rPr>
                  </w:rPrChange>
                </w:rPr>
                <w:t>Be able to identify forged and counterfeit documents through examination.</w:t>
              </w:r>
            </w:ins>
          </w:p>
          <w:p w14:paraId="40A4D6BC"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3053" w:author="Sahin, Burak" w:date="2017-06-27T17:18:00Z"/>
                <w:rFonts w:ascii="Helvetica" w:eastAsiaTheme="minorHAnsi" w:hAnsi="Helvetica" w:cs="Helvetica"/>
                <w:color w:val="000000"/>
                <w:sz w:val="20"/>
                <w:szCs w:val="20"/>
                <w:highlight w:val="yellow"/>
                <w:rPrChange w:id="3054" w:author="Sahin, Burak" w:date="2017-06-27T18:42:00Z">
                  <w:rPr>
                    <w:ins w:id="3055" w:author="Sahin, Burak" w:date="2017-06-27T17:18:00Z"/>
                    <w:rFonts w:ascii="Helvetica" w:eastAsiaTheme="minorHAnsi" w:hAnsi="Helvetica" w:cs="Helvetica"/>
                    <w:color w:val="000000"/>
                    <w:sz w:val="20"/>
                    <w:szCs w:val="20"/>
                  </w:rPr>
                </w:rPrChange>
              </w:rPr>
            </w:pPr>
            <w:ins w:id="3056" w:author="Sahin, Burak" w:date="2017-06-27T17:18:00Z">
              <w:r w:rsidRPr="00063964">
                <w:rPr>
                  <w:rFonts w:ascii="Helvetica" w:eastAsiaTheme="minorHAnsi" w:hAnsi="Helvetica" w:cs="Helvetica"/>
                  <w:color w:val="000000"/>
                  <w:sz w:val="20"/>
                  <w:szCs w:val="20"/>
                  <w:highlight w:val="yellow"/>
                  <w:rPrChange w:id="3057" w:author="Sahin, Burak" w:date="2017-06-27T18:42:00Z">
                    <w:rPr>
                      <w:rFonts w:ascii="Helvetica" w:eastAsiaTheme="minorHAnsi" w:hAnsi="Helvetica" w:cs="Helvetica"/>
                      <w:color w:val="000000"/>
                      <w:sz w:val="20"/>
                      <w:szCs w:val="20"/>
                    </w:rPr>
                  </w:rPrChange>
                </w:rPr>
                <w:t>Have the ability to make effective use of reference material.</w:t>
              </w:r>
            </w:ins>
          </w:p>
          <w:p w14:paraId="0ECEBAB3" w14:textId="77777777" w:rsidR="00B22746" w:rsidRPr="00063964" w:rsidRDefault="00B22746" w:rsidP="00B22746">
            <w:pPr>
              <w:pStyle w:val="ListParagraph"/>
              <w:keepNext/>
              <w:numPr>
                <w:ilvl w:val="0"/>
                <w:numId w:val="32"/>
              </w:numPr>
              <w:tabs>
                <w:tab w:val="left" w:pos="5990"/>
              </w:tabs>
              <w:cnfStyle w:val="000000100000" w:firstRow="0" w:lastRow="0" w:firstColumn="0" w:lastColumn="0" w:oddVBand="0" w:evenVBand="0" w:oddHBand="1" w:evenHBand="0" w:firstRowFirstColumn="0" w:firstRowLastColumn="0" w:lastRowFirstColumn="0" w:lastRowLastColumn="0"/>
              <w:rPr>
                <w:ins w:id="3058" w:author="Sahin, Burak" w:date="2017-06-27T17:18:00Z"/>
                <w:highlight w:val="yellow"/>
                <w:rPrChange w:id="3059" w:author="Sahin, Burak" w:date="2017-06-27T18:42:00Z">
                  <w:rPr>
                    <w:ins w:id="3060" w:author="Sahin, Burak" w:date="2017-06-27T17:18:00Z"/>
                  </w:rPr>
                </w:rPrChange>
              </w:rPr>
            </w:pPr>
            <w:ins w:id="3061" w:author="Sahin, Burak" w:date="2017-06-27T17:18:00Z">
              <w:r w:rsidRPr="00063964">
                <w:rPr>
                  <w:rFonts w:ascii="Helvetica" w:eastAsiaTheme="minorHAnsi" w:hAnsi="Helvetica" w:cs="Helvetica"/>
                  <w:color w:val="000000"/>
                  <w:sz w:val="20"/>
                  <w:szCs w:val="20"/>
                  <w:highlight w:val="yellow"/>
                  <w:rPrChange w:id="3062" w:author="Sahin, Burak" w:date="2017-06-27T18:42:00Z">
                    <w:rPr>
                      <w:rFonts w:ascii="Helvetica" w:eastAsiaTheme="minorHAnsi" w:hAnsi="Helvetica" w:cs="Helvetica"/>
                      <w:color w:val="000000"/>
                      <w:sz w:val="20"/>
                      <w:szCs w:val="20"/>
                    </w:rPr>
                  </w:rPrChange>
                </w:rPr>
                <w:t>Training SHALL be assessed or refreshed at least annually.</w:t>
              </w:r>
            </w:ins>
          </w:p>
        </w:tc>
      </w:tr>
    </w:tbl>
    <w:p w14:paraId="6F19BAE5" w14:textId="5B6F4521" w:rsidR="00B22746" w:rsidRDefault="00B22746" w:rsidP="00B22746">
      <w:pPr>
        <w:rPr>
          <w:ins w:id="3063" w:author="Sahin, Burak" w:date="2017-06-27T18:40:00Z"/>
        </w:rPr>
        <w:pPrChange w:id="3064" w:author="Sahin, Burak" w:date="2017-06-27T17:18:00Z">
          <w:pPr/>
        </w:pPrChange>
      </w:pPr>
      <w:ins w:id="3065" w:author="Sahin, Burak" w:date="2017-06-27T17:18:00Z">
        <w:r w:rsidRPr="00063964">
          <w:rPr>
            <w:highlight w:val="yellow"/>
            <w:rPrChange w:id="3066" w:author="Sahin, Burak" w:date="2017-06-27T18:42:00Z">
              <w:rPr/>
            </w:rPrChange>
          </w:rPr>
          <w:t xml:space="preserve">Table </w:t>
        </w:r>
        <w:r w:rsidRPr="00063964">
          <w:rPr>
            <w:color w:val="44546A" w:themeColor="text2"/>
            <w:sz w:val="18"/>
            <w:szCs w:val="18"/>
            <w:highlight w:val="yellow"/>
            <w:rPrChange w:id="3067" w:author="Sahin, Burak" w:date="2017-06-27T18:42:00Z">
              <w:rPr>
                <w:color w:val="44546A" w:themeColor="text2"/>
                <w:sz w:val="18"/>
                <w:szCs w:val="18"/>
              </w:rPr>
            </w:rPrChange>
          </w:rPr>
          <w:fldChar w:fldCharType="begin"/>
        </w:r>
        <w:r w:rsidRPr="00063964">
          <w:rPr>
            <w:highlight w:val="yellow"/>
            <w:rPrChange w:id="3068" w:author="Sahin, Burak" w:date="2017-06-27T18:42:00Z">
              <w:rPr/>
            </w:rPrChange>
          </w:rPr>
          <w:instrText xml:space="preserve"> SEQ Table \* ARABIC </w:instrText>
        </w:r>
        <w:r w:rsidRPr="00063964">
          <w:rPr>
            <w:color w:val="44546A" w:themeColor="text2"/>
            <w:sz w:val="18"/>
            <w:szCs w:val="18"/>
            <w:highlight w:val="yellow"/>
            <w:rPrChange w:id="3069" w:author="Sahin, Burak" w:date="2017-06-27T18:42:00Z">
              <w:rPr>
                <w:color w:val="44546A" w:themeColor="text2"/>
                <w:sz w:val="18"/>
                <w:szCs w:val="18"/>
              </w:rPr>
            </w:rPrChange>
          </w:rPr>
          <w:fldChar w:fldCharType="separate"/>
        </w:r>
        <w:r w:rsidRPr="00063964">
          <w:rPr>
            <w:noProof/>
            <w:highlight w:val="yellow"/>
            <w:rPrChange w:id="3070" w:author="Sahin, Burak" w:date="2017-06-27T18:42:00Z">
              <w:rPr>
                <w:noProof/>
              </w:rPr>
            </w:rPrChange>
          </w:rPr>
          <w:t>9</w:t>
        </w:r>
        <w:r w:rsidRPr="00063964">
          <w:rPr>
            <w:color w:val="44546A" w:themeColor="text2"/>
            <w:sz w:val="18"/>
            <w:szCs w:val="18"/>
            <w:highlight w:val="yellow"/>
            <w:rPrChange w:id="3071" w:author="Sahin, Burak" w:date="2017-06-27T18:42:00Z">
              <w:rPr>
                <w:color w:val="44546A" w:themeColor="text2"/>
                <w:sz w:val="18"/>
                <w:szCs w:val="18"/>
              </w:rPr>
            </w:rPrChange>
          </w:rPr>
          <w:fldChar w:fldCharType="end"/>
        </w:r>
        <w:r w:rsidRPr="00063964">
          <w:rPr>
            <w:highlight w:val="yellow"/>
            <w:rPrChange w:id="3072" w:author="Sahin, Burak" w:date="2017-06-27T18:42:00Z">
              <w:rPr/>
            </w:rPrChange>
          </w:rPr>
          <w:t>: Training Requirements</w:t>
        </w:r>
      </w:ins>
    </w:p>
    <w:p w14:paraId="08EAB839" w14:textId="77777777" w:rsidR="006D2FA2" w:rsidRDefault="006D2FA2" w:rsidP="006D2FA2">
      <w:pPr>
        <w:rPr>
          <w:ins w:id="3073" w:author="Sahin, Burak" w:date="2017-06-27T18:40:00Z"/>
          <w:rFonts w:eastAsia="Times New Roman" w:cs="Helvetica"/>
          <w:color w:val="454441"/>
          <w:szCs w:val="24"/>
        </w:rPr>
      </w:pPr>
    </w:p>
    <w:tbl>
      <w:tblPr>
        <w:tblStyle w:val="TableGrid"/>
        <w:tblpPr w:leftFromText="180" w:rightFromText="180" w:vertAnchor="text" w:horzAnchor="margin" w:tblpXSpec="right" w:tblpY="42"/>
        <w:tblW w:w="5000" w:type="pct"/>
        <w:tblBorders>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6D2FA2" w:rsidRPr="00F47283" w14:paraId="2C21AF3D" w14:textId="77777777" w:rsidTr="00F47283">
        <w:trPr>
          <w:trHeight w:val="372"/>
          <w:ins w:id="3074" w:author="Sahin, Burak" w:date="2017-06-27T18:40:00Z"/>
        </w:trPr>
        <w:tc>
          <w:tcPr>
            <w:tcW w:w="5000" w:type="pct"/>
            <w:shd w:val="clear" w:color="auto" w:fill="F2F2F2" w:themeFill="background1" w:themeFillShade="F2"/>
          </w:tcPr>
          <w:p w14:paraId="2FAA1CDA" w14:textId="76AF9E6A" w:rsidR="006D2FA2" w:rsidRPr="00F47283" w:rsidRDefault="006D2FA2" w:rsidP="006D2FA2">
            <w:pPr>
              <w:rPr>
                <w:ins w:id="3075" w:author="Sahin, Burak" w:date="2017-06-27T18:40:00Z"/>
                <w:b/>
                <w:i/>
                <w:highlight w:val="yellow"/>
              </w:rPr>
              <w:pPrChange w:id="3076" w:author="Sahin, Burak" w:date="2017-06-27T18:40:00Z">
                <w:pPr>
                  <w:framePr w:hSpace="180" w:wrap="around" w:vAnchor="text" w:hAnchor="margin" w:xAlign="right" w:y="42"/>
                </w:pPr>
              </w:pPrChange>
            </w:pPr>
            <w:ins w:id="3077" w:author="Sahin, Burak" w:date="2017-06-27T18:40:00Z">
              <w:r w:rsidRPr="00F47283">
                <w:rPr>
                  <w:b/>
                  <w:i/>
                  <w:highlight w:val="yellow"/>
                </w:rPr>
                <w:t xml:space="preserve">Case Example: </w:t>
              </w:r>
              <w:r>
                <w:rPr>
                  <w:b/>
                  <w:i/>
                  <w:highlight w:val="yellow"/>
                </w:rPr>
                <w:t>Validation</w:t>
              </w:r>
              <w:r w:rsidRPr="00F47283">
                <w:rPr>
                  <w:b/>
                  <w:i/>
                  <w:highlight w:val="yellow"/>
                </w:rPr>
                <w:t xml:space="preserve"> for Level 2 or 3</w:t>
              </w:r>
            </w:ins>
          </w:p>
        </w:tc>
      </w:tr>
      <w:tr w:rsidR="006D2FA2" w:rsidRPr="00F47283" w14:paraId="48194490" w14:textId="77777777" w:rsidTr="00F47283">
        <w:trPr>
          <w:trHeight w:val="425"/>
          <w:ins w:id="3078" w:author="Sahin, Burak" w:date="2017-06-27T18:40:00Z"/>
        </w:trPr>
        <w:tc>
          <w:tcPr>
            <w:tcW w:w="5000" w:type="pct"/>
            <w:shd w:val="clear" w:color="auto" w:fill="F2F2F2" w:themeFill="background1" w:themeFillShade="F2"/>
          </w:tcPr>
          <w:p w14:paraId="234C7B0C" w14:textId="77777777" w:rsidR="006D2FA2" w:rsidRPr="00F47283" w:rsidRDefault="006D2FA2" w:rsidP="00F47283">
            <w:pPr>
              <w:rPr>
                <w:ins w:id="3079" w:author="Sahin, Burak" w:date="2017-06-27T18:40:00Z"/>
                <w:highlight w:val="yellow"/>
              </w:rPr>
            </w:pPr>
            <w:ins w:id="3080" w:author="Sahin, Burak" w:date="2017-06-27T18:40:00Z">
              <w:r w:rsidRPr="00F47283">
                <w:rPr>
                  <w:highlight w:val="yellow"/>
                </w:rPr>
                <w:t>Placeholder</w:t>
              </w:r>
            </w:ins>
          </w:p>
        </w:tc>
      </w:tr>
    </w:tbl>
    <w:p w14:paraId="0C6833EA" w14:textId="3EEEA4C7" w:rsidR="006D2FA2" w:rsidRPr="00F47283" w:rsidRDefault="006D2FA2" w:rsidP="006D2FA2">
      <w:pPr>
        <w:rPr>
          <w:ins w:id="3081" w:author="Sahin, Burak" w:date="2017-06-27T18:40:00Z"/>
        </w:rPr>
      </w:pPr>
      <w:ins w:id="3082" w:author="Sahin, Burak" w:date="2017-06-27T18:40:00Z">
        <w:r w:rsidRPr="00F47283">
          <w:rPr>
            <w:highlight w:val="yellow"/>
          </w:rPr>
          <w:t>Placeho</w:t>
        </w:r>
        <w:r>
          <w:rPr>
            <w:highlight w:val="yellow"/>
          </w:rPr>
          <w:t>lder for Diagram Showing Phase 4</w:t>
        </w:r>
        <w:r w:rsidRPr="00F47283">
          <w:rPr>
            <w:highlight w:val="yellow"/>
          </w:rPr>
          <w:t xml:space="preserve"> (</w:t>
        </w:r>
        <w:r>
          <w:rPr>
            <w:highlight w:val="yellow"/>
          </w:rPr>
          <w:t>Validation</w:t>
        </w:r>
        <w:r w:rsidRPr="00F47283">
          <w:rPr>
            <w:highlight w:val="yellow"/>
          </w:rPr>
          <w:t>)</w:t>
        </w:r>
      </w:ins>
    </w:p>
    <w:p w14:paraId="4700E8AB" w14:textId="77777777" w:rsidR="006D2FA2" w:rsidRPr="00B22746" w:rsidRDefault="006D2FA2" w:rsidP="00B22746">
      <w:pPr>
        <w:rPr>
          <w:rPrChange w:id="3083" w:author="Sahin, Burak" w:date="2017-06-27T17:18:00Z">
            <w:rPr/>
          </w:rPrChange>
        </w:rPr>
        <w:pPrChange w:id="3084" w:author="Sahin, Burak" w:date="2017-06-27T17:18:00Z">
          <w:pPr/>
        </w:pPrChange>
      </w:pPr>
    </w:p>
    <w:p w14:paraId="432FAF84" w14:textId="2BE04EC5" w:rsidR="00AE493D" w:rsidRDefault="00AE493D" w:rsidP="00AE493D">
      <w:pPr>
        <w:pStyle w:val="Heading1"/>
      </w:pPr>
      <w:bookmarkStart w:id="3085" w:name="_Toc486347483"/>
      <w:commentRangeStart w:id="3086"/>
      <w:r>
        <w:t>Verification</w:t>
      </w:r>
      <w:commentRangeEnd w:id="3086"/>
      <w:r w:rsidR="00B07B62">
        <w:rPr>
          <w:rStyle w:val="CommentReference"/>
          <w:rFonts w:asciiTheme="minorHAnsi" w:eastAsiaTheme="minorEastAsia" w:hAnsiTheme="minorHAnsi" w:cstheme="minorBidi"/>
          <w:b w:val="0"/>
          <w:bCs w:val="0"/>
          <w:smallCaps w:val="0"/>
          <w:color w:val="auto"/>
        </w:rPr>
        <w:commentReference w:id="3086"/>
      </w:r>
      <w:bookmarkEnd w:id="3085"/>
    </w:p>
    <w:p w14:paraId="176D2FC6" w14:textId="7F993A8B" w:rsidR="00AE493D" w:rsidRDefault="00AE493D" w:rsidP="00AE493D">
      <w:pPr>
        <w:tabs>
          <w:tab w:val="left" w:pos="5994"/>
        </w:tabs>
      </w:pPr>
      <w:r w:rsidRPr="00525215">
        <w:t xml:space="preserve">The goal of identity </w:t>
      </w:r>
      <w:del w:id="3087" w:author="Sahin, Burak" w:date="2017-02-22T09:36:00Z">
        <w:r w:rsidRPr="00525215" w:rsidDel="00EC4ED7">
          <w:delText xml:space="preserve">validation </w:delText>
        </w:r>
      </w:del>
      <w:ins w:id="3088" w:author="Sahin, Burak" w:date="2017-02-22T09:36:00Z">
        <w:r w:rsidR="00EC4ED7">
          <w:t>verification</w:t>
        </w:r>
        <w:r w:rsidR="00EC4ED7" w:rsidRPr="00525215">
          <w:t xml:space="preserve"> </w:t>
        </w:r>
      </w:ins>
      <w:r w:rsidRPr="00525215">
        <w:t>is to confirm and establish a linkage between the claimed identity and the physical, live existence of the person actually presenting the evidence.</w:t>
      </w:r>
      <w:r>
        <w:t xml:space="preserve"> </w:t>
      </w:r>
      <w:ins w:id="3089" w:author="Sahin, Burak" w:date="2017-02-22T09:36:00Z">
        <w:r w:rsidR="00EC4ED7" w:rsidRPr="00CE36E9">
          <w:t xml:space="preserve">This can be done by a physical or biometric comparison, or a KBV </w:t>
        </w:r>
      </w:ins>
      <w:ins w:id="3090" w:author="Sahin, Burak" w:date="2017-02-22T09:37:00Z">
        <w:r w:rsidR="00EC4ED7" w:rsidRPr="00CE36E9">
          <w:t>challenge</w:t>
        </w:r>
      </w:ins>
      <w:ins w:id="3091" w:author="Sahin, Burak" w:date="2017-02-22T09:36:00Z">
        <w:r w:rsidR="00EC4ED7" w:rsidRPr="00CE36E9">
          <w:t>,</w:t>
        </w:r>
      </w:ins>
      <w:ins w:id="3092" w:author="Sahin, Burak" w:date="2017-02-22T09:37:00Z">
        <w:r w:rsidR="00EC4ED7" w:rsidRPr="00CE36E9">
          <w:t xml:space="preserve"> or by authenticating the applicant </w:t>
        </w:r>
      </w:ins>
      <w:ins w:id="3093" w:author="Sahin, Burak" w:date="2017-02-22T09:42:00Z">
        <w:r w:rsidR="00EC4ED7" w:rsidRPr="00CE36E9">
          <w:t xml:space="preserve">with </w:t>
        </w:r>
      </w:ins>
      <w:ins w:id="3094" w:author="Sahin, Burak" w:date="2017-02-22T09:43:00Z">
        <w:r w:rsidR="00EC4ED7" w:rsidRPr="00CE36E9">
          <w:t>methods and credentials that are appropriate for the level of assurance.</w:t>
        </w:r>
      </w:ins>
    </w:p>
    <w:p w14:paraId="52CE8A15" w14:textId="603549F4" w:rsidR="00AE493D" w:rsidRDefault="00AE493D" w:rsidP="00AE493D">
      <w:pPr>
        <w:tabs>
          <w:tab w:val="left" w:pos="5994"/>
        </w:tabs>
        <w:rPr>
          <w:ins w:id="3095" w:author="Sahin, Burak" w:date="2017-02-22T09:33:00Z"/>
        </w:rPr>
      </w:pPr>
      <w:r>
        <w:t xml:space="preserve">Table </w:t>
      </w:r>
      <w:ins w:id="3096" w:author="Sahin, Burak" w:date="2017-03-31T13:39:00Z">
        <w:r w:rsidR="0039301C">
          <w:t>4</w:t>
        </w:r>
      </w:ins>
      <w:del w:id="3097" w:author="Sahin, Burak" w:date="2017-03-31T13:39:00Z">
        <w:r w:rsidDel="0039301C">
          <w:delText>5</w:delText>
        </w:r>
      </w:del>
      <w:r>
        <w:t xml:space="preserve">-3 in SP800-63A details the verification methods necessary to achieve successful verification at the appropriate levels of strength. </w:t>
      </w:r>
      <w:del w:id="3098" w:author="Sahin, Burak" w:date="2017-03-30T15:05:00Z">
        <w:r w:rsidDel="009F431F">
          <w:delText>&lt;</w:delText>
        </w:r>
        <w:r w:rsidR="007A291A" w:rsidDel="009F431F">
          <w:fldChar w:fldCharType="begin"/>
        </w:r>
        <w:r w:rsidR="007A291A" w:rsidDel="009F431F">
          <w:delInstrText xml:space="preserve"> HYPERLINK "https://pages.nist.gov/800-63-3/sp800-63a.html" \l "63aSec5-Table3" </w:delInstrText>
        </w:r>
        <w:r w:rsidR="007A291A" w:rsidDel="009F431F">
          <w:fldChar w:fldCharType="separate"/>
        </w:r>
        <w:r w:rsidRPr="00282E8D" w:rsidDel="009F431F">
          <w:rPr>
            <w:rStyle w:val="Hyperlink"/>
          </w:rPr>
          <w:delText>https://pages.nist.gov/800-63-3/sp800-63a.html#63aSec5-Table3</w:delText>
        </w:r>
        <w:r w:rsidR="007A291A" w:rsidDel="009F431F">
          <w:rPr>
            <w:rStyle w:val="Hyperlink"/>
          </w:rPr>
          <w:fldChar w:fldCharType="end"/>
        </w:r>
        <w:r w:rsidDel="009F431F">
          <w:delText xml:space="preserve">&gt; </w:delText>
        </w:r>
      </w:del>
      <w:ins w:id="3099" w:author="Sahin, Burak" w:date="2017-02-22T09:48:00Z">
        <w:r w:rsidR="00D646AC">
          <w:t xml:space="preserve">The strength of an evidence verification system can be assessed using </w:t>
        </w:r>
        <w:r w:rsidR="00D646AC">
          <w:lastRenderedPageBreak/>
          <w:t>this</w:t>
        </w:r>
      </w:ins>
      <w:ins w:id="3100" w:author="Sahin, Burak" w:date="2017-02-22T09:50:00Z">
        <w:r w:rsidR="00D646AC">
          <w:t xml:space="preserve"> information;</w:t>
        </w:r>
      </w:ins>
      <w:ins w:id="3101" w:author="Sahin, Burak" w:date="2017-02-22T09:48:00Z">
        <w:r w:rsidR="00D646AC">
          <w:t xml:space="preserve"> </w:t>
        </w:r>
      </w:ins>
      <w:del w:id="3102" w:author="Sahin, Burak" w:date="2017-02-22T09:50:00Z">
        <w:r w:rsidRPr="00097E2A" w:rsidDel="00D646AC">
          <w:delText xml:space="preserve">To </w:delText>
        </w:r>
      </w:del>
      <w:ins w:id="3103" w:author="Sahin, Burak" w:date="2017-02-22T09:50:00Z">
        <w:r w:rsidR="00D646AC">
          <w:t>to</w:t>
        </w:r>
        <w:r w:rsidR="00D646AC" w:rsidRPr="00097E2A">
          <w:t xml:space="preserve"> </w:t>
        </w:r>
      </w:ins>
      <w:r w:rsidRPr="00097E2A">
        <w:t>achieve proofing at IAL 2, a</w:t>
      </w:r>
      <w:r>
        <w:t>t a</w:t>
      </w:r>
      <w:r w:rsidRPr="00097E2A">
        <w:t xml:space="preserve"> minimum, the applicant must be verified by a process that is able to achieve a strength of STRONG.</w:t>
      </w:r>
      <w:ins w:id="3104" w:author="Sahin, Burak" w:date="2017-02-22T09:48:00Z">
        <w:r w:rsidR="00D646AC">
          <w:t xml:space="preserve"> </w:t>
        </w:r>
      </w:ins>
    </w:p>
    <w:p w14:paraId="4BFDFBDD" w14:textId="2B1101C5" w:rsidR="00EC4ED7" w:rsidRPr="00CE36E9" w:rsidDel="00D646AC" w:rsidRDefault="006E3019" w:rsidP="00AE493D">
      <w:pPr>
        <w:tabs>
          <w:tab w:val="left" w:pos="5994"/>
        </w:tabs>
        <w:rPr>
          <w:del w:id="3105" w:author="Sahin, Burak" w:date="2017-02-22T09:49:00Z"/>
        </w:rPr>
      </w:pPr>
      <w:ins w:id="3106" w:author="Sahin, Burak" w:date="2017-02-22T09:33:00Z">
        <w:r w:rsidRPr="00CE36E9">
          <w:t>In the following sections we will discuss the identity verification methods lis</w:t>
        </w:r>
        <w:r w:rsidR="0039301C">
          <w:t>ted in Table 4</w:t>
        </w:r>
        <w:r w:rsidRPr="00CE36E9">
          <w:t>-3 in SP800-63A</w:t>
        </w:r>
      </w:ins>
      <w:ins w:id="3107" w:author="Sahin, Burak" w:date="2017-02-22T09:34:00Z">
        <w:r w:rsidRPr="00CE36E9">
          <w:t>.</w:t>
        </w:r>
      </w:ins>
    </w:p>
    <w:p w14:paraId="58942896" w14:textId="1B4C78CC" w:rsidR="00AE493D" w:rsidDel="00D646AC" w:rsidRDefault="00AE493D" w:rsidP="00AE493D">
      <w:pPr>
        <w:pStyle w:val="Heading2"/>
        <w:rPr>
          <w:del w:id="3108" w:author="Sahin, Burak" w:date="2017-02-22T09:49:00Z"/>
        </w:rPr>
      </w:pPr>
      <w:commentRangeStart w:id="3109"/>
      <w:del w:id="3110" w:author="Sahin, Burak" w:date="2017-02-22T09:49:00Z">
        <w:r w:rsidRPr="00D31AFC" w:rsidDel="00D646AC">
          <w:rPr>
            <w:highlight w:val="yellow"/>
          </w:rPr>
          <w:delText>Evaluation of evidence verification</w:delText>
        </w:r>
        <w:commentRangeEnd w:id="3109"/>
        <w:r w:rsidR="00725CC4" w:rsidRPr="00D31AFC" w:rsidDel="00D646AC">
          <w:rPr>
            <w:rStyle w:val="CommentReference"/>
            <w:rFonts w:asciiTheme="minorHAnsi" w:eastAsiaTheme="minorEastAsia" w:hAnsiTheme="minorHAnsi" w:cstheme="minorBidi"/>
            <w:b w:val="0"/>
            <w:bCs w:val="0"/>
            <w:smallCaps w:val="0"/>
            <w:color w:val="auto"/>
            <w:highlight w:val="yellow"/>
          </w:rPr>
          <w:commentReference w:id="3109"/>
        </w:r>
      </w:del>
    </w:p>
    <w:p w14:paraId="29793A54" w14:textId="7A40C3FF" w:rsidR="000E14E5" w:rsidRDefault="000E14E5" w:rsidP="00AE493D"/>
    <w:p w14:paraId="4019F77B" w14:textId="77777777" w:rsidR="00AE493D" w:rsidRDefault="00AE493D" w:rsidP="00AE493D">
      <w:pPr>
        <w:pStyle w:val="Heading2"/>
        <w:rPr>
          <w:ins w:id="3111" w:author="Sahin, Burak" w:date="2017-02-21T11:22:00Z"/>
        </w:rPr>
      </w:pPr>
      <w:bookmarkStart w:id="3112" w:name="_Ref475439330"/>
      <w:bookmarkStart w:id="3113" w:name="_Toc486347484"/>
      <w:r w:rsidRPr="001857B3">
        <w:t>KBV</w:t>
      </w:r>
      <w:bookmarkEnd w:id="3112"/>
      <w:bookmarkEnd w:id="3113"/>
    </w:p>
    <w:p w14:paraId="354E1EB3" w14:textId="152288B5" w:rsidR="00D646AC" w:rsidDel="00396849" w:rsidRDefault="001C02E5">
      <w:pPr>
        <w:pStyle w:val="Heading2"/>
        <w:numPr>
          <w:ilvl w:val="0"/>
          <w:numId w:val="0"/>
        </w:numPr>
        <w:rPr>
          <w:del w:id="3114" w:author="Sahin, Burak" w:date="2017-03-29T17:18:00Z"/>
        </w:rPr>
        <w:pPrChange w:id="3115" w:author="Sahin, Burak" w:date="2017-03-30T17:07:00Z">
          <w:pPr>
            <w:pStyle w:val="Heading2"/>
          </w:pPr>
        </w:pPrChange>
      </w:pPr>
      <w:ins w:id="3116" w:author="Sahin, Burak" w:date="2017-03-29T17:18:00Z">
        <w:r>
          <w:t>Th</w:t>
        </w:r>
      </w:ins>
      <w:ins w:id="3117" w:author="Sahin, Burak" w:date="2017-02-22T09:52:00Z">
        <w:r w:rsidR="00D646AC" w:rsidRPr="00CE36E9">
          <w:t xml:space="preserve">is technique </w:t>
        </w:r>
      </w:ins>
      <w:ins w:id="3118" w:author="Sahin, Burak" w:date="2017-03-29T17:18:00Z">
        <w:r>
          <w:t>utilizes</w:t>
        </w:r>
      </w:ins>
      <w:ins w:id="3119" w:author="Sahin, Burak" w:date="2017-02-22T09:52:00Z">
        <w:r w:rsidR="00D646AC" w:rsidRPr="00CE36E9">
          <w:t xml:space="preserve"> a series of questions to help distinguish </w:t>
        </w:r>
      </w:ins>
      <w:ins w:id="3120" w:author="Sahin, Burak" w:date="2017-03-29T17:18:00Z">
        <w:r>
          <w:t>the applicant</w:t>
        </w:r>
      </w:ins>
      <w:ins w:id="3121" w:author="Sahin, Burak" w:date="2017-02-22T09:52:00Z">
        <w:r w:rsidR="00D646AC" w:rsidRPr="00CE36E9">
          <w:t xml:space="preserve"> from other known identities</w:t>
        </w:r>
      </w:ins>
      <w:ins w:id="3122" w:author="Sahin, Burak" w:date="2017-03-29T17:19:00Z">
        <w:r>
          <w:t xml:space="preserve"> in order to perform verification in identity proofing</w:t>
        </w:r>
      </w:ins>
      <w:ins w:id="3123" w:author="Sahin, Burak" w:date="2017-02-22T09:52:00Z">
        <w:r w:rsidR="00D646AC" w:rsidRPr="00CE36E9">
          <w:t>.</w:t>
        </w:r>
      </w:ins>
      <w:ins w:id="3124" w:author="Sahin, Burak" w:date="2017-03-29T17:18:00Z">
        <w:r>
          <w:t xml:space="preserve"> Please see</w:t>
        </w:r>
      </w:ins>
      <w:ins w:id="3125" w:author="Sahin, Burak" w:date="2017-03-29T17:20:00Z">
        <w:r>
          <w:t xml:space="preserve"> </w:t>
        </w:r>
      </w:ins>
      <w:ins w:id="3126" w:author="Sahin, Burak" w:date="2017-03-30T15:08:00Z">
        <w:r w:rsidR="009F431F">
          <w:t xml:space="preserve">earlier discussion in </w:t>
        </w:r>
      </w:ins>
      <w:ins w:id="3127" w:author="Sahin, Burak" w:date="2017-03-29T17:20:00Z">
        <w:r>
          <w:t>Section</w:t>
        </w:r>
      </w:ins>
      <w:ins w:id="3128" w:author="Sahin, Burak" w:date="2017-03-29T17:19:00Z">
        <w:r>
          <w:t xml:space="preserve"> </w:t>
        </w:r>
      </w:ins>
      <w:ins w:id="3129" w:author="Sahin, Burak" w:date="2017-03-29T17:20:00Z">
        <w:r>
          <w:rPr>
            <w:b w:val="0"/>
            <w:bCs w:val="0"/>
            <w:smallCaps w:val="0"/>
          </w:rPr>
          <w:fldChar w:fldCharType="begin"/>
        </w:r>
        <w:r>
          <w:instrText xml:space="preserve"> REF _Ref478571342 \r \h </w:instrText>
        </w:r>
      </w:ins>
      <w:r>
        <w:rPr>
          <w:b w:val="0"/>
          <w:bCs w:val="0"/>
          <w:smallCaps w:val="0"/>
        </w:rPr>
      </w:r>
      <w:r>
        <w:rPr>
          <w:b w:val="0"/>
          <w:bCs w:val="0"/>
          <w:smallCaps w:val="0"/>
        </w:rPr>
        <w:fldChar w:fldCharType="separate"/>
      </w:r>
      <w:ins w:id="3130" w:author="Sahin, Burak" w:date="2017-03-29T17:20:00Z">
        <w:r>
          <w:t>4.2</w:t>
        </w:r>
        <w:r>
          <w:rPr>
            <w:b w:val="0"/>
            <w:bCs w:val="0"/>
            <w:smallCaps w:val="0"/>
          </w:rPr>
          <w:fldChar w:fldCharType="end"/>
        </w:r>
        <w:r>
          <w:t xml:space="preserve"> for more inform</w:t>
        </w:r>
      </w:ins>
      <w:ins w:id="3131" w:author="Sahin, Burak" w:date="2017-03-30T17:06:00Z">
        <w:r w:rsidR="00396849">
          <w:t>ation.</w:t>
        </w:r>
      </w:ins>
    </w:p>
    <w:p w14:paraId="5FDCE6C3" w14:textId="77777777" w:rsidR="00396849" w:rsidRPr="0072653C" w:rsidRDefault="00396849">
      <w:pPr>
        <w:spacing w:after="0"/>
        <w:rPr>
          <w:ins w:id="3132" w:author="Sahin, Burak" w:date="2017-03-30T17:06:00Z"/>
        </w:rPr>
        <w:pPrChange w:id="3133" w:author="Sahin, Burak" w:date="2017-03-30T17:07:00Z">
          <w:pPr/>
        </w:pPrChange>
      </w:pPr>
    </w:p>
    <w:p w14:paraId="4813FD95" w14:textId="2B46407F" w:rsidR="00BF34CE" w:rsidRPr="00BF34CE" w:rsidDel="00A83FD8" w:rsidRDefault="00276266">
      <w:pPr>
        <w:pStyle w:val="Heading2"/>
        <w:rPr>
          <w:del w:id="3134" w:author="Sahin, Burak" w:date="2017-02-21T17:29:00Z"/>
        </w:rPr>
        <w:pPrChange w:id="3135" w:author="Sahin, Burak" w:date="2017-03-30T17:06:00Z">
          <w:pPr/>
        </w:pPrChange>
      </w:pPr>
      <w:del w:id="3136" w:author="Sahin, Burak" w:date="2017-03-29T17:18:00Z">
        <w:r w:rsidRPr="00CE36E9" w:rsidDel="001C02E5">
          <w:delText xml:space="preserve"> </w:delText>
        </w:r>
      </w:del>
      <w:bookmarkStart w:id="3137" w:name="_Toc478656868"/>
      <w:bookmarkStart w:id="3138" w:name="_Toc478656969"/>
      <w:bookmarkStart w:id="3139" w:name="_Toc478657164"/>
      <w:bookmarkStart w:id="3140" w:name="_Toc478730173"/>
      <w:bookmarkStart w:id="3141" w:name="_Toc478730283"/>
      <w:bookmarkStart w:id="3142" w:name="_Toc478730393"/>
      <w:bookmarkStart w:id="3143" w:name="_Toc478730505"/>
      <w:bookmarkStart w:id="3144" w:name="_Toc478731103"/>
      <w:bookmarkStart w:id="3145" w:name="_Toc478731228"/>
      <w:bookmarkStart w:id="3146" w:name="_Toc478731588"/>
      <w:bookmarkStart w:id="3147" w:name="_Toc478731697"/>
      <w:bookmarkStart w:id="3148" w:name="_Toc478731806"/>
      <w:bookmarkStart w:id="3149" w:name="_Toc478731915"/>
      <w:bookmarkStart w:id="3150" w:name="_Toc478734586"/>
      <w:bookmarkStart w:id="3151" w:name="_Toc486347485"/>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p>
    <w:p w14:paraId="62FA5CB4" w14:textId="2745AB86" w:rsidR="00AE493D" w:rsidRDefault="00AE493D">
      <w:pPr>
        <w:pStyle w:val="Heading2"/>
      </w:pPr>
      <w:bookmarkStart w:id="3152" w:name="_Toc486347486"/>
      <w:commentRangeStart w:id="3153"/>
      <w:r w:rsidRPr="001857B3">
        <w:t xml:space="preserve">Biometric </w:t>
      </w:r>
      <w:ins w:id="3154" w:author="Sahin, Burak" w:date="2017-03-30T17:58:00Z">
        <w:r w:rsidR="00A230B1">
          <w:t>C</w:t>
        </w:r>
      </w:ins>
      <w:del w:id="3155" w:author="Sahin, Burak" w:date="2017-03-30T17:58:00Z">
        <w:r w:rsidRPr="001857B3" w:rsidDel="00A230B1">
          <w:delText>c</w:delText>
        </w:r>
      </w:del>
      <w:r w:rsidRPr="001857B3">
        <w:t xml:space="preserve">apture </w:t>
      </w:r>
      <w:commentRangeEnd w:id="3153"/>
      <w:r w:rsidR="00725CC4">
        <w:rPr>
          <w:rStyle w:val="CommentReference"/>
          <w:rFonts w:asciiTheme="minorHAnsi" w:eastAsiaTheme="minorEastAsia" w:hAnsiTheme="minorHAnsi" w:cstheme="minorBidi"/>
          <w:b w:val="0"/>
          <w:bCs w:val="0"/>
          <w:smallCaps w:val="0"/>
          <w:color w:val="auto"/>
        </w:rPr>
        <w:commentReference w:id="3153"/>
      </w:r>
      <w:bookmarkEnd w:id="3152"/>
    </w:p>
    <w:p w14:paraId="1D76D8B0" w14:textId="77777777" w:rsidR="00CE36E9" w:rsidRPr="00CE36E9" w:rsidRDefault="00CE36E9" w:rsidP="00CE36E9">
      <w:pPr>
        <w:rPr>
          <w:ins w:id="3156" w:author="Sahin, Burak" w:date="2017-03-21T16:13:00Z"/>
        </w:rPr>
      </w:pPr>
      <w:ins w:id="3157" w:author="Sahin, Burak" w:date="2017-03-21T16:13:00Z">
        <w:r w:rsidRPr="00CE36E9">
          <w:t>Biometrics can play a key role in identity proofing and verification of individuals. This utility can come in multiple stages of the identity proofing process.</w:t>
        </w:r>
      </w:ins>
    </w:p>
    <w:p w14:paraId="73638A70" w14:textId="42D9CBBF" w:rsidR="00CE36E9" w:rsidRDefault="00CE36E9" w:rsidP="00CE36E9">
      <w:pPr>
        <w:rPr>
          <w:ins w:id="3158" w:author="Sahin, Burak" w:date="2017-03-30T16:31:00Z"/>
        </w:rPr>
      </w:pPr>
      <w:ins w:id="3159" w:author="Sahin, Burak" w:date="2017-03-21T16:13:00Z">
        <w:r w:rsidRPr="00CE36E9">
          <w:t xml:space="preserve">In enrollment, </w:t>
        </w:r>
      </w:ins>
      <w:ins w:id="3160" w:author="Sahin, Burak" w:date="2017-05-04T14:19:00Z">
        <w:r w:rsidR="00833BF4">
          <w:t xml:space="preserve">CSP’s can capture </w:t>
        </w:r>
      </w:ins>
      <w:ins w:id="3161" w:author="Sahin, Burak" w:date="2017-03-21T16:13:00Z">
        <w:r w:rsidRPr="00CE36E9">
          <w:t xml:space="preserve">biometrics in the form of fingerprints, face, iris images, etc. </w:t>
        </w:r>
      </w:ins>
      <w:ins w:id="3162" w:author="Sahin, Burak" w:date="2017-05-04T14:20:00Z">
        <w:r w:rsidR="00833BF4">
          <w:t>They</w:t>
        </w:r>
      </w:ins>
      <w:ins w:id="3163" w:author="Sahin, Burak" w:date="2017-03-21T16:13:00Z">
        <w:r w:rsidRPr="00CE36E9">
          <w:t xml:space="preserve"> can compare requirements with their options to identify which single or multi-modal biometric solution </w:t>
        </w:r>
        <w:proofErr w:type="gramStart"/>
        <w:r w:rsidRPr="00CE36E9">
          <w:t>can best</w:t>
        </w:r>
        <w:proofErr w:type="gramEnd"/>
        <w:r w:rsidRPr="00CE36E9">
          <w:t xml:space="preserve"> respond to their needs and implement the system accordingly.</w:t>
        </w:r>
      </w:ins>
    </w:p>
    <w:p w14:paraId="1C13EDC2" w14:textId="021F45E6" w:rsidR="0089540F" w:rsidRPr="00CE36E9" w:rsidRDefault="0089540F" w:rsidP="00CE36E9">
      <w:pPr>
        <w:rPr>
          <w:ins w:id="3164" w:author="Sahin, Burak" w:date="2017-03-21T16:13:00Z"/>
        </w:rPr>
      </w:pPr>
      <w:ins w:id="3165" w:author="Sahin, Burak" w:date="2017-03-30T16:31:00Z">
        <w:r>
          <w:t xml:space="preserve">It is important </w:t>
        </w:r>
      </w:ins>
      <w:ins w:id="3166" w:author="Sahin, Burak" w:date="2017-05-04T14:23:00Z">
        <w:r w:rsidR="00833BF4">
          <w:t xml:space="preserve">for CSP’s </w:t>
        </w:r>
      </w:ins>
      <w:ins w:id="3167" w:author="Sahin, Burak" w:date="2017-03-30T16:31:00Z">
        <w:r>
          <w:t>to note that biometrics collected for enrollment in one instance without any biometric verification for identity proofing should not later be used as a proofing source.</w:t>
        </w:r>
      </w:ins>
    </w:p>
    <w:p w14:paraId="4CC2D4DC" w14:textId="5A4A5939" w:rsidR="00CE36E9" w:rsidRPr="00CE36E9" w:rsidRDefault="00CE36E9" w:rsidP="00CE36E9">
      <w:pPr>
        <w:rPr>
          <w:ins w:id="3168" w:author="Sahin, Burak" w:date="2017-03-21T16:13:00Z"/>
        </w:rPr>
      </w:pPr>
      <w:ins w:id="3169" w:author="Sahin, Burak" w:date="2017-03-21T16:13:00Z">
        <w:r w:rsidRPr="00CE36E9">
          <w:t>In many applications, the biometric samples collected upon enrollment automatically trigger open-set identification. Open-set identification is typically defined as the task to determine if someone is in a database and</w:t>
        </w:r>
      </w:ins>
      <w:ins w:id="3170" w:author="Sahin, Burak" w:date="2017-05-04T14:23:00Z">
        <w:r w:rsidR="00833BF4">
          <w:t xml:space="preserve"> to</w:t>
        </w:r>
      </w:ins>
      <w:ins w:id="3171" w:author="Sahin, Burak" w:date="2017-03-21T16:13:00Z">
        <w:r w:rsidRPr="00CE36E9">
          <w:t xml:space="preserve"> find the record of the individual in the database. This “defensive” first-line measure upon enrollment performs de-duplication. In other words, the CSP’s database of identities is surveyed automatically to see if the applicant has an existing identity record. If the deduplication search returns a positive match, CSP’s should match the attributes in the existing identity and the applicant-provided information</w:t>
        </w:r>
        <w:r w:rsidR="00833BF4">
          <w:t xml:space="preserve"> to determine and adjudicate any</w:t>
        </w:r>
        <w:r w:rsidRPr="00CE36E9">
          <w:t xml:space="preserve"> mismatches.</w:t>
        </w:r>
      </w:ins>
    </w:p>
    <w:p w14:paraId="696CE498" w14:textId="10BECF5C" w:rsidR="00CE36E9" w:rsidRPr="00CE36E9" w:rsidRDefault="00833BF4" w:rsidP="00CE36E9">
      <w:pPr>
        <w:rPr>
          <w:ins w:id="3172" w:author="Sahin, Burak" w:date="2017-03-21T16:13:00Z"/>
        </w:rPr>
      </w:pPr>
      <w:ins w:id="3173" w:author="Sahin, Burak" w:date="2017-05-04T14:26:00Z">
        <w:r>
          <w:t>CSP’s can also leverage b</w:t>
        </w:r>
      </w:ins>
      <w:ins w:id="3174" w:author="Sahin, Burak" w:date="2017-03-21T16:13:00Z">
        <w:r w:rsidR="00CE36E9" w:rsidRPr="00CE36E9">
          <w:t xml:space="preserve">iometrics in the resolution and verification steps as another factor to contribute to the degree of confidence along with other methods such as the fuzzy matching of attributes or knowledge-based verification. Naturally, </w:t>
        </w:r>
      </w:ins>
      <w:ins w:id="3175" w:author="Sahin, Burak" w:date="2017-05-04T14:27:00Z">
        <w:r>
          <w:t xml:space="preserve">a CSP </w:t>
        </w:r>
      </w:ins>
      <w:ins w:id="3176" w:author="Sahin, Burak" w:date="2017-03-21T16:13:00Z">
        <w:r w:rsidR="00CE36E9" w:rsidRPr="00CE36E9">
          <w:t xml:space="preserve">can only </w:t>
        </w:r>
      </w:ins>
      <w:ins w:id="3177" w:author="Sahin, Burak" w:date="2017-05-04T14:27:00Z">
        <w:r>
          <w:t xml:space="preserve">do this </w:t>
        </w:r>
      </w:ins>
      <w:ins w:id="3178" w:author="Sahin, Burak" w:date="2017-03-21T16:13:00Z">
        <w:r w:rsidR="00CE36E9" w:rsidRPr="00CE36E9">
          <w:t>if biometric data exists for the applicant in the databases wherein the reference attributes for resolution and verification reside. As an example, if guidelines and regulations governing the use and sharing of biometric data allow it, the biometric samples collected as part of the enrollment of one CSP can be submitted for a 1:1 verification by another CSP wherein the applicant also has an identity record. In this process the biometrics become another factor, enabling the enrolling CSP to resolve and verify the identity with confidence.</w:t>
        </w:r>
      </w:ins>
    </w:p>
    <w:p w14:paraId="118A91E9" w14:textId="77777777" w:rsidR="00CE36E9" w:rsidRPr="00CE36E9" w:rsidRDefault="00CE36E9" w:rsidP="00CE36E9">
      <w:pPr>
        <w:rPr>
          <w:ins w:id="3179" w:author="Sahin, Burak" w:date="2017-03-21T16:13:00Z"/>
        </w:rPr>
      </w:pPr>
      <w:ins w:id="3180" w:author="Sahin, Burak" w:date="2017-03-21T16:13:00Z">
        <w:r w:rsidRPr="00CE36E9">
          <w:t xml:space="preserve">Requirements and differences between collection methods such as in-person, virtual in-person or remote also concern the collection of biometric samples for applicants. Presentation attacks are a matter of concern for </w:t>
        </w:r>
        <w:proofErr w:type="spellStart"/>
        <w:r w:rsidRPr="00CE36E9">
          <w:t>unproctored</w:t>
        </w:r>
        <w:proofErr w:type="spellEnd"/>
        <w:r w:rsidRPr="00CE36E9">
          <w:t xml:space="preserve"> collection use cases. Ongoing work, such as </w:t>
        </w:r>
        <w:commentRangeStart w:id="3181"/>
        <w:r w:rsidRPr="00CE36E9">
          <w:t xml:space="preserve">SOFA-B: </w:t>
        </w:r>
        <w:r w:rsidRPr="00CE36E9">
          <w:rPr>
            <w:i/>
          </w:rPr>
          <w:t>Strength of Authentication for Biometrics</w:t>
        </w:r>
        <w:r w:rsidRPr="00CE36E9">
          <w:t>,</w:t>
        </w:r>
      </w:ins>
      <w:commentRangeEnd w:id="3181"/>
      <w:ins w:id="3182" w:author="Sahin, Burak" w:date="2017-05-04T14:29:00Z">
        <w:r w:rsidR="00833BF4">
          <w:rPr>
            <w:rStyle w:val="CommentReference"/>
          </w:rPr>
          <w:commentReference w:id="3181"/>
        </w:r>
      </w:ins>
      <w:ins w:id="3183" w:author="Sahin, Burak" w:date="2017-03-21T16:13:00Z">
        <w:r w:rsidRPr="00CE36E9">
          <w:t xml:space="preserve"> provides guidelines for the strength of biometric authentication systems as a balanced function of presentation attack detection abilities, biometric match accuracy and effort (to attack system).</w:t>
        </w:r>
      </w:ins>
    </w:p>
    <w:p w14:paraId="36683751" w14:textId="747281DB" w:rsidR="000D0505" w:rsidRDefault="00055363" w:rsidP="00CE36E9">
      <w:pPr>
        <w:rPr>
          <w:ins w:id="3184" w:author="Sahin, Burak" w:date="2017-03-30T15:10:00Z"/>
        </w:rPr>
      </w:pPr>
      <w:ins w:id="3185" w:author="Sahin, Burak" w:date="2017-05-04T14:30:00Z">
        <w:r>
          <w:lastRenderedPageBreak/>
          <w:t xml:space="preserve">CSP’s </w:t>
        </w:r>
      </w:ins>
      <w:ins w:id="3186" w:author="Sahin, Burak" w:date="2017-03-21T16:13:00Z">
        <w:r w:rsidR="00CE36E9" w:rsidRPr="00CE36E9">
          <w:t xml:space="preserve">should also </w:t>
        </w:r>
        <w:r>
          <w:t>note</w:t>
        </w:r>
        <w:r w:rsidR="00CE36E9" w:rsidRPr="00CE36E9">
          <w:t xml:space="preserve"> that different biometric modalities provide varying levels of accuracy, presentation attack vulnerability and ease of collection. Existing literature offers deep insight into the trade-off between accuracy, convenience and other factors of biometric authentication.</w:t>
        </w:r>
      </w:ins>
      <w:ins w:id="3187" w:author="Sahin, Burak" w:date="2017-05-04T14:30:00Z">
        <w:r>
          <w:t xml:space="preserve"> NIST </w:t>
        </w:r>
      </w:ins>
      <w:ins w:id="3188" w:author="Sahin, Burak" w:date="2017-05-04T14:31:00Z">
        <w:r>
          <w:t xml:space="preserve">and other authorities </w:t>
        </w:r>
      </w:ins>
      <w:ins w:id="3189" w:author="Sahin, Burak" w:date="2017-05-04T14:30:00Z">
        <w:r>
          <w:t>ha</w:t>
        </w:r>
      </w:ins>
      <w:ins w:id="3190" w:author="Sahin, Burak" w:date="2017-05-04T14:31:00Z">
        <w:r>
          <w:t>ve</w:t>
        </w:r>
      </w:ins>
      <w:ins w:id="3191" w:author="Sahin, Burak" w:date="2017-05-04T14:30:00Z">
        <w:r>
          <w:t xml:space="preserve"> also conducted and orchestrated s</w:t>
        </w:r>
      </w:ins>
      <w:ins w:id="3192" w:author="Sahin, Burak" w:date="2017-03-21T16:13:00Z">
        <w:r w:rsidR="00CE36E9" w:rsidRPr="00CE36E9">
          <w:t xml:space="preserve">tandardized tests </w:t>
        </w:r>
      </w:ins>
      <w:ins w:id="3193" w:author="Sahin, Burak" w:date="2017-05-04T14:31:00Z">
        <w:r>
          <w:t>in order to</w:t>
        </w:r>
      </w:ins>
      <w:ins w:id="3194" w:author="Sahin, Burak" w:date="2017-03-21T16:13:00Z">
        <w:r w:rsidR="00CE36E9" w:rsidRPr="00CE36E9">
          <w:t xml:space="preserve"> evaluate performances of biometric algorithms developed by participating vendors. CSP’s should use these resources as guidelines when considering the use of biometrics in their implementations.</w:t>
        </w:r>
      </w:ins>
    </w:p>
    <w:p w14:paraId="322E99A5" w14:textId="6BA52F0B" w:rsidR="009F431F" w:rsidRDefault="009F431F" w:rsidP="00CE36E9">
      <w:pPr>
        <w:rPr>
          <w:ins w:id="3195" w:author="Sahin, Burak" w:date="2017-03-30T15:26:00Z"/>
        </w:rPr>
      </w:pPr>
      <w:ins w:id="3196" w:author="Sahin, Burak" w:date="2017-03-30T15:10:00Z">
        <w:r>
          <w:t xml:space="preserve">For an IAL3 system, detection </w:t>
        </w:r>
      </w:ins>
      <w:ins w:id="3197" w:author="Sahin, Burak" w:date="2017-03-30T15:19:00Z">
        <w:r w:rsidR="003B7D49">
          <w:t>mechanisms</w:t>
        </w:r>
      </w:ins>
      <w:ins w:id="3198" w:author="Sahin, Burak" w:date="2017-03-30T15:10:00Z">
        <w:r>
          <w:t xml:space="preserve"> </w:t>
        </w:r>
      </w:ins>
      <w:ins w:id="3199" w:author="Sahin, Burak" w:date="2017-03-30T15:12:00Z">
        <w:r w:rsidR="003B7D49">
          <w:t>should</w:t>
        </w:r>
      </w:ins>
      <w:ins w:id="3200" w:author="Sahin, Burak" w:date="2017-03-30T15:10:00Z">
        <w:r>
          <w:t xml:space="preserve"> be in place </w:t>
        </w:r>
        <w:r w:rsidR="003B7D49">
          <w:t xml:space="preserve">to ensure </w:t>
        </w:r>
      </w:ins>
      <w:ins w:id="3201" w:author="Sahin, Burak" w:date="2017-03-30T15:18:00Z">
        <w:r w:rsidR="003B7D49">
          <w:t xml:space="preserve">security of the system </w:t>
        </w:r>
      </w:ins>
      <w:ins w:id="3202" w:author="Sahin, Burak" w:date="2017-03-30T15:19:00Z">
        <w:r w:rsidR="003B7D49">
          <w:t>against presentation attacks</w:t>
        </w:r>
      </w:ins>
      <w:ins w:id="3203" w:author="Sahin, Burak" w:date="2017-03-30T15:24:00Z">
        <w:r w:rsidR="00BB245A">
          <w:t xml:space="preserve"> if collection is done remotely</w:t>
        </w:r>
      </w:ins>
      <w:ins w:id="3204" w:author="Sahin, Burak" w:date="2017-03-30T15:19:00Z">
        <w:r w:rsidR="003B7D49">
          <w:t>.</w:t>
        </w:r>
      </w:ins>
      <w:ins w:id="3205" w:author="Sahin, Burak" w:date="2017-03-30T15:24:00Z">
        <w:r w:rsidR="00BB245A">
          <w:t xml:space="preserve"> Requirements for virtual in-person collection </w:t>
        </w:r>
      </w:ins>
      <w:ins w:id="3206" w:author="Sahin, Burak" w:date="2017-03-30T15:25:00Z">
        <w:r w:rsidR="00BB245A">
          <w:t>mitigate</w:t>
        </w:r>
      </w:ins>
      <w:ins w:id="3207" w:author="Sahin, Burak" w:date="2017-03-30T15:24:00Z">
        <w:r w:rsidR="00BB245A">
          <w:t xml:space="preserve"> the risk of presentation attacks</w:t>
        </w:r>
      </w:ins>
      <w:ins w:id="3208" w:author="Sahin, Burak" w:date="2017-03-30T15:25:00Z">
        <w:r w:rsidR="00BB245A">
          <w:t xml:space="preserve"> for an IAL3 system</w:t>
        </w:r>
      </w:ins>
      <w:ins w:id="3209" w:author="Sahin, Burak" w:date="2017-03-30T15:24:00Z">
        <w:r w:rsidR="00BB245A">
          <w:t>.</w:t>
        </w:r>
      </w:ins>
      <w:ins w:id="3210" w:author="Sahin, Burak" w:date="2017-03-30T15:23:00Z">
        <w:r w:rsidR="00BB245A">
          <w:t xml:space="preserve"> </w:t>
        </w:r>
      </w:ins>
      <w:ins w:id="3211" w:author="Sahin, Burak" w:date="2017-03-30T15:26:00Z">
        <w:r w:rsidR="00BB245A">
          <w:t xml:space="preserve"> Requirements in 800-63A should be considered for IAL2 systems.</w:t>
        </w:r>
      </w:ins>
    </w:p>
    <w:p w14:paraId="23937967" w14:textId="67ECA4A5" w:rsidR="00BB245A" w:rsidRPr="000D0505" w:rsidRDefault="00BB245A" w:rsidP="00CE36E9">
      <w:ins w:id="3212" w:author="Sahin, Burak" w:date="2017-03-30T15:26:00Z">
        <w:r>
          <w:t xml:space="preserve">Limiting the number of consecutive unsuccessful </w:t>
        </w:r>
      </w:ins>
      <w:ins w:id="3213" w:author="Sahin, Burak" w:date="2017-03-30T15:27:00Z">
        <w:r>
          <w:t>verification attempts</w:t>
        </w:r>
      </w:ins>
      <w:ins w:id="3214" w:author="Sahin, Burak" w:date="2017-03-30T15:26:00Z">
        <w:r>
          <w:t xml:space="preserve"> also help</w:t>
        </w:r>
      </w:ins>
      <w:ins w:id="3215" w:author="Sahin, Burak" w:date="2017-05-04T14:33:00Z">
        <w:r w:rsidR="00055363">
          <w:t>s</w:t>
        </w:r>
      </w:ins>
      <w:ins w:id="3216" w:author="Sahin, Burak" w:date="2017-03-30T15:26:00Z">
        <w:r>
          <w:t xml:space="preserve"> to</w:t>
        </w:r>
      </w:ins>
      <w:ins w:id="3217" w:author="Sahin, Burak" w:date="2017-03-30T15:27:00Z">
        <w:r>
          <w:t xml:space="preserve"> protect a system against presentation attacks. For a system without presentation attack detection, the limit can be set to 3 while for systems that employ presentation attack detection, a maximum of 10 consecutive unsuccessful attempts may be allowed.</w:t>
        </w:r>
      </w:ins>
    </w:p>
    <w:p w14:paraId="39C3508A" w14:textId="7E76DAF4" w:rsidR="00AE493D" w:rsidRPr="00CE36E9" w:rsidDel="00CE36E9" w:rsidRDefault="00AE493D" w:rsidP="00AE493D">
      <w:pPr>
        <w:rPr>
          <w:del w:id="3218" w:author="Sahin, Burak" w:date="2017-03-21T16:14:00Z"/>
        </w:rPr>
      </w:pPr>
      <w:del w:id="3219" w:author="Sahin, Burak" w:date="2017-03-21T16:14:00Z">
        <w:r w:rsidRPr="00CE36E9" w:rsidDel="00CE36E9">
          <w:delText xml:space="preserve">The CSP MAY collect biometrics for the purposes of non-repudiation and re-proofing. The following table describes biometrics typically captured during the proofing process and considerations for each. </w:delText>
        </w:r>
        <w:bookmarkStart w:id="3220" w:name="_Toc478656870"/>
        <w:bookmarkStart w:id="3221" w:name="_Toc478656971"/>
        <w:bookmarkStart w:id="3222" w:name="_Toc478657166"/>
        <w:bookmarkStart w:id="3223" w:name="_Toc478730175"/>
        <w:bookmarkStart w:id="3224" w:name="_Toc478730285"/>
        <w:bookmarkStart w:id="3225" w:name="_Toc478730395"/>
        <w:bookmarkStart w:id="3226" w:name="_Toc478730507"/>
        <w:bookmarkStart w:id="3227" w:name="_Toc478731105"/>
        <w:bookmarkStart w:id="3228" w:name="_Toc478731230"/>
        <w:bookmarkStart w:id="3229" w:name="_Toc478731590"/>
        <w:bookmarkStart w:id="3230" w:name="_Toc478731699"/>
        <w:bookmarkStart w:id="3231" w:name="_Toc478731808"/>
        <w:bookmarkStart w:id="3232" w:name="_Toc478731917"/>
        <w:bookmarkStart w:id="3233" w:name="_Toc478734588"/>
        <w:bookmarkStart w:id="3234" w:name="_Toc486347487"/>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del>
    </w:p>
    <w:tbl>
      <w:tblPr>
        <w:tblStyle w:val="GridTable4-Accent1"/>
        <w:tblW w:w="9355" w:type="dxa"/>
        <w:tblLook w:val="04A0" w:firstRow="1" w:lastRow="0" w:firstColumn="1" w:lastColumn="0" w:noHBand="0" w:noVBand="1"/>
      </w:tblPr>
      <w:tblGrid>
        <w:gridCol w:w="2155"/>
        <w:gridCol w:w="3600"/>
        <w:gridCol w:w="3600"/>
      </w:tblGrid>
      <w:tr w:rsidR="00AE493D" w:rsidRPr="00CE36E9" w:rsidDel="00CE36E9" w14:paraId="5F2E011A" w14:textId="557E7808" w:rsidTr="00DD334D">
        <w:trPr>
          <w:cnfStyle w:val="100000000000" w:firstRow="1" w:lastRow="0" w:firstColumn="0" w:lastColumn="0" w:oddVBand="0" w:evenVBand="0" w:oddHBand="0" w:evenHBand="0" w:firstRowFirstColumn="0" w:firstRowLastColumn="0" w:lastRowFirstColumn="0" w:lastRowLastColumn="0"/>
          <w:del w:id="3235" w:author="Sahin, Burak" w:date="2017-03-21T16:14:00Z"/>
        </w:trPr>
        <w:tc>
          <w:tcPr>
            <w:cnfStyle w:val="001000000000" w:firstRow="0" w:lastRow="0" w:firstColumn="1" w:lastColumn="0" w:oddVBand="0" w:evenVBand="0" w:oddHBand="0" w:evenHBand="0" w:firstRowFirstColumn="0" w:firstRowLastColumn="0" w:lastRowFirstColumn="0" w:lastRowLastColumn="0"/>
            <w:tcW w:w="2155" w:type="dxa"/>
          </w:tcPr>
          <w:p w14:paraId="14F58E3C" w14:textId="30BACE02" w:rsidR="00AE493D" w:rsidRPr="00CE36E9" w:rsidDel="00CE36E9" w:rsidRDefault="00AE493D" w:rsidP="00DD334D">
            <w:pPr>
              <w:rPr>
                <w:del w:id="3236" w:author="Sahin, Burak" w:date="2017-03-21T16:14:00Z"/>
              </w:rPr>
            </w:pPr>
            <w:del w:id="3237" w:author="Sahin, Burak" w:date="2017-03-21T16:14:00Z">
              <w:r w:rsidRPr="00CE36E9" w:rsidDel="00CE36E9">
                <w:delText>Biometric</w:delText>
              </w:r>
              <w:bookmarkStart w:id="3238" w:name="_Toc478656871"/>
              <w:bookmarkStart w:id="3239" w:name="_Toc478656972"/>
              <w:bookmarkStart w:id="3240" w:name="_Toc478657167"/>
              <w:bookmarkStart w:id="3241" w:name="_Toc478730176"/>
              <w:bookmarkStart w:id="3242" w:name="_Toc478730286"/>
              <w:bookmarkStart w:id="3243" w:name="_Toc478730396"/>
              <w:bookmarkStart w:id="3244" w:name="_Toc478730508"/>
              <w:bookmarkStart w:id="3245" w:name="_Toc478731106"/>
              <w:bookmarkStart w:id="3246" w:name="_Toc478731231"/>
              <w:bookmarkStart w:id="3247" w:name="_Toc478731591"/>
              <w:bookmarkStart w:id="3248" w:name="_Toc478731700"/>
              <w:bookmarkStart w:id="3249" w:name="_Toc478731809"/>
              <w:bookmarkStart w:id="3250" w:name="_Toc478731918"/>
              <w:bookmarkStart w:id="3251" w:name="_Toc478734589"/>
              <w:bookmarkStart w:id="3252" w:name="_Toc486347488"/>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del>
          </w:p>
        </w:tc>
        <w:tc>
          <w:tcPr>
            <w:tcW w:w="3600" w:type="dxa"/>
          </w:tcPr>
          <w:p w14:paraId="2B5E4DF1" w14:textId="097DF6E0" w:rsidR="00AE493D" w:rsidRPr="00CE36E9" w:rsidDel="00CE36E9" w:rsidRDefault="00AE493D" w:rsidP="00DD334D">
            <w:pPr>
              <w:cnfStyle w:val="100000000000" w:firstRow="1" w:lastRow="0" w:firstColumn="0" w:lastColumn="0" w:oddVBand="0" w:evenVBand="0" w:oddHBand="0" w:evenHBand="0" w:firstRowFirstColumn="0" w:firstRowLastColumn="0" w:lastRowFirstColumn="0" w:lastRowLastColumn="0"/>
              <w:rPr>
                <w:del w:id="3253" w:author="Sahin, Burak" w:date="2017-03-21T16:14:00Z"/>
              </w:rPr>
            </w:pPr>
            <w:del w:id="3254" w:author="Sahin, Burak" w:date="2017-03-21T16:14:00Z">
              <w:r w:rsidRPr="00CE36E9" w:rsidDel="00CE36E9">
                <w:delText>Description</w:delText>
              </w:r>
              <w:bookmarkStart w:id="3255" w:name="_Toc478656872"/>
              <w:bookmarkStart w:id="3256" w:name="_Toc478656973"/>
              <w:bookmarkStart w:id="3257" w:name="_Toc478657168"/>
              <w:bookmarkStart w:id="3258" w:name="_Toc478730177"/>
              <w:bookmarkStart w:id="3259" w:name="_Toc478730287"/>
              <w:bookmarkStart w:id="3260" w:name="_Toc478730397"/>
              <w:bookmarkStart w:id="3261" w:name="_Toc478730509"/>
              <w:bookmarkStart w:id="3262" w:name="_Toc478731107"/>
              <w:bookmarkStart w:id="3263" w:name="_Toc478731232"/>
              <w:bookmarkStart w:id="3264" w:name="_Toc478731592"/>
              <w:bookmarkStart w:id="3265" w:name="_Toc478731701"/>
              <w:bookmarkStart w:id="3266" w:name="_Toc478731810"/>
              <w:bookmarkStart w:id="3267" w:name="_Toc478731919"/>
              <w:bookmarkStart w:id="3268" w:name="_Toc478734590"/>
              <w:bookmarkStart w:id="3269" w:name="_Toc486347489"/>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del>
          </w:p>
        </w:tc>
        <w:tc>
          <w:tcPr>
            <w:tcW w:w="3600" w:type="dxa"/>
          </w:tcPr>
          <w:p w14:paraId="5BE0EE97" w14:textId="4074A22D" w:rsidR="00AE493D" w:rsidRPr="00CE36E9" w:rsidDel="00CE36E9" w:rsidRDefault="00AE493D" w:rsidP="00DD334D">
            <w:pPr>
              <w:cnfStyle w:val="100000000000" w:firstRow="1" w:lastRow="0" w:firstColumn="0" w:lastColumn="0" w:oddVBand="0" w:evenVBand="0" w:oddHBand="0" w:evenHBand="0" w:firstRowFirstColumn="0" w:firstRowLastColumn="0" w:lastRowFirstColumn="0" w:lastRowLastColumn="0"/>
              <w:rPr>
                <w:del w:id="3270" w:author="Sahin, Burak" w:date="2017-03-21T16:14:00Z"/>
              </w:rPr>
            </w:pPr>
            <w:del w:id="3271" w:author="Sahin, Burak" w:date="2017-03-21T16:14:00Z">
              <w:r w:rsidRPr="00CE36E9" w:rsidDel="00CE36E9">
                <w:delText>Considerations</w:delText>
              </w:r>
              <w:bookmarkStart w:id="3272" w:name="_Toc478656873"/>
              <w:bookmarkStart w:id="3273" w:name="_Toc478656974"/>
              <w:bookmarkStart w:id="3274" w:name="_Toc478657169"/>
              <w:bookmarkStart w:id="3275" w:name="_Toc478730178"/>
              <w:bookmarkStart w:id="3276" w:name="_Toc478730288"/>
              <w:bookmarkStart w:id="3277" w:name="_Toc478730398"/>
              <w:bookmarkStart w:id="3278" w:name="_Toc478730510"/>
              <w:bookmarkStart w:id="3279" w:name="_Toc478731108"/>
              <w:bookmarkStart w:id="3280" w:name="_Toc478731233"/>
              <w:bookmarkStart w:id="3281" w:name="_Toc478731593"/>
              <w:bookmarkStart w:id="3282" w:name="_Toc478731702"/>
              <w:bookmarkStart w:id="3283" w:name="_Toc478731811"/>
              <w:bookmarkStart w:id="3284" w:name="_Toc478731920"/>
              <w:bookmarkStart w:id="3285" w:name="_Toc478734591"/>
              <w:bookmarkStart w:id="3286" w:name="_Toc486347490"/>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del>
          </w:p>
        </w:tc>
        <w:bookmarkStart w:id="3287" w:name="_Toc478656874"/>
        <w:bookmarkStart w:id="3288" w:name="_Toc478656975"/>
        <w:bookmarkStart w:id="3289" w:name="_Toc478657170"/>
        <w:bookmarkStart w:id="3290" w:name="_Toc478730179"/>
        <w:bookmarkStart w:id="3291" w:name="_Toc478730289"/>
        <w:bookmarkStart w:id="3292" w:name="_Toc478730399"/>
        <w:bookmarkStart w:id="3293" w:name="_Toc478730511"/>
        <w:bookmarkStart w:id="3294" w:name="_Toc478731109"/>
        <w:bookmarkStart w:id="3295" w:name="_Toc478731234"/>
        <w:bookmarkStart w:id="3296" w:name="_Toc478731594"/>
        <w:bookmarkStart w:id="3297" w:name="_Toc478731703"/>
        <w:bookmarkStart w:id="3298" w:name="_Toc478731812"/>
        <w:bookmarkStart w:id="3299" w:name="_Toc478731921"/>
        <w:bookmarkStart w:id="3300" w:name="_Toc478734592"/>
        <w:bookmarkStart w:id="3301" w:name="_Toc486347491"/>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tr>
      <w:tr w:rsidR="00AE493D" w:rsidRPr="00CE36E9" w:rsidDel="00CE36E9" w14:paraId="1B85C2D5" w14:textId="2F85568A" w:rsidTr="00DD334D">
        <w:trPr>
          <w:cnfStyle w:val="000000100000" w:firstRow="0" w:lastRow="0" w:firstColumn="0" w:lastColumn="0" w:oddVBand="0" w:evenVBand="0" w:oddHBand="1" w:evenHBand="0" w:firstRowFirstColumn="0" w:firstRowLastColumn="0" w:lastRowFirstColumn="0" w:lastRowLastColumn="0"/>
          <w:del w:id="3302" w:author="Sahin, Burak" w:date="2017-03-21T16:14:00Z"/>
        </w:trPr>
        <w:tc>
          <w:tcPr>
            <w:cnfStyle w:val="001000000000" w:firstRow="0" w:lastRow="0" w:firstColumn="1" w:lastColumn="0" w:oddVBand="0" w:evenVBand="0" w:oddHBand="0" w:evenHBand="0" w:firstRowFirstColumn="0" w:firstRowLastColumn="0" w:lastRowFirstColumn="0" w:lastRowLastColumn="0"/>
            <w:tcW w:w="2155" w:type="dxa"/>
          </w:tcPr>
          <w:p w14:paraId="02ED3205" w14:textId="6FCFA305" w:rsidR="00AE493D" w:rsidRPr="00CE36E9" w:rsidDel="00CE36E9" w:rsidRDefault="00AE493D" w:rsidP="00DD334D">
            <w:pPr>
              <w:rPr>
                <w:del w:id="3303" w:author="Sahin, Burak" w:date="2017-03-21T16:14:00Z"/>
              </w:rPr>
            </w:pPr>
            <w:del w:id="3304" w:author="Sahin, Burak" w:date="2017-03-21T16:14:00Z">
              <w:r w:rsidRPr="00CE36E9" w:rsidDel="00CE36E9">
                <w:delText>Fingerprint</w:delText>
              </w:r>
              <w:bookmarkStart w:id="3305" w:name="_Toc478656875"/>
              <w:bookmarkStart w:id="3306" w:name="_Toc478656976"/>
              <w:bookmarkStart w:id="3307" w:name="_Toc478657171"/>
              <w:bookmarkStart w:id="3308" w:name="_Toc478730180"/>
              <w:bookmarkStart w:id="3309" w:name="_Toc478730290"/>
              <w:bookmarkStart w:id="3310" w:name="_Toc478730400"/>
              <w:bookmarkStart w:id="3311" w:name="_Toc478730512"/>
              <w:bookmarkStart w:id="3312" w:name="_Toc478731110"/>
              <w:bookmarkStart w:id="3313" w:name="_Toc478731235"/>
              <w:bookmarkStart w:id="3314" w:name="_Toc478731595"/>
              <w:bookmarkStart w:id="3315" w:name="_Toc478731704"/>
              <w:bookmarkStart w:id="3316" w:name="_Toc478731813"/>
              <w:bookmarkStart w:id="3317" w:name="_Toc478731922"/>
              <w:bookmarkStart w:id="3318" w:name="_Toc478734593"/>
              <w:bookmarkStart w:id="3319" w:name="_Toc486347492"/>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del>
          </w:p>
        </w:tc>
        <w:tc>
          <w:tcPr>
            <w:tcW w:w="3600" w:type="dxa"/>
          </w:tcPr>
          <w:p w14:paraId="60A488AF" w14:textId="0BADE809" w:rsidR="00AE493D" w:rsidRPr="00CE36E9" w:rsidDel="00CE36E9" w:rsidRDefault="00AE493D" w:rsidP="00DD334D">
            <w:pPr>
              <w:cnfStyle w:val="000000100000" w:firstRow="0" w:lastRow="0" w:firstColumn="0" w:lastColumn="0" w:oddVBand="0" w:evenVBand="0" w:oddHBand="1" w:evenHBand="0" w:firstRowFirstColumn="0" w:firstRowLastColumn="0" w:lastRowFirstColumn="0" w:lastRowLastColumn="0"/>
              <w:rPr>
                <w:del w:id="3320" w:author="Sahin, Burak" w:date="2017-03-21T16:14:00Z"/>
              </w:rPr>
            </w:pPr>
            <w:bookmarkStart w:id="3321" w:name="_Toc478656876"/>
            <w:bookmarkStart w:id="3322" w:name="_Toc478656977"/>
            <w:bookmarkStart w:id="3323" w:name="_Toc478657172"/>
            <w:bookmarkStart w:id="3324" w:name="_Toc478730181"/>
            <w:bookmarkStart w:id="3325" w:name="_Toc478730291"/>
            <w:bookmarkStart w:id="3326" w:name="_Toc478730401"/>
            <w:bookmarkStart w:id="3327" w:name="_Toc478730513"/>
            <w:bookmarkStart w:id="3328" w:name="_Toc478731111"/>
            <w:bookmarkStart w:id="3329" w:name="_Toc478731236"/>
            <w:bookmarkStart w:id="3330" w:name="_Toc478731596"/>
            <w:bookmarkStart w:id="3331" w:name="_Toc478731705"/>
            <w:bookmarkStart w:id="3332" w:name="_Toc478731814"/>
            <w:bookmarkStart w:id="3333" w:name="_Toc478731923"/>
            <w:bookmarkStart w:id="3334" w:name="_Toc478734594"/>
            <w:bookmarkStart w:id="3335" w:name="_Toc486347493"/>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p>
        </w:tc>
        <w:tc>
          <w:tcPr>
            <w:tcW w:w="3600" w:type="dxa"/>
          </w:tcPr>
          <w:p w14:paraId="231C9B7D" w14:textId="29AB666E" w:rsidR="00AE493D" w:rsidRPr="00CE36E9" w:rsidDel="00CE36E9" w:rsidRDefault="00AE493D" w:rsidP="00DD334D">
            <w:pPr>
              <w:cnfStyle w:val="000000100000" w:firstRow="0" w:lastRow="0" w:firstColumn="0" w:lastColumn="0" w:oddVBand="0" w:evenVBand="0" w:oddHBand="1" w:evenHBand="0" w:firstRowFirstColumn="0" w:firstRowLastColumn="0" w:lastRowFirstColumn="0" w:lastRowLastColumn="0"/>
              <w:rPr>
                <w:del w:id="3336" w:author="Sahin, Burak" w:date="2017-03-21T16:14:00Z"/>
              </w:rPr>
            </w:pPr>
            <w:bookmarkStart w:id="3337" w:name="_Toc478656877"/>
            <w:bookmarkStart w:id="3338" w:name="_Toc478656978"/>
            <w:bookmarkStart w:id="3339" w:name="_Toc478657173"/>
            <w:bookmarkStart w:id="3340" w:name="_Toc478730182"/>
            <w:bookmarkStart w:id="3341" w:name="_Toc478730292"/>
            <w:bookmarkStart w:id="3342" w:name="_Toc478730402"/>
            <w:bookmarkStart w:id="3343" w:name="_Toc478730514"/>
            <w:bookmarkStart w:id="3344" w:name="_Toc478731112"/>
            <w:bookmarkStart w:id="3345" w:name="_Toc478731237"/>
            <w:bookmarkStart w:id="3346" w:name="_Toc478731597"/>
            <w:bookmarkStart w:id="3347" w:name="_Toc478731706"/>
            <w:bookmarkStart w:id="3348" w:name="_Toc478731815"/>
            <w:bookmarkStart w:id="3349" w:name="_Toc478731924"/>
            <w:bookmarkStart w:id="3350" w:name="_Toc478734595"/>
            <w:bookmarkStart w:id="3351" w:name="_Toc486347494"/>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p>
        </w:tc>
        <w:bookmarkStart w:id="3352" w:name="_Toc478656878"/>
        <w:bookmarkStart w:id="3353" w:name="_Toc478656979"/>
        <w:bookmarkStart w:id="3354" w:name="_Toc478657174"/>
        <w:bookmarkStart w:id="3355" w:name="_Toc478730183"/>
        <w:bookmarkStart w:id="3356" w:name="_Toc478730293"/>
        <w:bookmarkStart w:id="3357" w:name="_Toc478730403"/>
        <w:bookmarkStart w:id="3358" w:name="_Toc478730515"/>
        <w:bookmarkStart w:id="3359" w:name="_Toc478731113"/>
        <w:bookmarkStart w:id="3360" w:name="_Toc478731238"/>
        <w:bookmarkStart w:id="3361" w:name="_Toc478731598"/>
        <w:bookmarkStart w:id="3362" w:name="_Toc478731707"/>
        <w:bookmarkStart w:id="3363" w:name="_Toc478731816"/>
        <w:bookmarkStart w:id="3364" w:name="_Toc478731925"/>
        <w:bookmarkStart w:id="3365" w:name="_Toc478734596"/>
        <w:bookmarkStart w:id="3366" w:name="_Toc486347495"/>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tr>
      <w:tr w:rsidR="00AE493D" w:rsidRPr="00CE36E9" w:rsidDel="00CE36E9" w14:paraId="13451040" w14:textId="1A4D5BC0" w:rsidTr="00DD334D">
        <w:trPr>
          <w:del w:id="3367" w:author="Sahin, Burak" w:date="2017-03-21T16:14:00Z"/>
        </w:trPr>
        <w:tc>
          <w:tcPr>
            <w:cnfStyle w:val="001000000000" w:firstRow="0" w:lastRow="0" w:firstColumn="1" w:lastColumn="0" w:oddVBand="0" w:evenVBand="0" w:oddHBand="0" w:evenHBand="0" w:firstRowFirstColumn="0" w:firstRowLastColumn="0" w:lastRowFirstColumn="0" w:lastRowLastColumn="0"/>
            <w:tcW w:w="2155" w:type="dxa"/>
          </w:tcPr>
          <w:p w14:paraId="75903699" w14:textId="2955B809" w:rsidR="00AE493D" w:rsidRPr="00CE36E9" w:rsidDel="00CE36E9" w:rsidRDefault="00AE493D" w:rsidP="0053684B">
            <w:pPr>
              <w:rPr>
                <w:del w:id="3368" w:author="Sahin, Burak" w:date="2017-03-21T16:14:00Z"/>
              </w:rPr>
            </w:pPr>
            <w:del w:id="3369" w:author="Sahin, Burak" w:date="2017-03-21T16:14:00Z">
              <w:r w:rsidRPr="00CE36E9" w:rsidDel="00CE36E9">
                <w:delText>Iris</w:delText>
              </w:r>
              <w:bookmarkStart w:id="3370" w:name="_Toc478656879"/>
              <w:bookmarkStart w:id="3371" w:name="_Toc478656980"/>
              <w:bookmarkStart w:id="3372" w:name="_Toc478657175"/>
              <w:bookmarkStart w:id="3373" w:name="_Toc478730184"/>
              <w:bookmarkStart w:id="3374" w:name="_Toc478730294"/>
              <w:bookmarkStart w:id="3375" w:name="_Toc478730404"/>
              <w:bookmarkStart w:id="3376" w:name="_Toc478730516"/>
              <w:bookmarkStart w:id="3377" w:name="_Toc478731114"/>
              <w:bookmarkStart w:id="3378" w:name="_Toc478731239"/>
              <w:bookmarkStart w:id="3379" w:name="_Toc478731599"/>
              <w:bookmarkStart w:id="3380" w:name="_Toc478731708"/>
              <w:bookmarkStart w:id="3381" w:name="_Toc478731817"/>
              <w:bookmarkStart w:id="3382" w:name="_Toc478731926"/>
              <w:bookmarkStart w:id="3383" w:name="_Toc478734597"/>
              <w:bookmarkStart w:id="3384" w:name="_Toc486347496"/>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del>
          </w:p>
        </w:tc>
        <w:tc>
          <w:tcPr>
            <w:tcW w:w="3600" w:type="dxa"/>
          </w:tcPr>
          <w:p w14:paraId="388B87E4" w14:textId="58820B2F" w:rsidR="00AE493D" w:rsidRPr="00CE36E9" w:rsidDel="00CE36E9" w:rsidRDefault="00AE493D" w:rsidP="00DD334D">
            <w:pPr>
              <w:cnfStyle w:val="000000000000" w:firstRow="0" w:lastRow="0" w:firstColumn="0" w:lastColumn="0" w:oddVBand="0" w:evenVBand="0" w:oddHBand="0" w:evenHBand="0" w:firstRowFirstColumn="0" w:firstRowLastColumn="0" w:lastRowFirstColumn="0" w:lastRowLastColumn="0"/>
              <w:rPr>
                <w:del w:id="3385" w:author="Sahin, Burak" w:date="2017-03-21T16:14:00Z"/>
              </w:rPr>
            </w:pPr>
            <w:bookmarkStart w:id="3386" w:name="_Toc478656880"/>
            <w:bookmarkStart w:id="3387" w:name="_Toc478656981"/>
            <w:bookmarkStart w:id="3388" w:name="_Toc478657176"/>
            <w:bookmarkStart w:id="3389" w:name="_Toc478730185"/>
            <w:bookmarkStart w:id="3390" w:name="_Toc478730295"/>
            <w:bookmarkStart w:id="3391" w:name="_Toc478730405"/>
            <w:bookmarkStart w:id="3392" w:name="_Toc478730517"/>
            <w:bookmarkStart w:id="3393" w:name="_Toc478731115"/>
            <w:bookmarkStart w:id="3394" w:name="_Toc478731240"/>
            <w:bookmarkStart w:id="3395" w:name="_Toc478731600"/>
            <w:bookmarkStart w:id="3396" w:name="_Toc478731709"/>
            <w:bookmarkStart w:id="3397" w:name="_Toc478731818"/>
            <w:bookmarkStart w:id="3398" w:name="_Toc478731927"/>
            <w:bookmarkStart w:id="3399" w:name="_Toc478734598"/>
            <w:bookmarkStart w:id="3400" w:name="_Toc486347497"/>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p>
        </w:tc>
        <w:tc>
          <w:tcPr>
            <w:tcW w:w="3600" w:type="dxa"/>
          </w:tcPr>
          <w:p w14:paraId="5BE8F67D" w14:textId="0FF3E2B8" w:rsidR="00AE493D" w:rsidRPr="00CE36E9" w:rsidDel="00CE36E9" w:rsidRDefault="00AE493D" w:rsidP="00DD334D">
            <w:pPr>
              <w:cnfStyle w:val="000000000000" w:firstRow="0" w:lastRow="0" w:firstColumn="0" w:lastColumn="0" w:oddVBand="0" w:evenVBand="0" w:oddHBand="0" w:evenHBand="0" w:firstRowFirstColumn="0" w:firstRowLastColumn="0" w:lastRowFirstColumn="0" w:lastRowLastColumn="0"/>
              <w:rPr>
                <w:del w:id="3401" w:author="Sahin, Burak" w:date="2017-03-21T16:14:00Z"/>
              </w:rPr>
            </w:pPr>
            <w:bookmarkStart w:id="3402" w:name="_Toc478656881"/>
            <w:bookmarkStart w:id="3403" w:name="_Toc478656982"/>
            <w:bookmarkStart w:id="3404" w:name="_Toc478657177"/>
            <w:bookmarkStart w:id="3405" w:name="_Toc478730186"/>
            <w:bookmarkStart w:id="3406" w:name="_Toc478730296"/>
            <w:bookmarkStart w:id="3407" w:name="_Toc478730406"/>
            <w:bookmarkStart w:id="3408" w:name="_Toc478730518"/>
            <w:bookmarkStart w:id="3409" w:name="_Toc478731116"/>
            <w:bookmarkStart w:id="3410" w:name="_Toc478731241"/>
            <w:bookmarkStart w:id="3411" w:name="_Toc478731601"/>
            <w:bookmarkStart w:id="3412" w:name="_Toc478731710"/>
            <w:bookmarkStart w:id="3413" w:name="_Toc478731819"/>
            <w:bookmarkStart w:id="3414" w:name="_Toc478731928"/>
            <w:bookmarkStart w:id="3415" w:name="_Toc478734599"/>
            <w:bookmarkStart w:id="3416" w:name="_Toc486347498"/>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p>
        </w:tc>
        <w:bookmarkStart w:id="3417" w:name="_Toc478656882"/>
        <w:bookmarkStart w:id="3418" w:name="_Toc478656983"/>
        <w:bookmarkStart w:id="3419" w:name="_Toc478657178"/>
        <w:bookmarkStart w:id="3420" w:name="_Toc478730187"/>
        <w:bookmarkStart w:id="3421" w:name="_Toc478730297"/>
        <w:bookmarkStart w:id="3422" w:name="_Toc478730407"/>
        <w:bookmarkStart w:id="3423" w:name="_Toc478730519"/>
        <w:bookmarkStart w:id="3424" w:name="_Toc478731117"/>
        <w:bookmarkStart w:id="3425" w:name="_Toc478731242"/>
        <w:bookmarkStart w:id="3426" w:name="_Toc478731602"/>
        <w:bookmarkStart w:id="3427" w:name="_Toc478731711"/>
        <w:bookmarkStart w:id="3428" w:name="_Toc478731820"/>
        <w:bookmarkStart w:id="3429" w:name="_Toc478731929"/>
        <w:bookmarkStart w:id="3430" w:name="_Toc478734600"/>
        <w:bookmarkStart w:id="3431" w:name="_Toc486347499"/>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tr>
      <w:tr w:rsidR="00AE493D" w:rsidRPr="00CE36E9" w:rsidDel="00CE36E9" w14:paraId="26A339C0" w14:textId="0A2D9E23" w:rsidTr="00DD334D">
        <w:trPr>
          <w:cnfStyle w:val="000000100000" w:firstRow="0" w:lastRow="0" w:firstColumn="0" w:lastColumn="0" w:oddVBand="0" w:evenVBand="0" w:oddHBand="1" w:evenHBand="0" w:firstRowFirstColumn="0" w:firstRowLastColumn="0" w:lastRowFirstColumn="0" w:lastRowLastColumn="0"/>
          <w:del w:id="3432" w:author="Sahin, Burak" w:date="2017-03-21T16:14:00Z"/>
        </w:trPr>
        <w:tc>
          <w:tcPr>
            <w:cnfStyle w:val="001000000000" w:firstRow="0" w:lastRow="0" w:firstColumn="1" w:lastColumn="0" w:oddVBand="0" w:evenVBand="0" w:oddHBand="0" w:evenHBand="0" w:firstRowFirstColumn="0" w:firstRowLastColumn="0" w:lastRowFirstColumn="0" w:lastRowLastColumn="0"/>
            <w:tcW w:w="2155" w:type="dxa"/>
          </w:tcPr>
          <w:p w14:paraId="5B8D1DDF" w14:textId="24C5A35A" w:rsidR="00AE493D" w:rsidRPr="00CE36E9" w:rsidDel="00CE36E9" w:rsidRDefault="00AE493D" w:rsidP="00DD334D">
            <w:pPr>
              <w:rPr>
                <w:del w:id="3433" w:author="Sahin, Burak" w:date="2017-03-21T16:14:00Z"/>
              </w:rPr>
            </w:pPr>
            <w:bookmarkStart w:id="3434" w:name="_Toc478656883"/>
            <w:bookmarkStart w:id="3435" w:name="_Toc478656984"/>
            <w:bookmarkStart w:id="3436" w:name="_Toc478657179"/>
            <w:bookmarkStart w:id="3437" w:name="_Toc478730188"/>
            <w:bookmarkStart w:id="3438" w:name="_Toc478730298"/>
            <w:bookmarkStart w:id="3439" w:name="_Toc478730408"/>
            <w:bookmarkStart w:id="3440" w:name="_Toc478730520"/>
            <w:bookmarkStart w:id="3441" w:name="_Toc478731118"/>
            <w:bookmarkStart w:id="3442" w:name="_Toc478731243"/>
            <w:bookmarkStart w:id="3443" w:name="_Toc478731603"/>
            <w:bookmarkStart w:id="3444" w:name="_Toc478731712"/>
            <w:bookmarkStart w:id="3445" w:name="_Toc478731821"/>
            <w:bookmarkStart w:id="3446" w:name="_Toc478731930"/>
            <w:bookmarkStart w:id="3447" w:name="_Toc478734601"/>
            <w:bookmarkStart w:id="3448" w:name="_Toc486347500"/>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p>
        </w:tc>
        <w:tc>
          <w:tcPr>
            <w:tcW w:w="3600" w:type="dxa"/>
          </w:tcPr>
          <w:p w14:paraId="4FBFDDCF" w14:textId="4D187BED" w:rsidR="00AE493D" w:rsidRPr="00CE36E9" w:rsidDel="00CE36E9" w:rsidRDefault="00AE493D" w:rsidP="00DD334D">
            <w:pPr>
              <w:cnfStyle w:val="000000100000" w:firstRow="0" w:lastRow="0" w:firstColumn="0" w:lastColumn="0" w:oddVBand="0" w:evenVBand="0" w:oddHBand="1" w:evenHBand="0" w:firstRowFirstColumn="0" w:firstRowLastColumn="0" w:lastRowFirstColumn="0" w:lastRowLastColumn="0"/>
              <w:rPr>
                <w:del w:id="3449" w:author="Sahin, Burak" w:date="2017-03-21T16:14:00Z"/>
              </w:rPr>
            </w:pPr>
            <w:bookmarkStart w:id="3450" w:name="_Toc478656884"/>
            <w:bookmarkStart w:id="3451" w:name="_Toc478656985"/>
            <w:bookmarkStart w:id="3452" w:name="_Toc478657180"/>
            <w:bookmarkStart w:id="3453" w:name="_Toc478730189"/>
            <w:bookmarkStart w:id="3454" w:name="_Toc478730299"/>
            <w:bookmarkStart w:id="3455" w:name="_Toc478730409"/>
            <w:bookmarkStart w:id="3456" w:name="_Toc478730521"/>
            <w:bookmarkStart w:id="3457" w:name="_Toc478731119"/>
            <w:bookmarkStart w:id="3458" w:name="_Toc478731244"/>
            <w:bookmarkStart w:id="3459" w:name="_Toc478731604"/>
            <w:bookmarkStart w:id="3460" w:name="_Toc478731713"/>
            <w:bookmarkStart w:id="3461" w:name="_Toc478731822"/>
            <w:bookmarkStart w:id="3462" w:name="_Toc478731931"/>
            <w:bookmarkStart w:id="3463" w:name="_Toc478734602"/>
            <w:bookmarkStart w:id="3464" w:name="_Toc486347501"/>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p>
        </w:tc>
        <w:tc>
          <w:tcPr>
            <w:tcW w:w="3600" w:type="dxa"/>
          </w:tcPr>
          <w:p w14:paraId="0EAD3A53" w14:textId="3F5710D5" w:rsidR="00AE493D" w:rsidRPr="00CE36E9" w:rsidDel="00CE36E9" w:rsidRDefault="00AE493D" w:rsidP="00DD334D">
            <w:pPr>
              <w:cnfStyle w:val="000000100000" w:firstRow="0" w:lastRow="0" w:firstColumn="0" w:lastColumn="0" w:oddVBand="0" w:evenVBand="0" w:oddHBand="1" w:evenHBand="0" w:firstRowFirstColumn="0" w:firstRowLastColumn="0" w:lastRowFirstColumn="0" w:lastRowLastColumn="0"/>
              <w:rPr>
                <w:del w:id="3465" w:author="Sahin, Burak" w:date="2017-03-21T16:14:00Z"/>
              </w:rPr>
            </w:pPr>
            <w:bookmarkStart w:id="3466" w:name="_Toc478656885"/>
            <w:bookmarkStart w:id="3467" w:name="_Toc478656986"/>
            <w:bookmarkStart w:id="3468" w:name="_Toc478657181"/>
            <w:bookmarkStart w:id="3469" w:name="_Toc478730190"/>
            <w:bookmarkStart w:id="3470" w:name="_Toc478730300"/>
            <w:bookmarkStart w:id="3471" w:name="_Toc478730410"/>
            <w:bookmarkStart w:id="3472" w:name="_Toc478730522"/>
            <w:bookmarkStart w:id="3473" w:name="_Toc478731120"/>
            <w:bookmarkStart w:id="3474" w:name="_Toc478731245"/>
            <w:bookmarkStart w:id="3475" w:name="_Toc478731605"/>
            <w:bookmarkStart w:id="3476" w:name="_Toc478731714"/>
            <w:bookmarkStart w:id="3477" w:name="_Toc478731823"/>
            <w:bookmarkStart w:id="3478" w:name="_Toc478731932"/>
            <w:bookmarkStart w:id="3479" w:name="_Toc478734603"/>
            <w:bookmarkStart w:id="3480" w:name="_Toc486347502"/>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p>
        </w:tc>
        <w:bookmarkStart w:id="3481" w:name="_Toc478656886"/>
        <w:bookmarkStart w:id="3482" w:name="_Toc478656987"/>
        <w:bookmarkStart w:id="3483" w:name="_Toc478657182"/>
        <w:bookmarkStart w:id="3484" w:name="_Toc478730191"/>
        <w:bookmarkStart w:id="3485" w:name="_Toc478730301"/>
        <w:bookmarkStart w:id="3486" w:name="_Toc478730411"/>
        <w:bookmarkStart w:id="3487" w:name="_Toc478730523"/>
        <w:bookmarkStart w:id="3488" w:name="_Toc478731121"/>
        <w:bookmarkStart w:id="3489" w:name="_Toc478731246"/>
        <w:bookmarkStart w:id="3490" w:name="_Toc478731606"/>
        <w:bookmarkStart w:id="3491" w:name="_Toc478731715"/>
        <w:bookmarkStart w:id="3492" w:name="_Toc478731824"/>
        <w:bookmarkStart w:id="3493" w:name="_Toc478731933"/>
        <w:bookmarkStart w:id="3494" w:name="_Toc478734604"/>
        <w:bookmarkStart w:id="3495" w:name="_Toc486347503"/>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tr>
    </w:tbl>
    <w:p w14:paraId="5DF48D66" w14:textId="2AB9D53D" w:rsidR="00CB7DBA" w:rsidRDefault="00AE493D" w:rsidP="00CB7DBA">
      <w:pPr>
        <w:pStyle w:val="Heading2"/>
      </w:pPr>
      <w:bookmarkStart w:id="3496" w:name="_Toc486347504"/>
      <w:commentRangeStart w:id="3497"/>
      <w:r>
        <w:t>Address Confirmation</w:t>
      </w:r>
      <w:bookmarkEnd w:id="3496"/>
      <w:commentRangeEnd w:id="3497"/>
    </w:p>
    <w:p w14:paraId="5BEF3904" w14:textId="6C5CE0E0" w:rsidR="003F2F9D" w:rsidRDefault="00055363" w:rsidP="00B22746">
      <w:pPr>
        <w:rPr>
          <w:ins w:id="3498" w:author="Sahin, Burak" w:date="2017-03-21T15:12:00Z"/>
        </w:rPr>
        <w:pPrChange w:id="3499" w:author="Sahin, Burak" w:date="2017-06-27T17:17:00Z">
          <w:pPr>
            <w:pStyle w:val="Heading2"/>
          </w:pPr>
        </w:pPrChange>
      </w:pPr>
      <w:ins w:id="3500" w:author="Sahin, Burak" w:date="2017-05-04T14:33:00Z">
        <w:r>
          <w:t>CSP’s may require a</w:t>
        </w:r>
      </w:ins>
      <w:ins w:id="3501" w:author="Sahin, Burak" w:date="2017-03-21T15:11:00Z">
        <w:r w:rsidR="003F2F9D" w:rsidRPr="006B7C62">
          <w:t xml:space="preserve">pplicants to confirm </w:t>
        </w:r>
      </w:ins>
      <w:ins w:id="3502" w:author="Sahin, Burak" w:date="2017-05-04T14:33:00Z">
        <w:r>
          <w:t>their address</w:t>
        </w:r>
      </w:ins>
      <w:ins w:id="3503" w:author="Sahin, Burak" w:date="2017-03-21T15:11:00Z">
        <w:r w:rsidR="003F2F9D" w:rsidRPr="006B7C62">
          <w:t xml:space="preserve">, as outlined in SP800-63A. This is done in the form of an enrollment code sent by the CSP, intended </w:t>
        </w:r>
      </w:ins>
      <w:ins w:id="3504" w:author="Sahin, Burak" w:date="2017-05-04T14:34:00Z">
        <w:r>
          <w:t xml:space="preserve">for the applicant </w:t>
        </w:r>
      </w:ins>
      <w:ins w:id="3505" w:author="Sahin, Burak" w:date="2017-03-21T15:11:00Z">
        <w:r w:rsidR="003F2F9D" w:rsidRPr="006B7C62">
          <w:t xml:space="preserve">to </w:t>
        </w:r>
        <w:r>
          <w:t>receive</w:t>
        </w:r>
      </w:ins>
      <w:ins w:id="3506" w:author="Sahin, Burak" w:date="2017-05-04T14:34:00Z">
        <w:r>
          <w:t xml:space="preserve"> </w:t>
        </w:r>
      </w:ins>
      <w:ins w:id="3507" w:author="Sahin, Burak" w:date="2017-03-21T15:11:00Z">
        <w:r w:rsidR="003F2F9D" w:rsidRPr="006B7C62">
          <w:t>at their address of record. Successful provision of the correct code by the applicant</w:t>
        </w:r>
        <w:r w:rsidR="003F2F9D" w:rsidRPr="006B7C62">
          <w:rPr>
            <w:rStyle w:val="CommentReference"/>
            <w:b/>
            <w:bCs/>
            <w:smallCaps/>
          </w:rPr>
          <w:commentReference w:id="3497"/>
        </w:r>
        <w:r w:rsidR="003F2F9D" w:rsidRPr="006B7C62">
          <w:t xml:space="preserve"> to the CSP serves to confirm the ad</w:t>
        </w:r>
        <w:r w:rsidR="00BB245A">
          <w:t>dress provided by the applicant: The address binds the identity to the applicant</w:t>
        </w:r>
      </w:ins>
      <w:ins w:id="3508" w:author="Sahin, Burak" w:date="2017-03-30T15:29:00Z">
        <w:r w:rsidR="00BB245A">
          <w:t>’s record.</w:t>
        </w:r>
      </w:ins>
    </w:p>
    <w:p w14:paraId="450E58B2" w14:textId="6A6C3E6D" w:rsidR="006D2FA2" w:rsidRPr="006D2FA2" w:rsidRDefault="003F2F9D" w:rsidP="006D2FA2">
      <w:pPr>
        <w:rPr>
          <w:ins w:id="3509" w:author="Sahin, Burak" w:date="2017-06-27T18:41:00Z"/>
          <w:rPrChange w:id="3510" w:author="Sahin, Burak" w:date="2017-06-27T18:41:00Z">
            <w:rPr>
              <w:ins w:id="3511" w:author="Sahin, Burak" w:date="2017-06-27T18:41:00Z"/>
              <w:rFonts w:eastAsia="Times New Roman" w:cs="Helvetica"/>
              <w:color w:val="454441"/>
              <w:szCs w:val="24"/>
            </w:rPr>
          </w:rPrChange>
        </w:rPr>
      </w:pPr>
      <w:ins w:id="3512" w:author="Sahin, Burak" w:date="2017-03-21T15:11:00Z">
        <w:r w:rsidRPr="006B7C62">
          <w:t xml:space="preserve">An example is a </w:t>
        </w:r>
        <w:proofErr w:type="spellStart"/>
        <w:r w:rsidRPr="006B7C62">
          <w:t>scannable</w:t>
        </w:r>
        <w:proofErr w:type="spellEnd"/>
        <w:r w:rsidRPr="006B7C62">
          <w:t xml:space="preserve"> image or barcode that is unique to the enrollment, mailed to the applicant’s address of record. Successful scanning and verification of this image or barcode by a mobile application provided in the CSP’s workflow can be used for address confirmation.</w:t>
        </w:r>
      </w:ins>
    </w:p>
    <w:tbl>
      <w:tblPr>
        <w:tblStyle w:val="TableGrid"/>
        <w:tblpPr w:leftFromText="180" w:rightFromText="180" w:vertAnchor="text" w:horzAnchor="margin" w:tblpXSpec="right" w:tblpY="42"/>
        <w:tblW w:w="5000" w:type="pct"/>
        <w:tblBorders>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6D2FA2" w:rsidRPr="00F47283" w14:paraId="4B45076F" w14:textId="77777777" w:rsidTr="00F47283">
        <w:trPr>
          <w:trHeight w:val="372"/>
          <w:ins w:id="3513" w:author="Sahin, Burak" w:date="2017-06-27T18:41:00Z"/>
        </w:trPr>
        <w:tc>
          <w:tcPr>
            <w:tcW w:w="5000" w:type="pct"/>
            <w:shd w:val="clear" w:color="auto" w:fill="F2F2F2" w:themeFill="background1" w:themeFillShade="F2"/>
          </w:tcPr>
          <w:p w14:paraId="526D6EEB" w14:textId="53B8DD0E" w:rsidR="006D2FA2" w:rsidRPr="00F47283" w:rsidRDefault="006D2FA2" w:rsidP="006D2FA2">
            <w:pPr>
              <w:rPr>
                <w:ins w:id="3514" w:author="Sahin, Burak" w:date="2017-06-27T18:41:00Z"/>
                <w:b/>
                <w:i/>
                <w:highlight w:val="yellow"/>
              </w:rPr>
              <w:pPrChange w:id="3515" w:author="Sahin, Burak" w:date="2017-06-27T18:41:00Z">
                <w:pPr>
                  <w:framePr w:hSpace="180" w:wrap="around" w:vAnchor="text" w:hAnchor="margin" w:xAlign="right" w:y="42"/>
                </w:pPr>
              </w:pPrChange>
            </w:pPr>
            <w:ins w:id="3516" w:author="Sahin, Burak" w:date="2017-06-27T18:41:00Z">
              <w:r w:rsidRPr="00F47283">
                <w:rPr>
                  <w:b/>
                  <w:i/>
                  <w:highlight w:val="yellow"/>
                </w:rPr>
                <w:t xml:space="preserve">Case Example: </w:t>
              </w:r>
              <w:r>
                <w:rPr>
                  <w:b/>
                  <w:i/>
                  <w:highlight w:val="yellow"/>
                </w:rPr>
                <w:t>Verification</w:t>
              </w:r>
              <w:r w:rsidRPr="00F47283">
                <w:rPr>
                  <w:b/>
                  <w:i/>
                  <w:highlight w:val="yellow"/>
                </w:rPr>
                <w:t xml:space="preserve"> for Level 2 or 3</w:t>
              </w:r>
            </w:ins>
          </w:p>
        </w:tc>
      </w:tr>
      <w:tr w:rsidR="006D2FA2" w:rsidRPr="00F47283" w14:paraId="1F7751F2" w14:textId="77777777" w:rsidTr="00F47283">
        <w:trPr>
          <w:trHeight w:val="425"/>
          <w:ins w:id="3517" w:author="Sahin, Burak" w:date="2017-06-27T18:41:00Z"/>
        </w:trPr>
        <w:tc>
          <w:tcPr>
            <w:tcW w:w="5000" w:type="pct"/>
            <w:shd w:val="clear" w:color="auto" w:fill="F2F2F2" w:themeFill="background1" w:themeFillShade="F2"/>
          </w:tcPr>
          <w:p w14:paraId="323B13E7" w14:textId="77777777" w:rsidR="006D2FA2" w:rsidRPr="00F47283" w:rsidRDefault="006D2FA2" w:rsidP="00F47283">
            <w:pPr>
              <w:rPr>
                <w:ins w:id="3518" w:author="Sahin, Burak" w:date="2017-06-27T18:41:00Z"/>
                <w:highlight w:val="yellow"/>
              </w:rPr>
            </w:pPr>
            <w:ins w:id="3519" w:author="Sahin, Burak" w:date="2017-06-27T18:41:00Z">
              <w:r w:rsidRPr="00F47283">
                <w:rPr>
                  <w:highlight w:val="yellow"/>
                </w:rPr>
                <w:t>Placeholder</w:t>
              </w:r>
            </w:ins>
          </w:p>
        </w:tc>
      </w:tr>
    </w:tbl>
    <w:p w14:paraId="64344A2C" w14:textId="53CFEAB7" w:rsidR="006D2FA2" w:rsidRDefault="006D2FA2">
      <w:pPr>
        <w:rPr>
          <w:ins w:id="3520" w:author="Sahin, Burak" w:date="2017-06-27T16:00:00Z"/>
        </w:rPr>
        <w:pPrChange w:id="3521" w:author="Sahin, Burak" w:date="2017-03-30T09:36:00Z">
          <w:pPr>
            <w:pStyle w:val="Heading2"/>
          </w:pPr>
        </w:pPrChange>
      </w:pPr>
      <w:ins w:id="3522" w:author="Sahin, Burak" w:date="2017-06-27T18:41:00Z">
        <w:r w:rsidRPr="00F47283">
          <w:rPr>
            <w:highlight w:val="yellow"/>
          </w:rPr>
          <w:t xml:space="preserve">Placeholder for Diagram Showing Phase </w:t>
        </w:r>
        <w:r>
          <w:rPr>
            <w:highlight w:val="yellow"/>
          </w:rPr>
          <w:t>5</w:t>
        </w:r>
        <w:r w:rsidRPr="00F47283">
          <w:rPr>
            <w:highlight w:val="yellow"/>
          </w:rPr>
          <w:t xml:space="preserve"> (</w:t>
        </w:r>
        <w:r>
          <w:rPr>
            <w:highlight w:val="yellow"/>
          </w:rPr>
          <w:t>Verification</w:t>
        </w:r>
        <w:r w:rsidRPr="00F47283">
          <w:rPr>
            <w:highlight w:val="yellow"/>
          </w:rPr>
          <w:t>)</w:t>
        </w:r>
      </w:ins>
    </w:p>
    <w:p w14:paraId="6B060FD6" w14:textId="087F8508" w:rsidR="0017116A" w:rsidRPr="00063964" w:rsidRDefault="0017116A" w:rsidP="0017116A">
      <w:pPr>
        <w:pStyle w:val="Heading2"/>
        <w:rPr>
          <w:ins w:id="3523" w:author="Sahin, Burak" w:date="2017-06-27T17:17:00Z"/>
          <w:highlight w:val="yellow"/>
          <w:rPrChange w:id="3524" w:author="Sahin, Burak" w:date="2017-06-27T18:41:00Z">
            <w:rPr>
              <w:ins w:id="3525" w:author="Sahin, Burak" w:date="2017-06-27T17:17:00Z"/>
            </w:rPr>
          </w:rPrChange>
        </w:rPr>
        <w:pPrChange w:id="3526" w:author="Sahin, Burak" w:date="2017-06-27T16:00:00Z">
          <w:pPr>
            <w:pStyle w:val="Heading2"/>
          </w:pPr>
        </w:pPrChange>
      </w:pPr>
      <w:bookmarkStart w:id="3527" w:name="_Toc486347505"/>
      <w:ins w:id="3528" w:author="Sahin, Burak" w:date="2017-06-27T16:00:00Z">
        <w:r w:rsidRPr="00063964">
          <w:rPr>
            <w:highlight w:val="yellow"/>
            <w:rPrChange w:id="3529" w:author="Sahin, Burak" w:date="2017-06-27T18:41:00Z">
              <w:rPr/>
            </w:rPrChange>
          </w:rPr>
          <w:t>Training for Verification Capabilities</w:t>
        </w:r>
      </w:ins>
      <w:bookmarkEnd w:id="3527"/>
    </w:p>
    <w:p w14:paraId="27D1C5D3" w14:textId="77777777" w:rsidR="00B22746" w:rsidRPr="00063964" w:rsidRDefault="00B22746" w:rsidP="00B22746">
      <w:pPr>
        <w:tabs>
          <w:tab w:val="left" w:pos="5990"/>
        </w:tabs>
        <w:rPr>
          <w:ins w:id="3530" w:author="Sahin, Burak" w:date="2017-06-27T17:17:00Z"/>
          <w:highlight w:val="yellow"/>
          <w:rPrChange w:id="3531" w:author="Sahin, Burak" w:date="2017-06-27T18:41:00Z">
            <w:rPr>
              <w:ins w:id="3532" w:author="Sahin, Burak" w:date="2017-06-27T17:17:00Z"/>
            </w:rPr>
          </w:rPrChange>
        </w:rPr>
      </w:pPr>
      <w:ins w:id="3533" w:author="Sahin, Burak" w:date="2017-06-27T17:17:00Z">
        <w:r w:rsidRPr="00063964">
          <w:rPr>
            <w:highlight w:val="yellow"/>
            <w:rPrChange w:id="3534" w:author="Sahin, Burak" w:date="2017-06-27T18:41:00Z">
              <w:rPr/>
            </w:rPrChange>
          </w:rPr>
          <w:t>Operator training and equipment capabilities determine the CSP’s ability to meet the requirements for a given IAL. For IAL2 and 3, the following equipment requirements determine an organization’s level of awareness.</w:t>
        </w:r>
      </w:ins>
    </w:p>
    <w:tbl>
      <w:tblPr>
        <w:tblStyle w:val="GridTable41"/>
        <w:tblW w:w="0" w:type="auto"/>
        <w:tblLook w:val="04A0" w:firstRow="1" w:lastRow="0" w:firstColumn="1" w:lastColumn="0" w:noHBand="0" w:noVBand="1"/>
      </w:tblPr>
      <w:tblGrid>
        <w:gridCol w:w="1259"/>
        <w:gridCol w:w="8091"/>
      </w:tblGrid>
      <w:tr w:rsidR="00B22746" w:rsidRPr="00063964" w14:paraId="221AEAEC" w14:textId="77777777" w:rsidTr="00B22746">
        <w:trPr>
          <w:cnfStyle w:val="100000000000" w:firstRow="1" w:lastRow="0" w:firstColumn="0" w:lastColumn="0" w:oddVBand="0" w:evenVBand="0" w:oddHBand="0" w:evenHBand="0" w:firstRowFirstColumn="0" w:firstRowLastColumn="0" w:lastRowFirstColumn="0" w:lastRowLastColumn="0"/>
          <w:ins w:id="3535" w:author="Sahin, Burak" w:date="2017-06-27T17:17:00Z"/>
        </w:trPr>
        <w:tc>
          <w:tcPr>
            <w:cnfStyle w:val="001000000000" w:firstRow="0" w:lastRow="0" w:firstColumn="1" w:lastColumn="0" w:oddVBand="0" w:evenVBand="0" w:oddHBand="0" w:evenHBand="0" w:firstRowFirstColumn="0" w:firstRowLastColumn="0" w:lastRowFirstColumn="0" w:lastRowLastColumn="0"/>
            <w:tcW w:w="1259" w:type="dxa"/>
          </w:tcPr>
          <w:p w14:paraId="359EFBB5" w14:textId="77777777" w:rsidR="00B22746" w:rsidRPr="00063964" w:rsidRDefault="00B22746" w:rsidP="00B22746">
            <w:pPr>
              <w:tabs>
                <w:tab w:val="left" w:pos="5990"/>
              </w:tabs>
              <w:rPr>
                <w:ins w:id="3536" w:author="Sahin, Burak" w:date="2017-06-27T17:17:00Z"/>
                <w:highlight w:val="yellow"/>
                <w:rPrChange w:id="3537" w:author="Sahin, Burak" w:date="2017-06-27T18:41:00Z">
                  <w:rPr>
                    <w:ins w:id="3538" w:author="Sahin, Burak" w:date="2017-06-27T17:17:00Z"/>
                  </w:rPr>
                </w:rPrChange>
              </w:rPr>
            </w:pPr>
            <w:ins w:id="3539" w:author="Sahin, Burak" w:date="2017-06-27T17:17:00Z">
              <w:r w:rsidRPr="00063964">
                <w:rPr>
                  <w:highlight w:val="yellow"/>
                  <w:rPrChange w:id="3540" w:author="Sahin, Burak" w:date="2017-06-27T18:41:00Z">
                    <w:rPr/>
                  </w:rPrChange>
                </w:rPr>
                <w:t>Level</w:t>
              </w:r>
            </w:ins>
          </w:p>
        </w:tc>
        <w:tc>
          <w:tcPr>
            <w:tcW w:w="8091" w:type="dxa"/>
          </w:tcPr>
          <w:p w14:paraId="2F2B103E" w14:textId="77777777" w:rsidR="00B22746" w:rsidRPr="00063964" w:rsidRDefault="00B22746" w:rsidP="00B22746">
            <w:pPr>
              <w:tabs>
                <w:tab w:val="left" w:pos="5990"/>
              </w:tabs>
              <w:cnfStyle w:val="100000000000" w:firstRow="1" w:lastRow="0" w:firstColumn="0" w:lastColumn="0" w:oddVBand="0" w:evenVBand="0" w:oddHBand="0" w:evenHBand="0" w:firstRowFirstColumn="0" w:firstRowLastColumn="0" w:lastRowFirstColumn="0" w:lastRowLastColumn="0"/>
              <w:rPr>
                <w:ins w:id="3541" w:author="Sahin, Burak" w:date="2017-06-27T17:17:00Z"/>
                <w:highlight w:val="yellow"/>
                <w:rPrChange w:id="3542" w:author="Sahin, Burak" w:date="2017-06-27T18:41:00Z">
                  <w:rPr>
                    <w:ins w:id="3543" w:author="Sahin, Burak" w:date="2017-06-27T17:17:00Z"/>
                  </w:rPr>
                </w:rPrChange>
              </w:rPr>
            </w:pPr>
            <w:ins w:id="3544" w:author="Sahin, Burak" w:date="2017-06-27T17:17:00Z">
              <w:r w:rsidRPr="00063964">
                <w:rPr>
                  <w:highlight w:val="yellow"/>
                  <w:rPrChange w:id="3545" w:author="Sahin, Burak" w:date="2017-06-27T18:41:00Z">
                    <w:rPr/>
                  </w:rPrChange>
                </w:rPr>
                <w:t xml:space="preserve"> Training Requirements</w:t>
              </w:r>
            </w:ins>
          </w:p>
        </w:tc>
      </w:tr>
      <w:tr w:rsidR="00B22746" w:rsidRPr="00063964" w14:paraId="34B42FF2" w14:textId="77777777" w:rsidTr="00B22746">
        <w:trPr>
          <w:cnfStyle w:val="000000100000" w:firstRow="0" w:lastRow="0" w:firstColumn="0" w:lastColumn="0" w:oddVBand="0" w:evenVBand="0" w:oddHBand="1" w:evenHBand="0" w:firstRowFirstColumn="0" w:firstRowLastColumn="0" w:lastRowFirstColumn="0" w:lastRowLastColumn="0"/>
          <w:ins w:id="3546" w:author="Sahin, Burak" w:date="2017-06-27T17:17:00Z"/>
        </w:trPr>
        <w:tc>
          <w:tcPr>
            <w:cnfStyle w:val="001000000000" w:firstRow="0" w:lastRow="0" w:firstColumn="1" w:lastColumn="0" w:oddVBand="0" w:evenVBand="0" w:oddHBand="0" w:evenHBand="0" w:firstRowFirstColumn="0" w:firstRowLastColumn="0" w:lastRowFirstColumn="0" w:lastRowLastColumn="0"/>
            <w:tcW w:w="1259" w:type="dxa"/>
          </w:tcPr>
          <w:p w14:paraId="7DB335C0" w14:textId="77777777" w:rsidR="00B22746" w:rsidRPr="00063964" w:rsidRDefault="00B22746" w:rsidP="00B22746">
            <w:pPr>
              <w:tabs>
                <w:tab w:val="left" w:pos="5990"/>
              </w:tabs>
              <w:rPr>
                <w:ins w:id="3547" w:author="Sahin, Burak" w:date="2017-06-27T17:17:00Z"/>
                <w:highlight w:val="yellow"/>
                <w:rPrChange w:id="3548" w:author="Sahin, Burak" w:date="2017-06-27T18:41:00Z">
                  <w:rPr>
                    <w:ins w:id="3549" w:author="Sahin, Burak" w:date="2017-06-27T17:17:00Z"/>
                  </w:rPr>
                </w:rPrChange>
              </w:rPr>
            </w:pPr>
            <w:ins w:id="3550" w:author="Sahin, Burak" w:date="2017-06-27T17:17:00Z">
              <w:r w:rsidRPr="00063964">
                <w:rPr>
                  <w:highlight w:val="yellow"/>
                  <w:rPrChange w:id="3551" w:author="Sahin, Burak" w:date="2017-06-27T18:41:00Z">
                    <w:rPr/>
                  </w:rPrChange>
                </w:rPr>
                <w:t>AWARE</w:t>
              </w:r>
            </w:ins>
          </w:p>
        </w:tc>
        <w:tc>
          <w:tcPr>
            <w:tcW w:w="8091" w:type="dxa"/>
          </w:tcPr>
          <w:p w14:paraId="5F21F4AB" w14:textId="77777777" w:rsidR="00B22746" w:rsidRPr="00063964" w:rsidRDefault="00B22746" w:rsidP="00B22746">
            <w:pPr>
              <w:tabs>
                <w:tab w:val="left" w:pos="5990"/>
              </w:tabs>
              <w:cnfStyle w:val="000000100000" w:firstRow="0" w:lastRow="0" w:firstColumn="0" w:lastColumn="0" w:oddVBand="0" w:evenVBand="0" w:oddHBand="1" w:evenHBand="0" w:firstRowFirstColumn="0" w:firstRowLastColumn="0" w:lastRowFirstColumn="0" w:lastRowLastColumn="0"/>
              <w:rPr>
                <w:ins w:id="3552" w:author="Sahin, Burak" w:date="2017-06-27T17:17:00Z"/>
                <w:highlight w:val="yellow"/>
                <w:rPrChange w:id="3553" w:author="Sahin, Burak" w:date="2017-06-27T18:41:00Z">
                  <w:rPr>
                    <w:ins w:id="3554" w:author="Sahin, Burak" w:date="2017-06-27T17:17:00Z"/>
                  </w:rPr>
                </w:rPrChange>
              </w:rPr>
            </w:pPr>
            <w:ins w:id="3555" w:author="Sahin, Burak" w:date="2017-06-27T17:17:00Z">
              <w:r w:rsidRPr="00063964">
                <w:rPr>
                  <w:highlight w:val="yellow"/>
                  <w:rPrChange w:id="3556" w:author="Sahin, Burak" w:date="2017-06-27T18:41:00Z">
                    <w:rPr/>
                  </w:rPrChange>
                </w:rPr>
                <w:t>An ultraviolet desktop light and magnifier or equivalent</w:t>
              </w:r>
            </w:ins>
          </w:p>
        </w:tc>
      </w:tr>
      <w:tr w:rsidR="00B22746" w:rsidRPr="00063964" w14:paraId="0F757D30" w14:textId="77777777" w:rsidTr="00B22746">
        <w:trPr>
          <w:ins w:id="3557" w:author="Sahin, Burak" w:date="2017-06-27T17:17:00Z"/>
        </w:trPr>
        <w:tc>
          <w:tcPr>
            <w:cnfStyle w:val="001000000000" w:firstRow="0" w:lastRow="0" w:firstColumn="1" w:lastColumn="0" w:oddVBand="0" w:evenVBand="0" w:oddHBand="0" w:evenHBand="0" w:firstRowFirstColumn="0" w:firstRowLastColumn="0" w:lastRowFirstColumn="0" w:lastRowLastColumn="0"/>
            <w:tcW w:w="1259" w:type="dxa"/>
          </w:tcPr>
          <w:p w14:paraId="7FA018FF" w14:textId="77777777" w:rsidR="00B22746" w:rsidRPr="00063964" w:rsidRDefault="00B22746" w:rsidP="00B22746">
            <w:pPr>
              <w:tabs>
                <w:tab w:val="left" w:pos="5990"/>
              </w:tabs>
              <w:rPr>
                <w:ins w:id="3558" w:author="Sahin, Burak" w:date="2017-06-27T17:17:00Z"/>
                <w:highlight w:val="yellow"/>
                <w:rPrChange w:id="3559" w:author="Sahin, Burak" w:date="2017-06-27T18:41:00Z">
                  <w:rPr>
                    <w:ins w:id="3560" w:author="Sahin, Burak" w:date="2017-06-27T17:17:00Z"/>
                  </w:rPr>
                </w:rPrChange>
              </w:rPr>
            </w:pPr>
            <w:ins w:id="3561" w:author="Sahin, Burak" w:date="2017-06-27T17:17:00Z">
              <w:r w:rsidRPr="00063964">
                <w:rPr>
                  <w:highlight w:val="yellow"/>
                  <w:rPrChange w:id="3562" w:author="Sahin, Burak" w:date="2017-06-27T18:41:00Z">
                    <w:rPr/>
                  </w:rPrChange>
                </w:rPr>
                <w:t>BASIC</w:t>
              </w:r>
            </w:ins>
          </w:p>
        </w:tc>
        <w:tc>
          <w:tcPr>
            <w:tcW w:w="8091" w:type="dxa"/>
          </w:tcPr>
          <w:p w14:paraId="3BEBF6C8" w14:textId="77777777" w:rsidR="00B22746" w:rsidRPr="00063964" w:rsidRDefault="00B22746" w:rsidP="00B22746">
            <w:pPr>
              <w:tabs>
                <w:tab w:val="left" w:pos="5990"/>
              </w:tabs>
              <w:cnfStyle w:val="000000000000" w:firstRow="0" w:lastRow="0" w:firstColumn="0" w:lastColumn="0" w:oddVBand="0" w:evenVBand="0" w:oddHBand="0" w:evenHBand="0" w:firstRowFirstColumn="0" w:firstRowLastColumn="0" w:lastRowFirstColumn="0" w:lastRowLastColumn="0"/>
              <w:rPr>
                <w:ins w:id="3563" w:author="Sahin, Burak" w:date="2017-06-27T17:17:00Z"/>
                <w:highlight w:val="yellow"/>
                <w:rPrChange w:id="3564" w:author="Sahin, Burak" w:date="2017-06-27T18:41:00Z">
                  <w:rPr>
                    <w:ins w:id="3565" w:author="Sahin, Burak" w:date="2017-06-27T17:17:00Z"/>
                  </w:rPr>
                </w:rPrChange>
              </w:rPr>
            </w:pPr>
            <w:ins w:id="3566" w:author="Sahin, Burak" w:date="2017-06-27T17:17:00Z">
              <w:r w:rsidRPr="00063964">
                <w:rPr>
                  <w:highlight w:val="yellow"/>
                  <w:rPrChange w:id="3567" w:author="Sahin, Burak" w:date="2017-06-27T18:41:00Z">
                    <w:rPr/>
                  </w:rPrChange>
                </w:rPr>
                <w:t>An ultraviolet desktop light and magnifier or equivalent that is recognized as effective</w:t>
              </w:r>
            </w:ins>
          </w:p>
          <w:p w14:paraId="66673224" w14:textId="77777777" w:rsidR="00B22746" w:rsidRPr="00063964" w:rsidRDefault="00B22746" w:rsidP="00B22746">
            <w:pPr>
              <w:tabs>
                <w:tab w:val="left" w:pos="5990"/>
              </w:tabs>
              <w:cnfStyle w:val="000000000000" w:firstRow="0" w:lastRow="0" w:firstColumn="0" w:lastColumn="0" w:oddVBand="0" w:evenVBand="0" w:oddHBand="0" w:evenHBand="0" w:firstRowFirstColumn="0" w:firstRowLastColumn="0" w:lastRowFirstColumn="0" w:lastRowLastColumn="0"/>
              <w:rPr>
                <w:ins w:id="3568" w:author="Sahin, Burak" w:date="2017-06-27T17:17:00Z"/>
                <w:highlight w:val="yellow"/>
                <w:rPrChange w:id="3569" w:author="Sahin, Burak" w:date="2017-06-27T18:41:00Z">
                  <w:rPr>
                    <w:ins w:id="3570" w:author="Sahin, Burak" w:date="2017-06-27T17:17:00Z"/>
                  </w:rPr>
                </w:rPrChange>
              </w:rPr>
            </w:pPr>
            <w:ins w:id="3571" w:author="Sahin, Burak" w:date="2017-06-27T17:17:00Z">
              <w:r w:rsidRPr="00063964">
                <w:rPr>
                  <w:highlight w:val="yellow"/>
                  <w:rPrChange w:id="3572" w:author="Sahin, Burak" w:date="2017-06-27T18:41:00Z">
                    <w:rPr/>
                  </w:rPrChange>
                </w:rPr>
                <w:t>OR</w:t>
              </w:r>
            </w:ins>
          </w:p>
          <w:p w14:paraId="1FFB86F7" w14:textId="77777777" w:rsidR="00B22746" w:rsidRPr="00063964" w:rsidRDefault="00B22746" w:rsidP="00B22746">
            <w:pPr>
              <w:tabs>
                <w:tab w:val="left" w:pos="5990"/>
              </w:tabs>
              <w:cnfStyle w:val="000000000000" w:firstRow="0" w:lastRow="0" w:firstColumn="0" w:lastColumn="0" w:oddVBand="0" w:evenVBand="0" w:oddHBand="0" w:evenHBand="0" w:firstRowFirstColumn="0" w:firstRowLastColumn="0" w:lastRowFirstColumn="0" w:lastRowLastColumn="0"/>
              <w:rPr>
                <w:ins w:id="3573" w:author="Sahin, Burak" w:date="2017-06-27T17:17:00Z"/>
                <w:highlight w:val="yellow"/>
                <w:rPrChange w:id="3574" w:author="Sahin, Burak" w:date="2017-06-27T18:41:00Z">
                  <w:rPr>
                    <w:ins w:id="3575" w:author="Sahin, Burak" w:date="2017-06-27T17:17:00Z"/>
                  </w:rPr>
                </w:rPrChange>
              </w:rPr>
            </w:pPr>
            <w:ins w:id="3576" w:author="Sahin, Burak" w:date="2017-06-27T17:17:00Z">
              <w:r w:rsidRPr="00063964">
                <w:rPr>
                  <w:highlight w:val="yellow"/>
                  <w:rPrChange w:id="3577" w:author="Sahin, Burak" w:date="2017-06-27T18:41:00Z">
                    <w:rPr/>
                  </w:rPrChange>
                </w:rPr>
                <w:t>Document inspection equipment that can assist in identification of forged and counterfeit documents or equivalent that is recognized as effective</w:t>
              </w:r>
            </w:ins>
          </w:p>
        </w:tc>
      </w:tr>
      <w:tr w:rsidR="00B22746" w:rsidRPr="00063964" w14:paraId="22373522" w14:textId="77777777" w:rsidTr="00B22746">
        <w:trPr>
          <w:cnfStyle w:val="000000100000" w:firstRow="0" w:lastRow="0" w:firstColumn="0" w:lastColumn="0" w:oddVBand="0" w:evenVBand="0" w:oddHBand="1" w:evenHBand="0" w:firstRowFirstColumn="0" w:firstRowLastColumn="0" w:lastRowFirstColumn="0" w:lastRowLastColumn="0"/>
          <w:ins w:id="3578" w:author="Sahin, Burak" w:date="2017-06-27T17:17:00Z"/>
        </w:trPr>
        <w:tc>
          <w:tcPr>
            <w:cnfStyle w:val="001000000000" w:firstRow="0" w:lastRow="0" w:firstColumn="1" w:lastColumn="0" w:oddVBand="0" w:evenVBand="0" w:oddHBand="0" w:evenHBand="0" w:firstRowFirstColumn="0" w:firstRowLastColumn="0" w:lastRowFirstColumn="0" w:lastRowLastColumn="0"/>
            <w:tcW w:w="1259" w:type="dxa"/>
          </w:tcPr>
          <w:p w14:paraId="29504A8B" w14:textId="77777777" w:rsidR="00B22746" w:rsidRPr="00063964" w:rsidRDefault="00B22746" w:rsidP="00B22746">
            <w:pPr>
              <w:tabs>
                <w:tab w:val="left" w:pos="5990"/>
              </w:tabs>
              <w:rPr>
                <w:ins w:id="3579" w:author="Sahin, Burak" w:date="2017-06-27T17:17:00Z"/>
                <w:highlight w:val="yellow"/>
                <w:rPrChange w:id="3580" w:author="Sahin, Burak" w:date="2017-06-27T18:41:00Z">
                  <w:rPr>
                    <w:ins w:id="3581" w:author="Sahin, Burak" w:date="2017-06-27T17:17:00Z"/>
                  </w:rPr>
                </w:rPrChange>
              </w:rPr>
            </w:pPr>
            <w:ins w:id="3582" w:author="Sahin, Burak" w:date="2017-06-27T17:17:00Z">
              <w:r w:rsidRPr="00063964">
                <w:rPr>
                  <w:highlight w:val="yellow"/>
                  <w:rPrChange w:id="3583" w:author="Sahin, Burak" w:date="2017-06-27T18:41:00Z">
                    <w:rPr/>
                  </w:rPrChange>
                </w:rPr>
                <w:t>ADVANCED</w:t>
              </w:r>
            </w:ins>
          </w:p>
        </w:tc>
        <w:tc>
          <w:tcPr>
            <w:tcW w:w="8091" w:type="dxa"/>
          </w:tcPr>
          <w:p w14:paraId="08488181" w14:textId="77777777" w:rsidR="00B22746" w:rsidRPr="00063964" w:rsidRDefault="00B22746" w:rsidP="00B22746">
            <w:pPr>
              <w:tabs>
                <w:tab w:val="left" w:pos="5990"/>
              </w:tabs>
              <w:cnfStyle w:val="000000100000" w:firstRow="0" w:lastRow="0" w:firstColumn="0" w:lastColumn="0" w:oddVBand="0" w:evenVBand="0" w:oddHBand="1" w:evenHBand="0" w:firstRowFirstColumn="0" w:firstRowLastColumn="0" w:lastRowFirstColumn="0" w:lastRowLastColumn="0"/>
              <w:rPr>
                <w:ins w:id="3584" w:author="Sahin, Burak" w:date="2017-06-27T17:17:00Z"/>
                <w:highlight w:val="yellow"/>
                <w:rPrChange w:id="3585" w:author="Sahin, Burak" w:date="2017-06-27T18:41:00Z">
                  <w:rPr>
                    <w:ins w:id="3586" w:author="Sahin, Burak" w:date="2017-06-27T17:17:00Z"/>
                  </w:rPr>
                </w:rPrChange>
              </w:rPr>
            </w:pPr>
            <w:ins w:id="3587" w:author="Sahin, Burak" w:date="2017-06-27T17:17:00Z">
              <w:r w:rsidRPr="00063964">
                <w:rPr>
                  <w:highlight w:val="yellow"/>
                  <w:rPrChange w:id="3588" w:author="Sahin, Burak" w:date="2017-06-27T18:41:00Z">
                    <w:rPr/>
                  </w:rPrChange>
                </w:rPr>
                <w:t>An ultraviolet desktop light and magnifier or equivalent that is recognized as effective</w:t>
              </w:r>
            </w:ins>
          </w:p>
          <w:p w14:paraId="609CDE85" w14:textId="77777777" w:rsidR="00B22746" w:rsidRPr="00063964" w:rsidRDefault="00B22746" w:rsidP="00B22746">
            <w:pPr>
              <w:tabs>
                <w:tab w:val="left" w:pos="5990"/>
              </w:tabs>
              <w:cnfStyle w:val="000000100000" w:firstRow="0" w:lastRow="0" w:firstColumn="0" w:lastColumn="0" w:oddVBand="0" w:evenVBand="0" w:oddHBand="1" w:evenHBand="0" w:firstRowFirstColumn="0" w:firstRowLastColumn="0" w:lastRowFirstColumn="0" w:lastRowLastColumn="0"/>
              <w:rPr>
                <w:ins w:id="3589" w:author="Sahin, Burak" w:date="2017-06-27T17:17:00Z"/>
                <w:highlight w:val="yellow"/>
                <w:rPrChange w:id="3590" w:author="Sahin, Burak" w:date="2017-06-27T18:41:00Z">
                  <w:rPr>
                    <w:ins w:id="3591" w:author="Sahin, Burak" w:date="2017-06-27T17:17:00Z"/>
                  </w:rPr>
                </w:rPrChange>
              </w:rPr>
            </w:pPr>
            <w:ins w:id="3592" w:author="Sahin, Burak" w:date="2017-06-27T17:17:00Z">
              <w:r w:rsidRPr="00063964">
                <w:rPr>
                  <w:highlight w:val="yellow"/>
                  <w:rPrChange w:id="3593" w:author="Sahin, Burak" w:date="2017-06-27T18:41:00Z">
                    <w:rPr/>
                  </w:rPrChange>
                </w:rPr>
                <w:t>AND</w:t>
              </w:r>
            </w:ins>
          </w:p>
          <w:p w14:paraId="7D11780B" w14:textId="77777777" w:rsidR="00B22746" w:rsidRPr="00063964" w:rsidRDefault="00B22746" w:rsidP="00B22746">
            <w:pPr>
              <w:keepNext/>
              <w:tabs>
                <w:tab w:val="left" w:pos="5990"/>
              </w:tabs>
              <w:cnfStyle w:val="000000100000" w:firstRow="0" w:lastRow="0" w:firstColumn="0" w:lastColumn="0" w:oddVBand="0" w:evenVBand="0" w:oddHBand="1" w:evenHBand="0" w:firstRowFirstColumn="0" w:firstRowLastColumn="0" w:lastRowFirstColumn="0" w:lastRowLastColumn="0"/>
              <w:rPr>
                <w:ins w:id="3594" w:author="Sahin, Burak" w:date="2017-06-27T17:17:00Z"/>
                <w:highlight w:val="yellow"/>
                <w:rPrChange w:id="3595" w:author="Sahin, Burak" w:date="2017-06-27T18:41:00Z">
                  <w:rPr>
                    <w:ins w:id="3596" w:author="Sahin, Burak" w:date="2017-06-27T17:17:00Z"/>
                  </w:rPr>
                </w:rPrChange>
              </w:rPr>
            </w:pPr>
            <w:ins w:id="3597" w:author="Sahin, Burak" w:date="2017-06-27T17:17:00Z">
              <w:r w:rsidRPr="00063964">
                <w:rPr>
                  <w:highlight w:val="yellow"/>
                  <w:rPrChange w:id="3598" w:author="Sahin, Burak" w:date="2017-06-27T18:41:00Z">
                    <w:rPr/>
                  </w:rPrChange>
                </w:rPr>
                <w:lastRenderedPageBreak/>
                <w:t>Document inspection equipment that can assist in identification of forged and counterfeit documents or equivalent that is recognized as effective</w:t>
              </w:r>
            </w:ins>
          </w:p>
        </w:tc>
      </w:tr>
    </w:tbl>
    <w:p w14:paraId="3AFE2C00" w14:textId="77777777" w:rsidR="00B22746" w:rsidRPr="00063964" w:rsidRDefault="00B22746" w:rsidP="00B22746">
      <w:pPr>
        <w:pStyle w:val="Caption"/>
        <w:jc w:val="center"/>
        <w:rPr>
          <w:ins w:id="3599" w:author="Sahin, Burak" w:date="2017-06-27T17:17:00Z"/>
          <w:highlight w:val="yellow"/>
          <w:rPrChange w:id="3600" w:author="Sahin, Burak" w:date="2017-06-27T18:41:00Z">
            <w:rPr>
              <w:ins w:id="3601" w:author="Sahin, Burak" w:date="2017-06-27T17:17:00Z"/>
            </w:rPr>
          </w:rPrChange>
        </w:rPr>
      </w:pPr>
      <w:bookmarkStart w:id="3602" w:name="_Toc478731266"/>
      <w:ins w:id="3603" w:author="Sahin, Burak" w:date="2017-06-27T17:17:00Z">
        <w:r w:rsidRPr="00063964">
          <w:rPr>
            <w:highlight w:val="yellow"/>
            <w:rPrChange w:id="3604" w:author="Sahin, Burak" w:date="2017-06-27T18:41:00Z">
              <w:rPr/>
            </w:rPrChange>
          </w:rPr>
          <w:lastRenderedPageBreak/>
          <w:t xml:space="preserve">Table </w:t>
        </w:r>
        <w:r w:rsidRPr="00063964">
          <w:rPr>
            <w:highlight w:val="yellow"/>
            <w:rPrChange w:id="3605" w:author="Sahin, Burak" w:date="2017-06-27T18:41:00Z">
              <w:rPr/>
            </w:rPrChange>
          </w:rPr>
          <w:fldChar w:fldCharType="begin"/>
        </w:r>
        <w:r w:rsidRPr="00063964">
          <w:rPr>
            <w:highlight w:val="yellow"/>
            <w:rPrChange w:id="3606" w:author="Sahin, Burak" w:date="2017-06-27T18:41:00Z">
              <w:rPr/>
            </w:rPrChange>
          </w:rPr>
          <w:instrText xml:space="preserve"> SEQ Table \* ARABIC </w:instrText>
        </w:r>
        <w:r w:rsidRPr="00063964">
          <w:rPr>
            <w:highlight w:val="yellow"/>
            <w:rPrChange w:id="3607" w:author="Sahin, Burak" w:date="2017-06-27T18:41:00Z">
              <w:rPr/>
            </w:rPrChange>
          </w:rPr>
          <w:fldChar w:fldCharType="separate"/>
        </w:r>
        <w:r w:rsidRPr="00063964">
          <w:rPr>
            <w:noProof/>
            <w:highlight w:val="yellow"/>
            <w:rPrChange w:id="3608" w:author="Sahin, Burak" w:date="2017-06-27T18:41:00Z">
              <w:rPr>
                <w:noProof/>
              </w:rPr>
            </w:rPrChange>
          </w:rPr>
          <w:t>8</w:t>
        </w:r>
        <w:r w:rsidRPr="00063964">
          <w:rPr>
            <w:highlight w:val="yellow"/>
            <w:rPrChange w:id="3609" w:author="Sahin, Burak" w:date="2017-06-27T18:41:00Z">
              <w:rPr/>
            </w:rPrChange>
          </w:rPr>
          <w:fldChar w:fldCharType="end"/>
        </w:r>
        <w:r w:rsidRPr="00063964">
          <w:rPr>
            <w:highlight w:val="yellow"/>
            <w:rPrChange w:id="3610" w:author="Sahin, Burak" w:date="2017-06-27T18:41:00Z">
              <w:rPr/>
            </w:rPrChange>
          </w:rPr>
          <w:t>: Equipment Capabilities</w:t>
        </w:r>
        <w:bookmarkEnd w:id="3602"/>
      </w:ins>
    </w:p>
    <w:p w14:paraId="43EABCE3" w14:textId="77777777" w:rsidR="00B22746" w:rsidRPr="00063964" w:rsidRDefault="00B22746" w:rsidP="00B22746">
      <w:pPr>
        <w:tabs>
          <w:tab w:val="left" w:pos="5990"/>
        </w:tabs>
        <w:rPr>
          <w:ins w:id="3611" w:author="Sahin, Burak" w:date="2017-06-27T17:17:00Z"/>
          <w:highlight w:val="yellow"/>
          <w:rPrChange w:id="3612" w:author="Sahin, Burak" w:date="2017-06-27T18:41:00Z">
            <w:rPr>
              <w:ins w:id="3613" w:author="Sahin, Burak" w:date="2017-06-27T17:17:00Z"/>
            </w:rPr>
          </w:rPrChange>
        </w:rPr>
      </w:pPr>
      <w:ins w:id="3614" w:author="Sahin, Burak" w:date="2017-06-27T17:17:00Z">
        <w:r w:rsidRPr="00063964">
          <w:rPr>
            <w:highlight w:val="yellow"/>
            <w:rPrChange w:id="3615" w:author="Sahin, Burak" w:date="2017-06-27T18:41:00Z">
              <w:rPr/>
            </w:rPrChange>
          </w:rPr>
          <w:t>The levels in the following table may be used by CSP’s as a measure to develop their training guidelines.</w:t>
        </w:r>
      </w:ins>
    </w:p>
    <w:tbl>
      <w:tblPr>
        <w:tblStyle w:val="GridTable41"/>
        <w:tblW w:w="0" w:type="auto"/>
        <w:tblLook w:val="04A0" w:firstRow="1" w:lastRow="0" w:firstColumn="1" w:lastColumn="0" w:noHBand="0" w:noVBand="1"/>
      </w:tblPr>
      <w:tblGrid>
        <w:gridCol w:w="1259"/>
        <w:gridCol w:w="8091"/>
      </w:tblGrid>
      <w:tr w:rsidR="00B22746" w:rsidRPr="00063964" w14:paraId="2AC40D48" w14:textId="77777777" w:rsidTr="00B22746">
        <w:trPr>
          <w:cnfStyle w:val="100000000000" w:firstRow="1" w:lastRow="0" w:firstColumn="0" w:lastColumn="0" w:oddVBand="0" w:evenVBand="0" w:oddHBand="0" w:evenHBand="0" w:firstRowFirstColumn="0" w:firstRowLastColumn="0" w:lastRowFirstColumn="0" w:lastRowLastColumn="0"/>
          <w:ins w:id="3616" w:author="Sahin, Burak" w:date="2017-06-27T17:17:00Z"/>
        </w:trPr>
        <w:tc>
          <w:tcPr>
            <w:cnfStyle w:val="001000000000" w:firstRow="0" w:lastRow="0" w:firstColumn="1" w:lastColumn="0" w:oddVBand="0" w:evenVBand="0" w:oddHBand="0" w:evenHBand="0" w:firstRowFirstColumn="0" w:firstRowLastColumn="0" w:lastRowFirstColumn="0" w:lastRowLastColumn="0"/>
            <w:tcW w:w="1259" w:type="dxa"/>
          </w:tcPr>
          <w:p w14:paraId="1F5D35D8" w14:textId="77777777" w:rsidR="00B22746" w:rsidRPr="00063964" w:rsidRDefault="00B22746" w:rsidP="00B22746">
            <w:pPr>
              <w:tabs>
                <w:tab w:val="left" w:pos="5990"/>
              </w:tabs>
              <w:rPr>
                <w:ins w:id="3617" w:author="Sahin, Burak" w:date="2017-06-27T17:17:00Z"/>
                <w:highlight w:val="yellow"/>
                <w:rPrChange w:id="3618" w:author="Sahin, Burak" w:date="2017-06-27T18:41:00Z">
                  <w:rPr>
                    <w:ins w:id="3619" w:author="Sahin, Burak" w:date="2017-06-27T17:17:00Z"/>
                  </w:rPr>
                </w:rPrChange>
              </w:rPr>
            </w:pPr>
            <w:ins w:id="3620" w:author="Sahin, Burak" w:date="2017-06-27T17:17:00Z">
              <w:r w:rsidRPr="00063964">
                <w:rPr>
                  <w:highlight w:val="yellow"/>
                  <w:rPrChange w:id="3621" w:author="Sahin, Burak" w:date="2017-06-27T18:41:00Z">
                    <w:rPr/>
                  </w:rPrChange>
                </w:rPr>
                <w:t>Level</w:t>
              </w:r>
            </w:ins>
          </w:p>
        </w:tc>
        <w:tc>
          <w:tcPr>
            <w:tcW w:w="8091" w:type="dxa"/>
          </w:tcPr>
          <w:p w14:paraId="55E77017" w14:textId="77777777" w:rsidR="00B22746" w:rsidRPr="00063964" w:rsidRDefault="00B22746" w:rsidP="00B22746">
            <w:pPr>
              <w:tabs>
                <w:tab w:val="left" w:pos="5990"/>
              </w:tabs>
              <w:cnfStyle w:val="100000000000" w:firstRow="1" w:lastRow="0" w:firstColumn="0" w:lastColumn="0" w:oddVBand="0" w:evenVBand="0" w:oddHBand="0" w:evenHBand="0" w:firstRowFirstColumn="0" w:firstRowLastColumn="0" w:lastRowFirstColumn="0" w:lastRowLastColumn="0"/>
              <w:rPr>
                <w:ins w:id="3622" w:author="Sahin, Burak" w:date="2017-06-27T17:17:00Z"/>
                <w:highlight w:val="yellow"/>
                <w:rPrChange w:id="3623" w:author="Sahin, Burak" w:date="2017-06-27T18:41:00Z">
                  <w:rPr>
                    <w:ins w:id="3624" w:author="Sahin, Burak" w:date="2017-06-27T17:17:00Z"/>
                  </w:rPr>
                </w:rPrChange>
              </w:rPr>
            </w:pPr>
            <w:ins w:id="3625" w:author="Sahin, Burak" w:date="2017-06-27T17:17:00Z">
              <w:r w:rsidRPr="00063964">
                <w:rPr>
                  <w:highlight w:val="yellow"/>
                  <w:rPrChange w:id="3626" w:author="Sahin, Burak" w:date="2017-06-27T18:41:00Z">
                    <w:rPr/>
                  </w:rPrChange>
                </w:rPr>
                <w:t>Training Requirements</w:t>
              </w:r>
            </w:ins>
          </w:p>
        </w:tc>
      </w:tr>
      <w:tr w:rsidR="00B22746" w:rsidRPr="00063964" w14:paraId="1B4D21A7" w14:textId="77777777" w:rsidTr="00B22746">
        <w:trPr>
          <w:cnfStyle w:val="000000100000" w:firstRow="0" w:lastRow="0" w:firstColumn="0" w:lastColumn="0" w:oddVBand="0" w:evenVBand="0" w:oddHBand="1" w:evenHBand="0" w:firstRowFirstColumn="0" w:firstRowLastColumn="0" w:lastRowFirstColumn="0" w:lastRowLastColumn="0"/>
          <w:ins w:id="3627" w:author="Sahin, Burak" w:date="2017-06-27T17:17:00Z"/>
        </w:trPr>
        <w:tc>
          <w:tcPr>
            <w:cnfStyle w:val="001000000000" w:firstRow="0" w:lastRow="0" w:firstColumn="1" w:lastColumn="0" w:oddVBand="0" w:evenVBand="0" w:oddHBand="0" w:evenHBand="0" w:firstRowFirstColumn="0" w:firstRowLastColumn="0" w:lastRowFirstColumn="0" w:lastRowLastColumn="0"/>
            <w:tcW w:w="1259" w:type="dxa"/>
          </w:tcPr>
          <w:p w14:paraId="3E3E3E5A" w14:textId="77777777" w:rsidR="00B22746" w:rsidRPr="00063964" w:rsidRDefault="00B22746" w:rsidP="00B22746">
            <w:pPr>
              <w:tabs>
                <w:tab w:val="left" w:pos="5990"/>
              </w:tabs>
              <w:rPr>
                <w:ins w:id="3628" w:author="Sahin, Burak" w:date="2017-06-27T17:17:00Z"/>
                <w:highlight w:val="yellow"/>
                <w:rPrChange w:id="3629" w:author="Sahin, Burak" w:date="2017-06-27T18:41:00Z">
                  <w:rPr>
                    <w:ins w:id="3630" w:author="Sahin, Burak" w:date="2017-06-27T17:17:00Z"/>
                  </w:rPr>
                </w:rPrChange>
              </w:rPr>
            </w:pPr>
            <w:ins w:id="3631" w:author="Sahin, Burak" w:date="2017-06-27T17:17:00Z">
              <w:r w:rsidRPr="00063964">
                <w:rPr>
                  <w:highlight w:val="yellow"/>
                  <w:rPrChange w:id="3632" w:author="Sahin, Burak" w:date="2017-06-27T18:41:00Z">
                    <w:rPr/>
                  </w:rPrChange>
                </w:rPr>
                <w:t>AWARE</w:t>
              </w:r>
            </w:ins>
          </w:p>
        </w:tc>
        <w:tc>
          <w:tcPr>
            <w:tcW w:w="8091" w:type="dxa"/>
          </w:tcPr>
          <w:p w14:paraId="74EAC933" w14:textId="77777777" w:rsidR="00B22746" w:rsidRPr="00063964" w:rsidRDefault="00B22746" w:rsidP="00B22746">
            <w:pPr>
              <w:pStyle w:val="ListParagraph"/>
              <w:numPr>
                <w:ilvl w:val="0"/>
                <w:numId w:val="30"/>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3633" w:author="Sahin, Burak" w:date="2017-06-27T17:17:00Z"/>
                <w:rFonts w:ascii="Helvetica" w:eastAsiaTheme="minorHAnsi" w:hAnsi="Helvetica" w:cs="Helvetica"/>
                <w:color w:val="000000"/>
                <w:sz w:val="20"/>
                <w:szCs w:val="20"/>
                <w:highlight w:val="yellow"/>
                <w:rPrChange w:id="3634" w:author="Sahin, Burak" w:date="2017-06-27T18:41:00Z">
                  <w:rPr>
                    <w:ins w:id="3635" w:author="Sahin, Burak" w:date="2017-06-27T17:17:00Z"/>
                    <w:rFonts w:ascii="Helvetica" w:eastAsiaTheme="minorHAnsi" w:hAnsi="Helvetica" w:cs="Helvetica"/>
                    <w:color w:val="000000"/>
                    <w:sz w:val="20"/>
                    <w:szCs w:val="20"/>
                  </w:rPr>
                </w:rPrChange>
              </w:rPr>
            </w:pPr>
            <w:ins w:id="3636" w:author="Sahin, Burak" w:date="2017-06-27T17:17:00Z">
              <w:r w:rsidRPr="00063964">
                <w:rPr>
                  <w:rFonts w:ascii="Helvetica" w:eastAsiaTheme="minorHAnsi" w:hAnsi="Helvetica" w:cs="Helvetica"/>
                  <w:color w:val="000000"/>
                  <w:sz w:val="20"/>
                  <w:szCs w:val="20"/>
                  <w:highlight w:val="yellow"/>
                  <w:rPrChange w:id="3637" w:author="Sahin, Burak" w:date="2017-06-27T18:41:00Z">
                    <w:rPr>
                      <w:rFonts w:ascii="Helvetica" w:eastAsiaTheme="minorHAnsi" w:hAnsi="Helvetica" w:cs="Helvetica"/>
                      <w:color w:val="000000"/>
                      <w:sz w:val="20"/>
                      <w:szCs w:val="20"/>
                    </w:rPr>
                  </w:rPrChange>
                </w:rPr>
                <w:t>Have awareness that document fraud takes place.</w:t>
              </w:r>
            </w:ins>
          </w:p>
          <w:p w14:paraId="6E35A6CE" w14:textId="77777777" w:rsidR="00B22746" w:rsidRPr="00063964" w:rsidRDefault="00B22746" w:rsidP="00B22746">
            <w:pPr>
              <w:pStyle w:val="ListParagraph"/>
              <w:numPr>
                <w:ilvl w:val="0"/>
                <w:numId w:val="30"/>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3638" w:author="Sahin, Burak" w:date="2017-06-27T17:17:00Z"/>
                <w:rFonts w:ascii="Helvetica" w:eastAsiaTheme="minorHAnsi" w:hAnsi="Helvetica" w:cs="Helvetica"/>
                <w:color w:val="000000"/>
                <w:sz w:val="20"/>
                <w:szCs w:val="20"/>
                <w:highlight w:val="yellow"/>
                <w:rPrChange w:id="3639" w:author="Sahin, Burak" w:date="2017-06-27T18:41:00Z">
                  <w:rPr>
                    <w:ins w:id="3640" w:author="Sahin, Burak" w:date="2017-06-27T17:17:00Z"/>
                    <w:rFonts w:ascii="Helvetica" w:eastAsiaTheme="minorHAnsi" w:hAnsi="Helvetica" w:cs="Helvetica"/>
                    <w:color w:val="000000"/>
                    <w:sz w:val="20"/>
                    <w:szCs w:val="20"/>
                  </w:rPr>
                </w:rPrChange>
              </w:rPr>
            </w:pPr>
            <w:ins w:id="3641" w:author="Sahin, Burak" w:date="2017-06-27T17:17:00Z">
              <w:r w:rsidRPr="00063964">
                <w:rPr>
                  <w:rFonts w:ascii="Helvetica" w:eastAsiaTheme="minorHAnsi" w:hAnsi="Helvetica" w:cs="Helvetica"/>
                  <w:color w:val="000000"/>
                  <w:sz w:val="20"/>
                  <w:szCs w:val="20"/>
                  <w:highlight w:val="yellow"/>
                  <w:rPrChange w:id="3642" w:author="Sahin, Burak" w:date="2017-06-27T18:41:00Z">
                    <w:rPr>
                      <w:rFonts w:ascii="Helvetica" w:eastAsiaTheme="minorHAnsi" w:hAnsi="Helvetica" w:cs="Helvetica"/>
                      <w:color w:val="000000"/>
                      <w:sz w:val="20"/>
                      <w:szCs w:val="20"/>
                    </w:rPr>
                  </w:rPrChange>
                </w:rPr>
                <w:t>Have the ability to accurately and consistently check documents for anomalies like spelling mistakes, differing fonts, missing pages and inconsistencies in document layout and alignment including the use of ultraviolet light and magnifiers.</w:t>
              </w:r>
            </w:ins>
          </w:p>
        </w:tc>
      </w:tr>
      <w:tr w:rsidR="00B22746" w:rsidRPr="00063964" w14:paraId="7AC2492D" w14:textId="77777777" w:rsidTr="00B22746">
        <w:trPr>
          <w:ins w:id="3643" w:author="Sahin, Burak" w:date="2017-06-27T17:17:00Z"/>
        </w:trPr>
        <w:tc>
          <w:tcPr>
            <w:cnfStyle w:val="001000000000" w:firstRow="0" w:lastRow="0" w:firstColumn="1" w:lastColumn="0" w:oddVBand="0" w:evenVBand="0" w:oddHBand="0" w:evenHBand="0" w:firstRowFirstColumn="0" w:firstRowLastColumn="0" w:lastRowFirstColumn="0" w:lastRowLastColumn="0"/>
            <w:tcW w:w="1259" w:type="dxa"/>
          </w:tcPr>
          <w:p w14:paraId="7910BE09" w14:textId="77777777" w:rsidR="00B22746" w:rsidRPr="00063964" w:rsidRDefault="00B22746" w:rsidP="00B22746">
            <w:pPr>
              <w:tabs>
                <w:tab w:val="left" w:pos="5990"/>
              </w:tabs>
              <w:rPr>
                <w:ins w:id="3644" w:author="Sahin, Burak" w:date="2017-06-27T17:17:00Z"/>
                <w:highlight w:val="yellow"/>
                <w:rPrChange w:id="3645" w:author="Sahin, Burak" w:date="2017-06-27T18:41:00Z">
                  <w:rPr>
                    <w:ins w:id="3646" w:author="Sahin, Burak" w:date="2017-06-27T17:17:00Z"/>
                  </w:rPr>
                </w:rPrChange>
              </w:rPr>
            </w:pPr>
            <w:ins w:id="3647" w:author="Sahin, Burak" w:date="2017-06-27T17:17:00Z">
              <w:r w:rsidRPr="00063964">
                <w:rPr>
                  <w:highlight w:val="yellow"/>
                  <w:rPrChange w:id="3648" w:author="Sahin, Burak" w:date="2017-06-27T18:41:00Z">
                    <w:rPr/>
                  </w:rPrChange>
                </w:rPr>
                <w:t>BASIC</w:t>
              </w:r>
            </w:ins>
          </w:p>
        </w:tc>
        <w:tc>
          <w:tcPr>
            <w:tcW w:w="8091" w:type="dxa"/>
          </w:tcPr>
          <w:p w14:paraId="12574C38" w14:textId="77777777" w:rsidR="00B22746" w:rsidRPr="00063964" w:rsidRDefault="00B22746" w:rsidP="00B22746">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3649" w:author="Sahin, Burak" w:date="2017-06-27T17:17:00Z"/>
                <w:rFonts w:ascii="Helvetica-Bold" w:eastAsiaTheme="minorHAnsi" w:hAnsi="Helvetica-Bold" w:cs="Helvetica-Bold"/>
                <w:b/>
                <w:bCs/>
                <w:color w:val="000000"/>
                <w:sz w:val="20"/>
                <w:szCs w:val="20"/>
                <w:highlight w:val="yellow"/>
                <w:rPrChange w:id="3650" w:author="Sahin, Burak" w:date="2017-06-27T18:41:00Z">
                  <w:rPr>
                    <w:ins w:id="3651" w:author="Sahin, Burak" w:date="2017-06-27T17:17:00Z"/>
                    <w:rFonts w:ascii="Helvetica-Bold" w:eastAsiaTheme="minorHAnsi" w:hAnsi="Helvetica-Bold" w:cs="Helvetica-Bold"/>
                    <w:b/>
                    <w:bCs/>
                    <w:color w:val="000000"/>
                    <w:sz w:val="20"/>
                    <w:szCs w:val="20"/>
                  </w:rPr>
                </w:rPrChange>
              </w:rPr>
            </w:pPr>
            <w:ins w:id="3652" w:author="Sahin, Burak" w:date="2017-06-27T17:17:00Z">
              <w:r w:rsidRPr="00063964">
                <w:rPr>
                  <w:rFonts w:ascii="Helvetica-Bold" w:eastAsiaTheme="minorHAnsi" w:hAnsi="Helvetica-Bold" w:cs="Helvetica-Bold"/>
                  <w:b/>
                  <w:bCs/>
                  <w:color w:val="000000"/>
                  <w:sz w:val="20"/>
                  <w:szCs w:val="20"/>
                  <w:highlight w:val="yellow"/>
                  <w:rPrChange w:id="3653" w:author="Sahin, Burak" w:date="2017-06-27T18:41:00Z">
                    <w:rPr>
                      <w:rFonts w:ascii="Helvetica-Bold" w:eastAsiaTheme="minorHAnsi" w:hAnsi="Helvetica-Bold" w:cs="Helvetica-Bold"/>
                      <w:b/>
                      <w:bCs/>
                      <w:color w:val="000000"/>
                      <w:sz w:val="20"/>
                      <w:szCs w:val="20"/>
                    </w:rPr>
                  </w:rPrChange>
                </w:rPr>
                <w:t>Requirements for AWARE plus the following:</w:t>
              </w:r>
            </w:ins>
          </w:p>
          <w:p w14:paraId="3A13B804"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3654" w:author="Sahin, Burak" w:date="2017-06-27T17:17:00Z"/>
                <w:rFonts w:ascii="Helvetica" w:eastAsiaTheme="minorHAnsi" w:hAnsi="Helvetica" w:cs="Helvetica"/>
                <w:color w:val="000000"/>
                <w:sz w:val="20"/>
                <w:szCs w:val="20"/>
                <w:highlight w:val="yellow"/>
                <w:rPrChange w:id="3655" w:author="Sahin, Burak" w:date="2017-06-27T18:41:00Z">
                  <w:rPr>
                    <w:ins w:id="3656" w:author="Sahin, Burak" w:date="2017-06-27T17:17:00Z"/>
                    <w:rFonts w:ascii="Helvetica" w:eastAsiaTheme="minorHAnsi" w:hAnsi="Helvetica" w:cs="Helvetica"/>
                    <w:color w:val="000000"/>
                    <w:sz w:val="20"/>
                    <w:szCs w:val="20"/>
                  </w:rPr>
                </w:rPrChange>
              </w:rPr>
            </w:pPr>
            <w:ins w:id="3657" w:author="Sahin, Burak" w:date="2017-06-27T17:17:00Z">
              <w:r w:rsidRPr="00063964">
                <w:rPr>
                  <w:rFonts w:ascii="Helvetica" w:eastAsiaTheme="minorHAnsi" w:hAnsi="Helvetica" w:cs="Helvetica"/>
                  <w:color w:val="000000"/>
                  <w:sz w:val="20"/>
                  <w:szCs w:val="20"/>
                  <w:highlight w:val="yellow"/>
                  <w:rPrChange w:id="3658" w:author="Sahin, Burak" w:date="2017-06-27T18:41:00Z">
                    <w:rPr>
                      <w:rFonts w:ascii="Helvetica" w:eastAsiaTheme="minorHAnsi" w:hAnsi="Helvetica" w:cs="Helvetica"/>
                      <w:color w:val="000000"/>
                      <w:sz w:val="20"/>
                      <w:szCs w:val="20"/>
                    </w:rPr>
                  </w:rPrChange>
                </w:rPr>
                <w:t>Be able to identify basic printing techniques.</w:t>
              </w:r>
            </w:ins>
          </w:p>
          <w:p w14:paraId="218749B9"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3659" w:author="Sahin, Burak" w:date="2017-06-27T17:17:00Z"/>
                <w:rFonts w:ascii="Helvetica" w:eastAsiaTheme="minorHAnsi" w:hAnsi="Helvetica" w:cs="Helvetica"/>
                <w:color w:val="000000"/>
                <w:sz w:val="20"/>
                <w:szCs w:val="20"/>
                <w:highlight w:val="yellow"/>
                <w:rPrChange w:id="3660" w:author="Sahin, Burak" w:date="2017-06-27T18:41:00Z">
                  <w:rPr>
                    <w:ins w:id="3661" w:author="Sahin, Burak" w:date="2017-06-27T17:17:00Z"/>
                    <w:rFonts w:ascii="Helvetica" w:eastAsiaTheme="minorHAnsi" w:hAnsi="Helvetica" w:cs="Helvetica"/>
                    <w:color w:val="000000"/>
                    <w:sz w:val="20"/>
                    <w:szCs w:val="20"/>
                  </w:rPr>
                </w:rPrChange>
              </w:rPr>
            </w:pPr>
            <w:ins w:id="3662" w:author="Sahin, Burak" w:date="2017-06-27T17:17:00Z">
              <w:r w:rsidRPr="00063964">
                <w:rPr>
                  <w:rFonts w:ascii="Helvetica" w:eastAsiaTheme="minorHAnsi" w:hAnsi="Helvetica" w:cs="Helvetica"/>
                  <w:color w:val="000000"/>
                  <w:sz w:val="20"/>
                  <w:szCs w:val="20"/>
                  <w:highlight w:val="yellow"/>
                  <w:rPrChange w:id="3663" w:author="Sahin, Burak" w:date="2017-06-27T18:41:00Z">
                    <w:rPr>
                      <w:rFonts w:ascii="Helvetica" w:eastAsiaTheme="minorHAnsi" w:hAnsi="Helvetica" w:cs="Helvetica"/>
                      <w:color w:val="000000"/>
                      <w:sz w:val="20"/>
                      <w:szCs w:val="20"/>
                    </w:rPr>
                  </w:rPrChange>
                </w:rPr>
                <w:t>Have received training in the detection of false documentation.</w:t>
              </w:r>
            </w:ins>
          </w:p>
          <w:p w14:paraId="5E23F0A2"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3664" w:author="Sahin, Burak" w:date="2017-06-27T17:17:00Z"/>
                <w:rFonts w:ascii="Helvetica" w:eastAsiaTheme="minorHAnsi" w:hAnsi="Helvetica" w:cs="Helvetica"/>
                <w:color w:val="000000"/>
                <w:sz w:val="20"/>
                <w:szCs w:val="20"/>
                <w:highlight w:val="yellow"/>
                <w:rPrChange w:id="3665" w:author="Sahin, Burak" w:date="2017-06-27T18:41:00Z">
                  <w:rPr>
                    <w:ins w:id="3666" w:author="Sahin, Burak" w:date="2017-06-27T17:17:00Z"/>
                    <w:rFonts w:ascii="Helvetica" w:eastAsiaTheme="minorHAnsi" w:hAnsi="Helvetica" w:cs="Helvetica"/>
                    <w:color w:val="000000"/>
                    <w:sz w:val="20"/>
                    <w:szCs w:val="20"/>
                  </w:rPr>
                </w:rPrChange>
              </w:rPr>
            </w:pPr>
            <w:ins w:id="3667" w:author="Sahin, Burak" w:date="2017-06-27T17:17:00Z">
              <w:r w:rsidRPr="00063964">
                <w:rPr>
                  <w:rFonts w:ascii="Helvetica" w:eastAsiaTheme="minorHAnsi" w:hAnsi="Helvetica" w:cs="Helvetica"/>
                  <w:color w:val="000000"/>
                  <w:sz w:val="20"/>
                  <w:szCs w:val="20"/>
                  <w:highlight w:val="yellow"/>
                  <w:rPrChange w:id="3668" w:author="Sahin, Burak" w:date="2017-06-27T18:41:00Z">
                    <w:rPr>
                      <w:rFonts w:ascii="Helvetica" w:eastAsiaTheme="minorHAnsi" w:hAnsi="Helvetica" w:cs="Helvetica"/>
                      <w:color w:val="000000"/>
                      <w:sz w:val="20"/>
                      <w:szCs w:val="20"/>
                    </w:rPr>
                  </w:rPrChange>
                </w:rPr>
                <w:t>Be able to identify tampered documents/ laminate.</w:t>
              </w:r>
            </w:ins>
          </w:p>
          <w:p w14:paraId="23D35A0F"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3669" w:author="Sahin, Burak" w:date="2017-06-27T17:17:00Z"/>
                <w:rFonts w:ascii="Helvetica" w:eastAsiaTheme="minorHAnsi" w:hAnsi="Helvetica" w:cs="Helvetica"/>
                <w:color w:val="000000"/>
                <w:sz w:val="20"/>
                <w:szCs w:val="20"/>
                <w:highlight w:val="yellow"/>
                <w:rPrChange w:id="3670" w:author="Sahin, Burak" w:date="2017-06-27T18:41:00Z">
                  <w:rPr>
                    <w:ins w:id="3671" w:author="Sahin, Burak" w:date="2017-06-27T17:17:00Z"/>
                    <w:rFonts w:ascii="Helvetica" w:eastAsiaTheme="minorHAnsi" w:hAnsi="Helvetica" w:cs="Helvetica"/>
                    <w:color w:val="000000"/>
                    <w:sz w:val="20"/>
                    <w:szCs w:val="20"/>
                  </w:rPr>
                </w:rPrChange>
              </w:rPr>
            </w:pPr>
            <w:ins w:id="3672" w:author="Sahin, Burak" w:date="2017-06-27T17:17:00Z">
              <w:r w:rsidRPr="00063964">
                <w:rPr>
                  <w:rFonts w:ascii="Helvetica" w:eastAsiaTheme="minorHAnsi" w:hAnsi="Helvetica" w:cs="Helvetica"/>
                  <w:color w:val="000000"/>
                  <w:sz w:val="20"/>
                  <w:szCs w:val="20"/>
                  <w:highlight w:val="yellow"/>
                  <w:rPrChange w:id="3673" w:author="Sahin, Burak" w:date="2017-06-27T18:41:00Z">
                    <w:rPr>
                      <w:rFonts w:ascii="Helvetica" w:eastAsiaTheme="minorHAnsi" w:hAnsi="Helvetica" w:cs="Helvetica"/>
                      <w:color w:val="000000"/>
                      <w:sz w:val="20"/>
                      <w:szCs w:val="20"/>
                    </w:rPr>
                  </w:rPrChange>
                </w:rPr>
                <w:t>Training should be refreshed at least every 3 years.</w:t>
              </w:r>
            </w:ins>
          </w:p>
          <w:p w14:paraId="7E32B7CE" w14:textId="77777777" w:rsidR="00B22746" w:rsidRPr="00063964" w:rsidRDefault="00B22746" w:rsidP="00B22746">
            <w:pPr>
              <w:pStyle w:val="ListParagraph"/>
              <w:numPr>
                <w:ilvl w:val="0"/>
                <w:numId w:val="31"/>
              </w:num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3674" w:author="Sahin, Burak" w:date="2017-06-27T17:17:00Z"/>
                <w:rFonts w:ascii="Helvetica" w:eastAsiaTheme="minorHAnsi" w:hAnsi="Helvetica" w:cs="Helvetica"/>
                <w:color w:val="000000"/>
                <w:sz w:val="20"/>
                <w:szCs w:val="20"/>
                <w:highlight w:val="yellow"/>
                <w:rPrChange w:id="3675" w:author="Sahin, Burak" w:date="2017-06-27T18:41:00Z">
                  <w:rPr>
                    <w:ins w:id="3676" w:author="Sahin, Burak" w:date="2017-06-27T17:17:00Z"/>
                    <w:rFonts w:ascii="Helvetica" w:eastAsiaTheme="minorHAnsi" w:hAnsi="Helvetica" w:cs="Helvetica"/>
                    <w:color w:val="000000"/>
                    <w:sz w:val="20"/>
                    <w:szCs w:val="20"/>
                  </w:rPr>
                </w:rPrChange>
              </w:rPr>
            </w:pPr>
            <w:ins w:id="3677" w:author="Sahin, Burak" w:date="2017-06-27T17:17:00Z">
              <w:r w:rsidRPr="00063964">
                <w:rPr>
                  <w:rFonts w:ascii="Helvetica" w:eastAsiaTheme="minorHAnsi" w:hAnsi="Helvetica" w:cs="Helvetica"/>
                  <w:color w:val="000000"/>
                  <w:sz w:val="20"/>
                  <w:szCs w:val="20"/>
                  <w:highlight w:val="yellow"/>
                  <w:rPrChange w:id="3678" w:author="Sahin, Burak" w:date="2017-06-27T18:41:00Z">
                    <w:rPr>
                      <w:rFonts w:ascii="Helvetica" w:eastAsiaTheme="minorHAnsi" w:hAnsi="Helvetica" w:cs="Helvetica"/>
                      <w:color w:val="000000"/>
                      <w:sz w:val="20"/>
                      <w:szCs w:val="20"/>
                    </w:rPr>
                  </w:rPrChange>
                </w:rPr>
                <w:t xml:space="preserve">Have the ability to use various light sources to identify </w:t>
              </w:r>
              <w:proofErr w:type="spellStart"/>
              <w:r w:rsidRPr="00063964">
                <w:rPr>
                  <w:rFonts w:ascii="Helvetica" w:eastAsiaTheme="minorHAnsi" w:hAnsi="Helvetica" w:cs="Helvetica"/>
                  <w:color w:val="000000"/>
                  <w:sz w:val="20"/>
                  <w:szCs w:val="20"/>
                  <w:highlight w:val="yellow"/>
                  <w:rPrChange w:id="3679" w:author="Sahin, Burak" w:date="2017-06-27T18:41:00Z">
                    <w:rPr>
                      <w:rFonts w:ascii="Helvetica" w:eastAsiaTheme="minorHAnsi" w:hAnsi="Helvetica" w:cs="Helvetica"/>
                      <w:color w:val="000000"/>
                      <w:sz w:val="20"/>
                      <w:szCs w:val="20"/>
                    </w:rPr>
                  </w:rPrChange>
                </w:rPr>
                <w:t>nonsecure</w:t>
              </w:r>
              <w:proofErr w:type="spellEnd"/>
              <w:r w:rsidRPr="00063964">
                <w:rPr>
                  <w:rFonts w:ascii="Helvetica" w:eastAsiaTheme="minorHAnsi" w:hAnsi="Helvetica" w:cs="Helvetica"/>
                  <w:color w:val="000000"/>
                  <w:sz w:val="20"/>
                  <w:szCs w:val="20"/>
                  <w:highlight w:val="yellow"/>
                  <w:rPrChange w:id="3680" w:author="Sahin, Burak" w:date="2017-06-27T18:41:00Z">
                    <w:rPr>
                      <w:rFonts w:ascii="Helvetica" w:eastAsiaTheme="minorHAnsi" w:hAnsi="Helvetica" w:cs="Helvetica"/>
                      <w:color w:val="000000"/>
                      <w:sz w:val="20"/>
                      <w:szCs w:val="20"/>
                    </w:rPr>
                  </w:rPrChange>
                </w:rPr>
                <w:t xml:space="preserve"> paper and/or have received training in the use of document inspection equipment.</w:t>
              </w:r>
            </w:ins>
          </w:p>
        </w:tc>
      </w:tr>
      <w:tr w:rsidR="00B22746" w:rsidRPr="00063964" w14:paraId="1C02FD1D" w14:textId="77777777" w:rsidTr="00B22746">
        <w:trPr>
          <w:cnfStyle w:val="000000100000" w:firstRow="0" w:lastRow="0" w:firstColumn="0" w:lastColumn="0" w:oddVBand="0" w:evenVBand="0" w:oddHBand="1" w:evenHBand="0" w:firstRowFirstColumn="0" w:firstRowLastColumn="0" w:lastRowFirstColumn="0" w:lastRowLastColumn="0"/>
          <w:ins w:id="3681" w:author="Sahin, Burak" w:date="2017-06-27T17:17:00Z"/>
        </w:trPr>
        <w:tc>
          <w:tcPr>
            <w:cnfStyle w:val="001000000000" w:firstRow="0" w:lastRow="0" w:firstColumn="1" w:lastColumn="0" w:oddVBand="0" w:evenVBand="0" w:oddHBand="0" w:evenHBand="0" w:firstRowFirstColumn="0" w:firstRowLastColumn="0" w:lastRowFirstColumn="0" w:lastRowLastColumn="0"/>
            <w:tcW w:w="1259" w:type="dxa"/>
          </w:tcPr>
          <w:p w14:paraId="0A7E408E" w14:textId="77777777" w:rsidR="00B22746" w:rsidRPr="00063964" w:rsidRDefault="00B22746" w:rsidP="00B22746">
            <w:pPr>
              <w:tabs>
                <w:tab w:val="left" w:pos="5990"/>
              </w:tabs>
              <w:rPr>
                <w:ins w:id="3682" w:author="Sahin, Burak" w:date="2017-06-27T17:17:00Z"/>
                <w:highlight w:val="yellow"/>
                <w:rPrChange w:id="3683" w:author="Sahin, Burak" w:date="2017-06-27T18:41:00Z">
                  <w:rPr>
                    <w:ins w:id="3684" w:author="Sahin, Burak" w:date="2017-06-27T17:17:00Z"/>
                  </w:rPr>
                </w:rPrChange>
              </w:rPr>
            </w:pPr>
            <w:ins w:id="3685" w:author="Sahin, Burak" w:date="2017-06-27T17:17:00Z">
              <w:r w:rsidRPr="00063964">
                <w:rPr>
                  <w:highlight w:val="yellow"/>
                  <w:rPrChange w:id="3686" w:author="Sahin, Burak" w:date="2017-06-27T18:41:00Z">
                    <w:rPr/>
                  </w:rPrChange>
                </w:rPr>
                <w:t>ADVANCED</w:t>
              </w:r>
            </w:ins>
          </w:p>
        </w:tc>
        <w:tc>
          <w:tcPr>
            <w:tcW w:w="8091" w:type="dxa"/>
          </w:tcPr>
          <w:p w14:paraId="287F4F25" w14:textId="77777777" w:rsidR="00B22746" w:rsidRPr="00063964" w:rsidRDefault="00B22746" w:rsidP="00B22746">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3687" w:author="Sahin, Burak" w:date="2017-06-27T17:17:00Z"/>
                <w:rFonts w:ascii="Helvetica-Bold" w:eastAsiaTheme="minorHAnsi" w:hAnsi="Helvetica-Bold" w:cs="Helvetica-Bold"/>
                <w:b/>
                <w:bCs/>
                <w:color w:val="000000"/>
                <w:sz w:val="20"/>
                <w:szCs w:val="20"/>
                <w:highlight w:val="yellow"/>
                <w:rPrChange w:id="3688" w:author="Sahin, Burak" w:date="2017-06-27T18:41:00Z">
                  <w:rPr>
                    <w:ins w:id="3689" w:author="Sahin, Burak" w:date="2017-06-27T17:17:00Z"/>
                    <w:rFonts w:ascii="Helvetica-Bold" w:eastAsiaTheme="minorHAnsi" w:hAnsi="Helvetica-Bold" w:cs="Helvetica-Bold"/>
                    <w:b/>
                    <w:bCs/>
                    <w:color w:val="000000"/>
                    <w:sz w:val="20"/>
                    <w:szCs w:val="20"/>
                  </w:rPr>
                </w:rPrChange>
              </w:rPr>
            </w:pPr>
            <w:ins w:id="3690" w:author="Sahin, Burak" w:date="2017-06-27T17:17:00Z">
              <w:r w:rsidRPr="00063964">
                <w:rPr>
                  <w:rFonts w:ascii="Helvetica-Bold" w:eastAsiaTheme="minorHAnsi" w:hAnsi="Helvetica-Bold" w:cs="Helvetica-Bold"/>
                  <w:b/>
                  <w:bCs/>
                  <w:color w:val="000000"/>
                  <w:sz w:val="20"/>
                  <w:szCs w:val="20"/>
                  <w:highlight w:val="yellow"/>
                  <w:rPrChange w:id="3691" w:author="Sahin, Burak" w:date="2017-06-27T18:41:00Z">
                    <w:rPr>
                      <w:rFonts w:ascii="Helvetica-Bold" w:eastAsiaTheme="minorHAnsi" w:hAnsi="Helvetica-Bold" w:cs="Helvetica-Bold"/>
                      <w:b/>
                      <w:bCs/>
                      <w:color w:val="000000"/>
                      <w:sz w:val="20"/>
                      <w:szCs w:val="20"/>
                    </w:rPr>
                  </w:rPrChange>
                </w:rPr>
                <w:t>Requirements for BASIC plus the following:</w:t>
              </w:r>
            </w:ins>
          </w:p>
          <w:p w14:paraId="370C03D3"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3692" w:author="Sahin, Burak" w:date="2017-06-27T17:17:00Z"/>
                <w:rFonts w:ascii="Helvetica" w:eastAsiaTheme="minorHAnsi" w:hAnsi="Helvetica" w:cs="Helvetica"/>
                <w:color w:val="000000"/>
                <w:sz w:val="20"/>
                <w:szCs w:val="20"/>
                <w:highlight w:val="yellow"/>
                <w:rPrChange w:id="3693" w:author="Sahin, Burak" w:date="2017-06-27T18:41:00Z">
                  <w:rPr>
                    <w:ins w:id="3694" w:author="Sahin, Burak" w:date="2017-06-27T17:17:00Z"/>
                    <w:rFonts w:ascii="Helvetica" w:eastAsiaTheme="minorHAnsi" w:hAnsi="Helvetica" w:cs="Helvetica"/>
                    <w:color w:val="000000"/>
                    <w:sz w:val="20"/>
                    <w:szCs w:val="20"/>
                  </w:rPr>
                </w:rPrChange>
              </w:rPr>
            </w:pPr>
            <w:ins w:id="3695" w:author="Sahin, Burak" w:date="2017-06-27T17:17:00Z">
              <w:r w:rsidRPr="00063964">
                <w:rPr>
                  <w:rFonts w:ascii="Helvetica" w:eastAsiaTheme="minorHAnsi" w:hAnsi="Helvetica" w:cs="Helvetica"/>
                  <w:color w:val="000000"/>
                  <w:sz w:val="20"/>
                  <w:szCs w:val="20"/>
                  <w:highlight w:val="yellow"/>
                  <w:rPrChange w:id="3696" w:author="Sahin, Burak" w:date="2017-06-27T18:41:00Z">
                    <w:rPr>
                      <w:rFonts w:ascii="Helvetica" w:eastAsiaTheme="minorHAnsi" w:hAnsi="Helvetica" w:cs="Helvetica"/>
                      <w:color w:val="000000"/>
                      <w:sz w:val="20"/>
                      <w:szCs w:val="20"/>
                    </w:rPr>
                  </w:rPrChange>
                </w:rPr>
                <w:t>Possess good working knowledge of document design and their security features.</w:t>
              </w:r>
            </w:ins>
          </w:p>
          <w:p w14:paraId="62FB9722"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3697" w:author="Sahin, Burak" w:date="2017-06-27T17:17:00Z"/>
                <w:rFonts w:ascii="Helvetica" w:eastAsiaTheme="minorHAnsi" w:hAnsi="Helvetica" w:cs="Helvetica"/>
                <w:color w:val="000000"/>
                <w:sz w:val="20"/>
                <w:szCs w:val="20"/>
                <w:highlight w:val="yellow"/>
                <w:rPrChange w:id="3698" w:author="Sahin, Burak" w:date="2017-06-27T18:41:00Z">
                  <w:rPr>
                    <w:ins w:id="3699" w:author="Sahin, Burak" w:date="2017-06-27T17:17:00Z"/>
                    <w:rFonts w:ascii="Helvetica" w:eastAsiaTheme="minorHAnsi" w:hAnsi="Helvetica" w:cs="Helvetica"/>
                    <w:color w:val="000000"/>
                    <w:sz w:val="20"/>
                    <w:szCs w:val="20"/>
                  </w:rPr>
                </w:rPrChange>
              </w:rPr>
            </w:pPr>
            <w:ins w:id="3700" w:author="Sahin, Burak" w:date="2017-06-27T17:17:00Z">
              <w:r w:rsidRPr="00063964">
                <w:rPr>
                  <w:rFonts w:ascii="Helvetica" w:eastAsiaTheme="minorHAnsi" w:hAnsi="Helvetica" w:cs="Helvetica"/>
                  <w:color w:val="000000"/>
                  <w:sz w:val="20"/>
                  <w:szCs w:val="20"/>
                  <w:highlight w:val="yellow"/>
                  <w:rPrChange w:id="3701" w:author="Sahin, Burak" w:date="2017-06-27T18:41:00Z">
                    <w:rPr>
                      <w:rFonts w:ascii="Helvetica" w:eastAsiaTheme="minorHAnsi" w:hAnsi="Helvetica" w:cs="Helvetica"/>
                      <w:color w:val="000000"/>
                      <w:sz w:val="20"/>
                      <w:szCs w:val="20"/>
                    </w:rPr>
                  </w:rPrChange>
                </w:rPr>
                <w:t>Possess knowledge through appropriate training of the various types of watermarks, security fibers and printing techniques.</w:t>
              </w:r>
            </w:ins>
          </w:p>
          <w:p w14:paraId="68E1D940"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3702" w:author="Sahin, Burak" w:date="2017-06-27T17:17:00Z"/>
                <w:rFonts w:ascii="Helvetica" w:eastAsiaTheme="minorHAnsi" w:hAnsi="Helvetica" w:cs="Helvetica"/>
                <w:color w:val="000000"/>
                <w:sz w:val="20"/>
                <w:szCs w:val="20"/>
                <w:highlight w:val="yellow"/>
                <w:rPrChange w:id="3703" w:author="Sahin, Burak" w:date="2017-06-27T18:41:00Z">
                  <w:rPr>
                    <w:ins w:id="3704" w:author="Sahin, Burak" w:date="2017-06-27T17:17:00Z"/>
                    <w:rFonts w:ascii="Helvetica" w:eastAsiaTheme="minorHAnsi" w:hAnsi="Helvetica" w:cs="Helvetica"/>
                    <w:color w:val="000000"/>
                    <w:sz w:val="20"/>
                    <w:szCs w:val="20"/>
                  </w:rPr>
                </w:rPrChange>
              </w:rPr>
            </w:pPr>
            <w:ins w:id="3705" w:author="Sahin, Burak" w:date="2017-06-27T17:17:00Z">
              <w:r w:rsidRPr="00063964">
                <w:rPr>
                  <w:rFonts w:ascii="Helvetica" w:eastAsiaTheme="minorHAnsi" w:hAnsi="Helvetica" w:cs="Helvetica"/>
                  <w:color w:val="000000"/>
                  <w:sz w:val="20"/>
                  <w:szCs w:val="20"/>
                  <w:highlight w:val="yellow"/>
                  <w:rPrChange w:id="3706" w:author="Sahin, Burak" w:date="2017-06-27T18:41:00Z">
                    <w:rPr>
                      <w:rFonts w:ascii="Helvetica" w:eastAsiaTheme="minorHAnsi" w:hAnsi="Helvetica" w:cs="Helvetica"/>
                      <w:color w:val="000000"/>
                      <w:sz w:val="20"/>
                      <w:szCs w:val="20"/>
                    </w:rPr>
                  </w:rPrChange>
                </w:rPr>
                <w:t>Have received hands-on training in the detection of false documentation from a specialist trainer.</w:t>
              </w:r>
            </w:ins>
          </w:p>
          <w:p w14:paraId="3B586DA7"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3707" w:author="Sahin, Burak" w:date="2017-06-27T17:17:00Z"/>
                <w:rFonts w:ascii="Helvetica" w:eastAsiaTheme="minorHAnsi" w:hAnsi="Helvetica" w:cs="Helvetica"/>
                <w:color w:val="000000"/>
                <w:sz w:val="20"/>
                <w:szCs w:val="20"/>
                <w:highlight w:val="yellow"/>
                <w:rPrChange w:id="3708" w:author="Sahin, Burak" w:date="2017-06-27T18:41:00Z">
                  <w:rPr>
                    <w:ins w:id="3709" w:author="Sahin, Burak" w:date="2017-06-27T17:17:00Z"/>
                    <w:rFonts w:ascii="Helvetica" w:eastAsiaTheme="minorHAnsi" w:hAnsi="Helvetica" w:cs="Helvetica"/>
                    <w:color w:val="000000"/>
                    <w:sz w:val="20"/>
                    <w:szCs w:val="20"/>
                  </w:rPr>
                </w:rPrChange>
              </w:rPr>
            </w:pPr>
            <w:ins w:id="3710" w:author="Sahin, Burak" w:date="2017-06-27T17:17:00Z">
              <w:r w:rsidRPr="00063964">
                <w:rPr>
                  <w:rFonts w:ascii="Helvetica" w:eastAsiaTheme="minorHAnsi" w:hAnsi="Helvetica" w:cs="Helvetica"/>
                  <w:color w:val="000000"/>
                  <w:sz w:val="20"/>
                  <w:szCs w:val="20"/>
                  <w:highlight w:val="yellow"/>
                  <w:rPrChange w:id="3711" w:author="Sahin, Burak" w:date="2017-06-27T18:41:00Z">
                    <w:rPr>
                      <w:rFonts w:ascii="Helvetica" w:eastAsiaTheme="minorHAnsi" w:hAnsi="Helvetica" w:cs="Helvetica"/>
                      <w:color w:val="000000"/>
                      <w:sz w:val="20"/>
                      <w:szCs w:val="20"/>
                    </w:rPr>
                  </w:rPrChange>
                </w:rPr>
                <w:t>Be able to identify forged and counterfeit documents through examination.</w:t>
              </w:r>
            </w:ins>
          </w:p>
          <w:p w14:paraId="4A736DBE" w14:textId="77777777" w:rsidR="00B22746" w:rsidRPr="00063964" w:rsidRDefault="00B22746" w:rsidP="00B22746">
            <w:pPr>
              <w:pStyle w:val="ListParagraph"/>
              <w:numPr>
                <w:ilvl w:val="0"/>
                <w:numId w:val="32"/>
              </w:num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3712" w:author="Sahin, Burak" w:date="2017-06-27T17:17:00Z"/>
                <w:rFonts w:ascii="Helvetica" w:eastAsiaTheme="minorHAnsi" w:hAnsi="Helvetica" w:cs="Helvetica"/>
                <w:color w:val="000000"/>
                <w:sz w:val="20"/>
                <w:szCs w:val="20"/>
                <w:highlight w:val="yellow"/>
                <w:rPrChange w:id="3713" w:author="Sahin, Burak" w:date="2017-06-27T18:41:00Z">
                  <w:rPr>
                    <w:ins w:id="3714" w:author="Sahin, Burak" w:date="2017-06-27T17:17:00Z"/>
                    <w:rFonts w:ascii="Helvetica" w:eastAsiaTheme="minorHAnsi" w:hAnsi="Helvetica" w:cs="Helvetica"/>
                    <w:color w:val="000000"/>
                    <w:sz w:val="20"/>
                    <w:szCs w:val="20"/>
                  </w:rPr>
                </w:rPrChange>
              </w:rPr>
            </w:pPr>
            <w:ins w:id="3715" w:author="Sahin, Burak" w:date="2017-06-27T17:17:00Z">
              <w:r w:rsidRPr="00063964">
                <w:rPr>
                  <w:rFonts w:ascii="Helvetica" w:eastAsiaTheme="minorHAnsi" w:hAnsi="Helvetica" w:cs="Helvetica"/>
                  <w:color w:val="000000"/>
                  <w:sz w:val="20"/>
                  <w:szCs w:val="20"/>
                  <w:highlight w:val="yellow"/>
                  <w:rPrChange w:id="3716" w:author="Sahin, Burak" w:date="2017-06-27T18:41:00Z">
                    <w:rPr>
                      <w:rFonts w:ascii="Helvetica" w:eastAsiaTheme="minorHAnsi" w:hAnsi="Helvetica" w:cs="Helvetica"/>
                      <w:color w:val="000000"/>
                      <w:sz w:val="20"/>
                      <w:szCs w:val="20"/>
                    </w:rPr>
                  </w:rPrChange>
                </w:rPr>
                <w:t>Have the ability to make effective use of reference material.</w:t>
              </w:r>
            </w:ins>
          </w:p>
          <w:p w14:paraId="4945F634" w14:textId="77777777" w:rsidR="00B22746" w:rsidRPr="00063964" w:rsidRDefault="00B22746" w:rsidP="00B22746">
            <w:pPr>
              <w:pStyle w:val="ListParagraph"/>
              <w:keepNext/>
              <w:numPr>
                <w:ilvl w:val="0"/>
                <w:numId w:val="32"/>
              </w:numPr>
              <w:tabs>
                <w:tab w:val="left" w:pos="5990"/>
              </w:tabs>
              <w:cnfStyle w:val="000000100000" w:firstRow="0" w:lastRow="0" w:firstColumn="0" w:lastColumn="0" w:oddVBand="0" w:evenVBand="0" w:oddHBand="1" w:evenHBand="0" w:firstRowFirstColumn="0" w:firstRowLastColumn="0" w:lastRowFirstColumn="0" w:lastRowLastColumn="0"/>
              <w:rPr>
                <w:ins w:id="3717" w:author="Sahin, Burak" w:date="2017-06-27T17:17:00Z"/>
                <w:highlight w:val="yellow"/>
                <w:rPrChange w:id="3718" w:author="Sahin, Burak" w:date="2017-06-27T18:41:00Z">
                  <w:rPr>
                    <w:ins w:id="3719" w:author="Sahin, Burak" w:date="2017-06-27T17:17:00Z"/>
                  </w:rPr>
                </w:rPrChange>
              </w:rPr>
            </w:pPr>
            <w:ins w:id="3720" w:author="Sahin, Burak" w:date="2017-06-27T17:17:00Z">
              <w:r w:rsidRPr="00063964">
                <w:rPr>
                  <w:rFonts w:ascii="Helvetica" w:eastAsiaTheme="minorHAnsi" w:hAnsi="Helvetica" w:cs="Helvetica"/>
                  <w:color w:val="000000"/>
                  <w:sz w:val="20"/>
                  <w:szCs w:val="20"/>
                  <w:highlight w:val="yellow"/>
                  <w:rPrChange w:id="3721" w:author="Sahin, Burak" w:date="2017-06-27T18:41:00Z">
                    <w:rPr>
                      <w:rFonts w:ascii="Helvetica" w:eastAsiaTheme="minorHAnsi" w:hAnsi="Helvetica" w:cs="Helvetica"/>
                      <w:color w:val="000000"/>
                      <w:sz w:val="20"/>
                      <w:szCs w:val="20"/>
                    </w:rPr>
                  </w:rPrChange>
                </w:rPr>
                <w:t>Training SHALL be assessed or refreshed at least annually.</w:t>
              </w:r>
            </w:ins>
          </w:p>
        </w:tc>
      </w:tr>
    </w:tbl>
    <w:p w14:paraId="0760CE2A" w14:textId="39B4FB4E" w:rsidR="00B22746" w:rsidRPr="00B22746" w:rsidRDefault="00B22746" w:rsidP="00B22746">
      <w:pPr>
        <w:rPr>
          <w:ins w:id="3722" w:author="Sahin, Burak" w:date="2017-03-21T15:11:00Z"/>
          <w:rPrChange w:id="3723" w:author="Sahin, Burak" w:date="2017-06-27T17:17:00Z">
            <w:rPr>
              <w:ins w:id="3724" w:author="Sahin, Burak" w:date="2017-03-21T15:11:00Z"/>
            </w:rPr>
          </w:rPrChange>
        </w:rPr>
        <w:pPrChange w:id="3725" w:author="Sahin, Burak" w:date="2017-06-27T17:17:00Z">
          <w:pPr>
            <w:pStyle w:val="Heading2"/>
          </w:pPr>
        </w:pPrChange>
      </w:pPr>
      <w:ins w:id="3726" w:author="Sahin, Burak" w:date="2017-06-27T17:17:00Z">
        <w:r w:rsidRPr="00063964">
          <w:rPr>
            <w:highlight w:val="yellow"/>
            <w:rPrChange w:id="3727" w:author="Sahin, Burak" w:date="2017-06-27T18:41:00Z">
              <w:rPr/>
            </w:rPrChange>
          </w:rPr>
          <w:t xml:space="preserve">Table </w:t>
        </w:r>
        <w:r w:rsidRPr="00063964">
          <w:rPr>
            <w:color w:val="44546A" w:themeColor="text2"/>
            <w:sz w:val="18"/>
            <w:szCs w:val="18"/>
            <w:highlight w:val="yellow"/>
            <w:rPrChange w:id="3728" w:author="Sahin, Burak" w:date="2017-06-27T18:41:00Z">
              <w:rPr>
                <w:color w:val="44546A" w:themeColor="text2"/>
                <w:sz w:val="18"/>
                <w:szCs w:val="18"/>
              </w:rPr>
            </w:rPrChange>
          </w:rPr>
          <w:fldChar w:fldCharType="begin"/>
        </w:r>
        <w:r w:rsidRPr="00063964">
          <w:rPr>
            <w:highlight w:val="yellow"/>
            <w:rPrChange w:id="3729" w:author="Sahin, Burak" w:date="2017-06-27T18:41:00Z">
              <w:rPr/>
            </w:rPrChange>
          </w:rPr>
          <w:instrText xml:space="preserve"> SEQ Table \* ARABIC </w:instrText>
        </w:r>
        <w:r w:rsidRPr="00063964">
          <w:rPr>
            <w:color w:val="44546A" w:themeColor="text2"/>
            <w:sz w:val="18"/>
            <w:szCs w:val="18"/>
            <w:highlight w:val="yellow"/>
            <w:rPrChange w:id="3730" w:author="Sahin, Burak" w:date="2017-06-27T18:41:00Z">
              <w:rPr>
                <w:color w:val="44546A" w:themeColor="text2"/>
                <w:sz w:val="18"/>
                <w:szCs w:val="18"/>
              </w:rPr>
            </w:rPrChange>
          </w:rPr>
          <w:fldChar w:fldCharType="separate"/>
        </w:r>
        <w:r w:rsidRPr="00063964">
          <w:rPr>
            <w:noProof/>
            <w:highlight w:val="yellow"/>
            <w:rPrChange w:id="3731" w:author="Sahin, Burak" w:date="2017-06-27T18:41:00Z">
              <w:rPr>
                <w:noProof/>
              </w:rPr>
            </w:rPrChange>
          </w:rPr>
          <w:t>9</w:t>
        </w:r>
        <w:r w:rsidRPr="00063964">
          <w:rPr>
            <w:color w:val="44546A" w:themeColor="text2"/>
            <w:sz w:val="18"/>
            <w:szCs w:val="18"/>
            <w:highlight w:val="yellow"/>
            <w:rPrChange w:id="3732" w:author="Sahin, Burak" w:date="2017-06-27T18:41:00Z">
              <w:rPr>
                <w:color w:val="44546A" w:themeColor="text2"/>
                <w:sz w:val="18"/>
                <w:szCs w:val="18"/>
              </w:rPr>
            </w:rPrChange>
          </w:rPr>
          <w:fldChar w:fldCharType="end"/>
        </w:r>
        <w:r w:rsidRPr="00063964">
          <w:rPr>
            <w:highlight w:val="yellow"/>
            <w:rPrChange w:id="3733" w:author="Sahin, Burak" w:date="2017-06-27T18:41:00Z">
              <w:rPr/>
            </w:rPrChange>
          </w:rPr>
          <w:t>: Training Requirements</w:t>
        </w:r>
      </w:ins>
    </w:p>
    <w:p w14:paraId="27705D77" w14:textId="4E53223E" w:rsidR="00AE493D" w:rsidRDefault="00AE493D">
      <w:pPr>
        <w:pStyle w:val="Heading1"/>
        <w:pPrChange w:id="3734" w:author="Sahin, Burak" w:date="2017-03-31T13:40:00Z">
          <w:pPr>
            <w:pStyle w:val="Heading2"/>
          </w:pPr>
        </w:pPrChange>
      </w:pPr>
      <w:bookmarkStart w:id="3735" w:name="_Toc486347506"/>
      <w:commentRangeStart w:id="3736"/>
      <w:r w:rsidRPr="00DA463F">
        <w:t xml:space="preserve">Leveraging </w:t>
      </w:r>
      <w:del w:id="3737" w:author="Sahin, Burak" w:date="2017-02-21T12:07:00Z">
        <w:r w:rsidRPr="00DA463F" w:rsidDel="007C6C15">
          <w:delText>Antecedent Proofing Events</w:delText>
        </w:r>
        <w:commentRangeEnd w:id="3736"/>
        <w:r w:rsidR="004C4702" w:rsidDel="007C6C15">
          <w:rPr>
            <w:rStyle w:val="CommentReference"/>
            <w:rFonts w:asciiTheme="minorHAnsi" w:eastAsiaTheme="minorEastAsia" w:hAnsiTheme="minorHAnsi" w:cstheme="minorBidi"/>
            <w:b w:val="0"/>
            <w:bCs w:val="0"/>
            <w:smallCaps w:val="0"/>
            <w:color w:val="auto"/>
          </w:rPr>
          <w:commentReference w:id="3736"/>
        </w:r>
      </w:del>
      <w:ins w:id="3738" w:author="Sahin, Burak" w:date="2017-02-21T12:07:00Z">
        <w:r w:rsidR="007C6C15">
          <w:t>Derived Identity</w:t>
        </w:r>
      </w:ins>
      <w:bookmarkEnd w:id="3735"/>
    </w:p>
    <w:p w14:paraId="1CBE6963" w14:textId="40939F53" w:rsidR="00AE493D" w:rsidRDefault="00AE493D" w:rsidP="00AE493D">
      <w:r w:rsidRPr="0053684B">
        <w:t xml:space="preserve">Antecedent in-person identity proofing </w:t>
      </w:r>
      <w:del w:id="3739" w:author="Sahin, Burak" w:date="2017-03-30T16:47:00Z">
        <w:r w:rsidRPr="0053684B" w:rsidDel="0001380D">
          <w:delText xml:space="preserve">MAY </w:delText>
        </w:r>
      </w:del>
      <w:ins w:id="3740" w:author="Sahin, Burak" w:date="2017-03-30T16:47:00Z">
        <w:r w:rsidR="0001380D">
          <w:t>may</w:t>
        </w:r>
        <w:r w:rsidR="0001380D" w:rsidRPr="0053684B">
          <w:t xml:space="preserve"> </w:t>
        </w:r>
      </w:ins>
      <w:r w:rsidRPr="0053684B">
        <w:t>be used provided the prior proofing transaction is determined to be comparable to the process defined in </w:t>
      </w:r>
      <w:hyperlink r:id="rId12" w:anchor="normal" w:history="1">
        <w:r w:rsidRPr="0053684B">
          <w:t>Section 4.</w:t>
        </w:r>
        <w:r w:rsidR="00856852">
          <w:t>4</w:t>
        </w:r>
        <w:r w:rsidRPr="0053684B">
          <w:t>.1.</w:t>
        </w:r>
      </w:hyperlink>
      <w:r w:rsidRPr="0053684B">
        <w:t xml:space="preserve"> See also </w:t>
      </w:r>
      <w:hyperlink r:id="rId13" w:anchor="fbcacp" w:history="1">
        <w:r w:rsidRPr="0053684B">
          <w:t>The Federal Bridge Certification Authority (FBCA) Certificate Policy (CP)</w:t>
        </w:r>
      </w:hyperlink>
      <w:r w:rsidRPr="0053684B">
        <w:t>, Section 3.2.3.1 Authentication of Human Subscribers for Medium Assurance </w:t>
      </w:r>
      <w:r w:rsidRPr="0053684B">
        <w:rPr>
          <w:i/>
          <w:iCs/>
        </w:rPr>
        <w:t>and</w:t>
      </w:r>
      <w:r w:rsidRPr="0053684B">
        <w:t> </w:t>
      </w:r>
      <w:hyperlink r:id="rId14" w:anchor="fbcasup" w:history="1">
        <w:r w:rsidRPr="0053684B">
          <w:t>FBCA Supplementary Antecedent, In-Person Definition</w:t>
        </w:r>
      </w:hyperlink>
      <w:r w:rsidRPr="0053684B">
        <w:t> for more details.</w:t>
      </w:r>
    </w:p>
    <w:p w14:paraId="078B0A71" w14:textId="77777777" w:rsidR="00AE493D" w:rsidRDefault="00AE493D">
      <w:pPr>
        <w:pStyle w:val="Heading1"/>
        <w:pPrChange w:id="3741" w:author="Sahin, Burak" w:date="2017-03-31T13:40:00Z">
          <w:pPr>
            <w:pStyle w:val="Heading2"/>
          </w:pPr>
        </w:pPrChange>
      </w:pPr>
      <w:bookmarkStart w:id="3742" w:name="_Toc486347507"/>
      <w:commentRangeStart w:id="3743"/>
      <w:r>
        <w:t>Trusted Referee</w:t>
      </w:r>
      <w:commentRangeEnd w:id="3743"/>
      <w:r w:rsidR="00186521">
        <w:rPr>
          <w:rStyle w:val="CommentReference"/>
          <w:rFonts w:asciiTheme="minorHAnsi" w:eastAsiaTheme="minorEastAsia" w:hAnsiTheme="minorHAnsi" w:cstheme="minorBidi"/>
          <w:b w:val="0"/>
          <w:bCs w:val="0"/>
          <w:smallCaps w:val="0"/>
          <w:color w:val="auto"/>
        </w:rPr>
        <w:commentReference w:id="3743"/>
      </w:r>
      <w:bookmarkEnd w:id="3742"/>
    </w:p>
    <w:p w14:paraId="3924BDEE" w14:textId="49F00D6A" w:rsidR="00990404" w:rsidRDefault="00AE493D" w:rsidP="003F2F9D">
      <w:pPr>
        <w:rPr>
          <w:ins w:id="3744" w:author="Sahin, Burak" w:date="2017-03-30T15:44:00Z"/>
        </w:rPr>
      </w:pPr>
      <w:r w:rsidRPr="0053684B">
        <w:t>In instances where the individual enrolling cannot meet the identity evidence requirements specified in </w:t>
      </w:r>
      <w:hyperlink r:id="rId15" w:anchor="normal" w:history="1">
        <w:r w:rsidRPr="0053684B">
          <w:t>Section 4.5.1.</w:t>
        </w:r>
      </w:hyperlink>
      <w:r w:rsidRPr="0053684B">
        <w:t>, the agency MAY use a trusted referee to assist in identity proofing the enrollee. See </w:t>
      </w:r>
      <w:hyperlink r:id="rId16" w:anchor="trustref" w:history="1">
        <w:r w:rsidRPr="0053684B">
          <w:t>Section 5.3.4.</w:t>
        </w:r>
      </w:hyperlink>
      <w:r w:rsidRPr="0053684B">
        <w:t> </w:t>
      </w:r>
      <w:proofErr w:type="gramStart"/>
      <w:r w:rsidRPr="0053684B">
        <w:t>for</w:t>
      </w:r>
      <w:proofErr w:type="gramEnd"/>
      <w:r w:rsidRPr="0053684B">
        <w:t xml:space="preserve"> more details. </w:t>
      </w:r>
      <w:ins w:id="3745" w:author="Sahin, Burak" w:date="2017-03-21T15:10:00Z">
        <w:r w:rsidR="003F2F9D" w:rsidRPr="003F2F9D">
          <w:t xml:space="preserve">These referees may be notaries, legal guardians, medical professionals, conservators, persons with power of attorney, or other trained, certified or approved individuals that can that can vouch for or act on behalf of the applicant. </w:t>
        </w:r>
      </w:ins>
      <w:ins w:id="3746" w:author="Sahin, Burak" w:date="2017-03-21T16:56:00Z">
        <w:r w:rsidR="00990404">
          <w:t>It follows that referees also need to hav</w:t>
        </w:r>
      </w:ins>
      <w:ins w:id="3747" w:author="Sahin, Burak" w:date="2017-03-21T16:57:00Z">
        <w:r w:rsidR="00990404">
          <w:t xml:space="preserve">e proof of identity in order to confirm their status. </w:t>
        </w:r>
      </w:ins>
      <w:ins w:id="3748" w:author="Sahin, Burak" w:date="2017-03-21T15:10:00Z">
        <w:r w:rsidR="003F2F9D" w:rsidRPr="003F2F9D">
          <w:t xml:space="preserve">The applicable laws, regulations or </w:t>
        </w:r>
        <w:r w:rsidR="003F2F9D" w:rsidRPr="003F2F9D">
          <w:lastRenderedPageBreak/>
          <w:t xml:space="preserve">agency policy that govern the use of trusted referees for identity proofing also determine the limits of liability for such referees in the event of mischief by the applicant. </w:t>
        </w:r>
      </w:ins>
    </w:p>
    <w:p w14:paraId="2E5E060E" w14:textId="09D2FA34" w:rsidR="003800BF" w:rsidRDefault="003800BF" w:rsidP="003F2F9D">
      <w:pPr>
        <w:rPr>
          <w:ins w:id="3749" w:author="Sahin, Burak" w:date="2017-03-30T15:29:00Z"/>
        </w:rPr>
      </w:pPr>
      <w:ins w:id="3750" w:author="Sahin, Burak" w:date="2017-03-30T15:44:00Z">
        <w:r>
          <w:t>An example in which trusted referees are used is the identity proofing of minors.</w:t>
        </w:r>
      </w:ins>
    </w:p>
    <w:p w14:paraId="016C1AA1" w14:textId="0A133C0B" w:rsidR="003800BF" w:rsidRDefault="00BB245A" w:rsidP="003800BF">
      <w:pPr>
        <w:keepNext/>
        <w:rPr>
          <w:ins w:id="3751" w:author="Sahin, Burak" w:date="2017-03-30T15:43:00Z"/>
        </w:rPr>
      </w:pPr>
      <w:ins w:id="3752" w:author="Sahin, Burak" w:date="2017-03-30T15:29:00Z">
        <w:r>
          <w:t>The Minors Trust Framework</w:t>
        </w:r>
      </w:ins>
      <w:ins w:id="3753" w:author="Sahin, Burak" w:date="2017-03-30T15:39:00Z">
        <w:r w:rsidR="003800BF">
          <w:t xml:space="preserve"> (MTF)</w:t>
        </w:r>
      </w:ins>
      <w:ins w:id="3754" w:author="Sahin, Burak" w:date="2017-03-30T15:36:00Z">
        <w:r>
          <w:t xml:space="preserve">, an online identity trust model created under </w:t>
        </w:r>
      </w:ins>
      <w:ins w:id="3755" w:author="Sahin, Burak" w:date="2017-03-30T15:37:00Z">
        <w:r>
          <w:t xml:space="preserve">NIST’s National Strategy for Trusted Identities in Cyberspace Pilot Grant program, is an example framework that </w:t>
        </w:r>
      </w:ins>
      <w:ins w:id="3756" w:author="Sahin, Burak" w:date="2017-03-30T15:38:00Z">
        <w:r w:rsidR="003800BF">
          <w:t>establishes identities for minors to facilitate secure private online access to services subject to approval or a trusted referee.</w:t>
        </w:r>
      </w:ins>
      <w:ins w:id="3757" w:author="Sahin, Burak" w:date="2017-03-30T15:39:00Z">
        <w:r w:rsidR="003800BF">
          <w:t xml:space="preserve"> MTF’s business process flow has been illustrated in </w:t>
        </w:r>
      </w:ins>
      <w:ins w:id="3758" w:author="Sahin, Burak" w:date="2017-03-30T15:43:00Z">
        <w:r w:rsidR="003800BF">
          <w:fldChar w:fldCharType="begin"/>
        </w:r>
        <w:r w:rsidR="003800BF">
          <w:instrText xml:space="preserve"> REF _Ref478651962 \h </w:instrText>
        </w:r>
      </w:ins>
      <w:r w:rsidR="003800BF">
        <w:fldChar w:fldCharType="separate"/>
      </w:r>
      <w:ins w:id="3759" w:author="Sahin, Burak" w:date="2017-03-30T15:43:00Z">
        <w:r w:rsidR="003800BF">
          <w:t xml:space="preserve">Figure </w:t>
        </w:r>
        <w:r w:rsidR="003800BF">
          <w:rPr>
            <w:noProof/>
          </w:rPr>
          <w:t>3</w:t>
        </w:r>
        <w:r w:rsidR="003800BF">
          <w:fldChar w:fldCharType="end"/>
        </w:r>
        <w:r w:rsidR="003800BF">
          <w:t>.</w:t>
        </w:r>
      </w:ins>
    </w:p>
    <w:p w14:paraId="734652E1" w14:textId="72E6C7E5" w:rsidR="003800BF" w:rsidRDefault="005342F6">
      <w:pPr>
        <w:pStyle w:val="Caption"/>
        <w:jc w:val="center"/>
        <w:rPr>
          <w:ins w:id="3760" w:author="Sahin, Burak" w:date="2017-03-30T15:47:00Z"/>
        </w:rPr>
        <w:pPrChange w:id="3761" w:author="Sahin, Burak" w:date="2017-03-30T15:44:00Z">
          <w:pPr/>
        </w:pPrChange>
      </w:pPr>
      <w:bookmarkStart w:id="3762" w:name="_Ref478651962"/>
      <w:ins w:id="3763" w:author="Sahin, Burak" w:date="2017-05-04T15:19:00Z">
        <w:r w:rsidRPr="005342F6">
          <w:rPr>
            <w:noProof/>
          </w:rPr>
          <w:drawing>
            <wp:inline distT="0" distB="0" distL="0" distR="0" wp14:anchorId="29E4E701" wp14:editId="0BB15C21">
              <wp:extent cx="4386390" cy="346540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91159" cy="3469176"/>
                      </a:xfrm>
                      <a:prstGeom prst="rect">
                        <a:avLst/>
                      </a:prstGeom>
                      <a:noFill/>
                      <a:ln>
                        <a:noFill/>
                      </a:ln>
                    </pic:spPr>
                  </pic:pic>
                </a:graphicData>
              </a:graphic>
            </wp:inline>
          </w:drawing>
        </w:r>
      </w:ins>
    </w:p>
    <w:p w14:paraId="763EB77B" w14:textId="2E28149D" w:rsidR="003F2F9D" w:rsidRPr="005342F6" w:rsidDel="00990404" w:rsidRDefault="003800BF">
      <w:pPr>
        <w:pStyle w:val="Caption"/>
        <w:jc w:val="center"/>
        <w:rPr>
          <w:del w:id="3764" w:author="Sahin, Burak" w:date="2017-03-21T15:10:00Z"/>
          <w:rPrChange w:id="3765" w:author="Sahin, Burak" w:date="2017-05-04T15:20:00Z">
            <w:rPr>
              <w:del w:id="3766" w:author="Sahin, Burak" w:date="2017-03-21T15:10:00Z"/>
              <w:strike/>
            </w:rPr>
          </w:rPrChange>
        </w:rPr>
        <w:pPrChange w:id="3767" w:author="Sahin, Burak" w:date="2017-05-04T15:20:00Z">
          <w:pPr/>
        </w:pPrChange>
      </w:pPr>
      <w:ins w:id="3768" w:author="Sahin, Burak" w:date="2017-03-30T15:43:00Z">
        <w:r>
          <w:t xml:space="preserve">Figure </w:t>
        </w:r>
        <w:r>
          <w:fldChar w:fldCharType="begin"/>
        </w:r>
        <w:r>
          <w:instrText xml:space="preserve"> SEQ Figure \* ARABIC </w:instrText>
        </w:r>
      </w:ins>
      <w:r>
        <w:fldChar w:fldCharType="separate"/>
      </w:r>
      <w:ins w:id="3769" w:author="Sahin, Burak" w:date="2017-03-31T13:53:00Z">
        <w:r w:rsidR="001A448E">
          <w:rPr>
            <w:noProof/>
          </w:rPr>
          <w:t>3</w:t>
        </w:r>
      </w:ins>
      <w:ins w:id="3770" w:author="Sahin, Burak" w:date="2017-03-30T15:43:00Z">
        <w:r>
          <w:fldChar w:fldCharType="end"/>
        </w:r>
        <w:bookmarkEnd w:id="3762"/>
        <w:r>
          <w:t xml:space="preserve">: Minors Trust </w:t>
        </w:r>
        <w:proofErr w:type="spellStart"/>
        <w:r>
          <w:t>Framework</w:t>
        </w:r>
      </w:ins>
    </w:p>
    <w:p w14:paraId="193F7B6B" w14:textId="7774E5CB" w:rsidR="00990404" w:rsidRPr="00990404" w:rsidRDefault="003800BF" w:rsidP="003F2F9D">
      <w:pPr>
        <w:rPr>
          <w:ins w:id="3771" w:author="Sahin, Burak" w:date="2017-03-21T16:57:00Z"/>
        </w:rPr>
      </w:pPr>
      <w:ins w:id="3772" w:author="Sahin, Burak" w:date="2017-03-30T15:44:00Z">
        <w:r>
          <w:t>T</w:t>
        </w:r>
      </w:ins>
      <w:ins w:id="3773" w:author="Sahin, Burak" w:date="2017-03-21T16:57:00Z">
        <w:r>
          <w:t>he</w:t>
        </w:r>
        <w:proofErr w:type="spellEnd"/>
        <w:r>
          <w:t xml:space="preserve"> need for trusted referees a</w:t>
        </w:r>
        <w:r w:rsidR="00990404">
          <w:t>lso arises when one of a number of possible exceptions is encountered during the identity proofing process.</w:t>
        </w:r>
      </w:ins>
    </w:p>
    <w:p w14:paraId="20D01F74" w14:textId="41523B8A" w:rsidR="00990404" w:rsidRDefault="00990404" w:rsidP="00990404">
      <w:pPr>
        <w:rPr>
          <w:ins w:id="3774" w:author="Sahin, Burak" w:date="2017-03-21T17:05:00Z"/>
        </w:rPr>
      </w:pPr>
      <w:ins w:id="3775" w:author="Sahin, Burak" w:date="2017-03-21T16:59:00Z">
        <w:r>
          <w:t xml:space="preserve">While requirements and guidelines make every effort to cover </w:t>
        </w:r>
      </w:ins>
      <w:ins w:id="3776" w:author="Sahin, Burak" w:date="2017-03-21T17:02:00Z">
        <w:r>
          <w:t xml:space="preserve">all possible scenarios including rare corner cases, areas may be identified throughout this guide wherein exceptions may occur. </w:t>
        </w:r>
      </w:ins>
      <w:ins w:id="3777" w:author="Sahin, Burak" w:date="2017-03-21T16:59:00Z">
        <w:r>
          <w:t>The process of identity proofing is an assertion of a particular level of confidence based on the information presented at the time of proofing</w:t>
        </w:r>
      </w:ins>
      <w:ins w:id="3778" w:author="Sahin, Burak" w:date="2017-03-21T17:03:00Z">
        <w:r>
          <w:t xml:space="preserve"> and is therefore not absolute; </w:t>
        </w:r>
      </w:ins>
      <w:ins w:id="3779" w:author="Sahin, Burak" w:date="2017-03-21T16:59:00Z">
        <w:r>
          <w:t xml:space="preserve">challenges </w:t>
        </w:r>
      </w:ins>
      <w:ins w:id="3780" w:author="Sahin, Burak" w:date="2017-03-21T17:04:00Z">
        <w:r>
          <w:t xml:space="preserve">may be found </w:t>
        </w:r>
      </w:ins>
      <w:ins w:id="3781" w:author="Sahin, Burak" w:date="2017-03-21T16:59:00Z">
        <w:r>
          <w:t>due to applicants with disabilities, the geographic feasibility of the process, or issues with uniqueness</w:t>
        </w:r>
      </w:ins>
      <w:ins w:id="3782" w:author="Sahin, Burak" w:date="2017-03-21T17:04:00Z">
        <w:r>
          <w:t>, including but n</w:t>
        </w:r>
        <w:r w:rsidR="003800BF">
          <w:t>ot limited to examples such as:</w:t>
        </w:r>
      </w:ins>
    </w:p>
    <w:p w14:paraId="6B537756" w14:textId="77777777" w:rsidR="00990404" w:rsidRPr="003F2F9D" w:rsidRDefault="00990404" w:rsidP="00990404">
      <w:pPr>
        <w:pStyle w:val="ListParagraph"/>
        <w:numPr>
          <w:ilvl w:val="0"/>
          <w:numId w:val="19"/>
        </w:numPr>
        <w:rPr>
          <w:ins w:id="3783" w:author="Sahin, Burak" w:date="2017-03-21T17:05:00Z"/>
        </w:rPr>
      </w:pPr>
      <w:ins w:id="3784" w:author="Sahin, Burak" w:date="2017-03-21T17:05:00Z">
        <w:r w:rsidRPr="003F2F9D">
          <w:t>People whose birth was not registered</w:t>
        </w:r>
      </w:ins>
    </w:p>
    <w:p w14:paraId="7C16020B" w14:textId="77777777" w:rsidR="00990404" w:rsidRPr="003F2F9D" w:rsidRDefault="00990404" w:rsidP="00990404">
      <w:pPr>
        <w:pStyle w:val="ListParagraph"/>
        <w:numPr>
          <w:ilvl w:val="0"/>
          <w:numId w:val="19"/>
        </w:numPr>
        <w:rPr>
          <w:ins w:id="3785" w:author="Sahin, Burak" w:date="2017-03-21T17:05:00Z"/>
        </w:rPr>
      </w:pPr>
      <w:ins w:id="3786" w:author="Sahin, Burak" w:date="2017-03-21T17:05:00Z">
        <w:r w:rsidRPr="003F2F9D">
          <w:t>People who are homeless or itinerant</w:t>
        </w:r>
      </w:ins>
    </w:p>
    <w:p w14:paraId="73595E19" w14:textId="77777777" w:rsidR="00990404" w:rsidRPr="003F2F9D" w:rsidRDefault="00990404" w:rsidP="00990404">
      <w:pPr>
        <w:pStyle w:val="ListParagraph"/>
        <w:numPr>
          <w:ilvl w:val="0"/>
          <w:numId w:val="19"/>
        </w:numPr>
        <w:rPr>
          <w:ins w:id="3787" w:author="Sahin, Burak" w:date="2017-03-21T17:05:00Z"/>
        </w:rPr>
      </w:pPr>
      <w:ins w:id="3788" w:author="Sahin, Burak" w:date="2017-03-21T17:05:00Z">
        <w:r w:rsidRPr="003F2F9D">
          <w:t>Undocumented arrivals</w:t>
        </w:r>
      </w:ins>
    </w:p>
    <w:p w14:paraId="467BD9E5" w14:textId="77777777" w:rsidR="00990404" w:rsidRPr="003F2F9D" w:rsidRDefault="00990404" w:rsidP="00990404">
      <w:pPr>
        <w:pStyle w:val="ListParagraph"/>
        <w:numPr>
          <w:ilvl w:val="0"/>
          <w:numId w:val="19"/>
        </w:numPr>
        <w:rPr>
          <w:ins w:id="3789" w:author="Sahin, Burak" w:date="2017-03-21T17:05:00Z"/>
        </w:rPr>
      </w:pPr>
      <w:ins w:id="3790" w:author="Sahin, Burak" w:date="2017-03-21T17:05:00Z">
        <w:r w:rsidRPr="003F2F9D">
          <w:t>People living in remote areas</w:t>
        </w:r>
      </w:ins>
    </w:p>
    <w:p w14:paraId="186306ED" w14:textId="77777777" w:rsidR="00990404" w:rsidRPr="003F2F9D" w:rsidRDefault="00990404" w:rsidP="00990404">
      <w:pPr>
        <w:pStyle w:val="ListParagraph"/>
        <w:numPr>
          <w:ilvl w:val="0"/>
          <w:numId w:val="19"/>
        </w:numPr>
        <w:rPr>
          <w:ins w:id="3791" w:author="Sahin, Burak" w:date="2017-03-21T17:05:00Z"/>
        </w:rPr>
      </w:pPr>
      <w:ins w:id="3792" w:author="Sahin, Burak" w:date="2017-03-21T17:05:00Z">
        <w:r w:rsidRPr="003F2F9D">
          <w:t>People who are transgender or intersex</w:t>
        </w:r>
      </w:ins>
    </w:p>
    <w:p w14:paraId="2A0D78AF" w14:textId="77777777" w:rsidR="00990404" w:rsidRPr="003F2F9D" w:rsidRDefault="00990404" w:rsidP="00990404">
      <w:pPr>
        <w:pStyle w:val="ListParagraph"/>
        <w:numPr>
          <w:ilvl w:val="0"/>
          <w:numId w:val="19"/>
        </w:numPr>
        <w:rPr>
          <w:ins w:id="3793" w:author="Sahin, Burak" w:date="2017-03-21T17:05:00Z"/>
        </w:rPr>
      </w:pPr>
      <w:ins w:id="3794" w:author="Sahin, Burak" w:date="2017-03-21T17:05:00Z">
        <w:r w:rsidRPr="003F2F9D">
          <w:t>People affected by natural disasters</w:t>
        </w:r>
      </w:ins>
    </w:p>
    <w:p w14:paraId="61DB8918" w14:textId="77777777" w:rsidR="00990404" w:rsidRPr="003F2F9D" w:rsidRDefault="00990404" w:rsidP="00990404">
      <w:pPr>
        <w:pStyle w:val="ListParagraph"/>
        <w:numPr>
          <w:ilvl w:val="0"/>
          <w:numId w:val="19"/>
        </w:numPr>
        <w:rPr>
          <w:ins w:id="3795" w:author="Sahin, Burak" w:date="2017-03-21T17:05:00Z"/>
        </w:rPr>
      </w:pPr>
      <w:ins w:id="3796" w:author="Sahin, Burak" w:date="2017-03-21T17:05:00Z">
        <w:r w:rsidRPr="003F2F9D">
          <w:lastRenderedPageBreak/>
          <w:t>People with limited access to identity documents (due, for instance, to having been raised in institutional or foster care)</w:t>
        </w:r>
      </w:ins>
    </w:p>
    <w:p w14:paraId="43FA25B2" w14:textId="77777777" w:rsidR="00990404" w:rsidRDefault="00990404">
      <w:pPr>
        <w:pStyle w:val="ListParagraph"/>
        <w:numPr>
          <w:ilvl w:val="0"/>
          <w:numId w:val="19"/>
        </w:numPr>
        <w:rPr>
          <w:ins w:id="3797" w:author="Sahin, Burak" w:date="2017-03-21T17:05:00Z"/>
        </w:rPr>
        <w:pPrChange w:id="3798" w:author="Sahin, Burak" w:date="2017-03-21T17:05:00Z">
          <w:pPr/>
        </w:pPrChange>
      </w:pPr>
      <w:ins w:id="3799" w:author="Sahin, Burak" w:date="2017-03-21T17:05:00Z">
        <w:r w:rsidRPr="003F2F9D">
          <w:t>People with limited participation in society</w:t>
        </w:r>
      </w:ins>
    </w:p>
    <w:p w14:paraId="231CBECA" w14:textId="6E84FA7F" w:rsidR="00990404" w:rsidRDefault="00990404">
      <w:pPr>
        <w:pStyle w:val="ListParagraph"/>
        <w:numPr>
          <w:ilvl w:val="0"/>
          <w:numId w:val="19"/>
        </w:numPr>
        <w:rPr>
          <w:ins w:id="3800" w:author="Sahin, Burak" w:date="2017-03-30T17:08:00Z"/>
        </w:rPr>
        <w:pPrChange w:id="3801" w:author="Sahin, Burak" w:date="2017-03-21T17:05:00Z">
          <w:pPr/>
        </w:pPrChange>
      </w:pPr>
      <w:ins w:id="3802" w:author="Sahin, Burak" w:date="2017-03-21T17:05:00Z">
        <w:r w:rsidRPr="003F2F9D">
          <w:t>People who have no established social footprint</w:t>
        </w:r>
      </w:ins>
    </w:p>
    <w:p w14:paraId="02E4E236" w14:textId="7E2C61FE" w:rsidR="00397A47" w:rsidDel="003F2F9D" w:rsidRDefault="0072653C" w:rsidP="00B22746">
      <w:pPr>
        <w:rPr>
          <w:del w:id="3803" w:author="Sahin, Burak" w:date="2017-03-21T15:10:00Z"/>
        </w:rPr>
        <w:pPrChange w:id="3804" w:author="Sahin, Burak" w:date="2017-06-27T17:17:00Z">
          <w:pPr/>
        </w:pPrChange>
      </w:pPr>
      <w:ins w:id="3805" w:author="Sahin, Burak" w:date="2017-03-30T17:08:00Z">
        <w:r>
          <w:t>Agencies are encouraged to contribute past experiences with their exception processes and mitigating controls put into practice to move past the challenge.</w:t>
        </w:r>
      </w:ins>
      <w:bookmarkStart w:id="3806" w:name="_Toc478657186"/>
      <w:bookmarkStart w:id="3807" w:name="_Toc478730195"/>
      <w:bookmarkStart w:id="3808" w:name="_Toc478730305"/>
      <w:bookmarkStart w:id="3809" w:name="_Toc478730415"/>
      <w:bookmarkStart w:id="3810" w:name="_Toc478730527"/>
      <w:bookmarkStart w:id="3811" w:name="_Toc478731125"/>
      <w:bookmarkStart w:id="3812" w:name="_Toc478731250"/>
      <w:bookmarkStart w:id="3813" w:name="_Toc478731610"/>
      <w:bookmarkStart w:id="3814" w:name="_Toc478731719"/>
      <w:bookmarkStart w:id="3815" w:name="_Toc478731828"/>
      <w:bookmarkStart w:id="3816" w:name="_Toc478731937"/>
      <w:bookmarkStart w:id="3817" w:name="_Toc478734608"/>
      <w:bookmarkEnd w:id="3806"/>
      <w:bookmarkEnd w:id="3807"/>
      <w:bookmarkEnd w:id="3808"/>
      <w:bookmarkEnd w:id="3809"/>
      <w:bookmarkEnd w:id="3810"/>
      <w:bookmarkEnd w:id="3811"/>
      <w:bookmarkEnd w:id="3812"/>
      <w:bookmarkEnd w:id="3813"/>
      <w:bookmarkEnd w:id="3814"/>
      <w:bookmarkEnd w:id="3815"/>
      <w:bookmarkEnd w:id="3816"/>
      <w:bookmarkEnd w:id="3817"/>
    </w:p>
    <w:p w14:paraId="741283ED" w14:textId="3B7A9523" w:rsidR="00397A47" w:rsidDel="00B22746" w:rsidRDefault="00397A47" w:rsidP="00B22746">
      <w:pPr>
        <w:rPr>
          <w:del w:id="3818" w:author="Sahin, Burak" w:date="2017-06-27T17:17:00Z"/>
        </w:rPr>
        <w:pPrChange w:id="3819" w:author="Sahin, Burak" w:date="2017-06-27T17:17:00Z">
          <w:pPr>
            <w:pStyle w:val="Heading1"/>
          </w:pPr>
        </w:pPrChange>
      </w:pPr>
      <w:commentRangeStart w:id="3820"/>
      <w:del w:id="3821" w:author="Sahin, Burak" w:date="2017-06-27T17:17:00Z">
        <w:r w:rsidDel="00B22746">
          <w:delText>Training</w:delText>
        </w:r>
        <w:commentRangeEnd w:id="3820"/>
        <w:r w:rsidR="00E20AF2" w:rsidDel="00B22746">
          <w:rPr>
            <w:rStyle w:val="CommentReference"/>
          </w:rPr>
          <w:commentReference w:id="3820"/>
        </w:r>
      </w:del>
    </w:p>
    <w:p w14:paraId="21D31FA8" w14:textId="47E4CCCA" w:rsidR="00D96D10" w:rsidDel="00513F08" w:rsidRDefault="00D96D10" w:rsidP="00B22746">
      <w:pPr>
        <w:rPr>
          <w:del w:id="3822" w:author="Sahin, Burak" w:date="2017-03-30T16:13:00Z"/>
        </w:rPr>
        <w:pPrChange w:id="3823" w:author="Sahin, Burak" w:date="2017-06-27T17:17:00Z">
          <w:pPr>
            <w:pStyle w:val="Heading1"/>
          </w:pPr>
        </w:pPrChange>
      </w:pPr>
      <w:bookmarkStart w:id="3824" w:name="_Toc478730529"/>
      <w:bookmarkStart w:id="3825" w:name="_Toc478731127"/>
      <w:bookmarkStart w:id="3826" w:name="_Toc478731252"/>
      <w:bookmarkEnd w:id="3824"/>
      <w:bookmarkEnd w:id="3825"/>
      <w:bookmarkEnd w:id="3826"/>
    </w:p>
    <w:p w14:paraId="0E9FF6B5" w14:textId="77777777" w:rsidR="00513F08" w:rsidRPr="00513F08" w:rsidRDefault="00513F08" w:rsidP="00B22746">
      <w:pPr>
        <w:rPr>
          <w:ins w:id="3827" w:author="Sahin, Burak" w:date="2017-03-31T13:43:00Z"/>
        </w:rPr>
        <w:pPrChange w:id="3828" w:author="Sahin, Burak" w:date="2017-06-27T17:17:00Z">
          <w:pPr>
            <w:tabs>
              <w:tab w:val="left" w:pos="5990"/>
            </w:tabs>
          </w:pPr>
        </w:pPrChange>
      </w:pPr>
    </w:p>
    <w:p w14:paraId="19CF1C15" w14:textId="2FCE2249" w:rsidR="00AE493D" w:rsidRDefault="00AE493D" w:rsidP="00AE493D">
      <w:pPr>
        <w:pStyle w:val="Heading1"/>
      </w:pPr>
      <w:bookmarkStart w:id="3829" w:name="_Toc486347508"/>
      <w:commentRangeStart w:id="3830"/>
      <w:r>
        <w:t>Counter Fraud</w:t>
      </w:r>
      <w:commentRangeEnd w:id="3830"/>
      <w:r w:rsidR="00856852">
        <w:rPr>
          <w:rStyle w:val="CommentReference"/>
          <w:rFonts w:asciiTheme="minorHAnsi" w:eastAsiaTheme="minorEastAsia" w:hAnsiTheme="minorHAnsi" w:cstheme="minorBidi"/>
          <w:b w:val="0"/>
          <w:bCs w:val="0"/>
          <w:smallCaps w:val="0"/>
          <w:color w:val="auto"/>
        </w:rPr>
        <w:commentReference w:id="3830"/>
      </w:r>
      <w:r w:rsidR="002F2A42">
        <w:t xml:space="preserve"> and Identity Tenure</w:t>
      </w:r>
      <w:bookmarkEnd w:id="3829"/>
    </w:p>
    <w:p w14:paraId="42297778" w14:textId="186F690C" w:rsidR="00CE36E9" w:rsidRPr="00CE36E9" w:rsidRDefault="00CE36E9" w:rsidP="00CE36E9">
      <w:pPr>
        <w:rPr>
          <w:ins w:id="3831" w:author="Sahin, Burak" w:date="2017-03-21T16:16:00Z"/>
        </w:rPr>
      </w:pPr>
      <w:ins w:id="3832" w:author="Sahin, Burak" w:date="2017-03-21T16:16:00Z">
        <w:r w:rsidRPr="00CE36E9">
          <w:t xml:space="preserve">The capability of a CSP to perform counter-fraud checks, not including validation and the review of identity evidence, affects the determined identity assurance level. </w:t>
        </w:r>
      </w:ins>
      <w:ins w:id="3833" w:author="Sahin, Burak" w:date="2017-03-30T16:52:00Z">
        <w:r w:rsidR="0001380D">
          <w:t>The CSP should, through its own internal data sets or via reliable and independent sources, employ the following counter fraud checking capabilities</w:t>
        </w:r>
      </w:ins>
      <w:ins w:id="3834" w:author="Sahin, Burak" w:date="2017-03-21T16:16:00Z">
        <w:r w:rsidRPr="00CE36E9">
          <w:t>:</w:t>
        </w:r>
      </w:ins>
    </w:p>
    <w:p w14:paraId="4BD91CB8" w14:textId="77777777" w:rsidR="00CE36E9" w:rsidRPr="00CE36E9" w:rsidRDefault="00CE36E9" w:rsidP="00CE36E9">
      <w:pPr>
        <w:pStyle w:val="ListParagraph"/>
        <w:numPr>
          <w:ilvl w:val="0"/>
          <w:numId w:val="20"/>
        </w:numPr>
        <w:rPr>
          <w:ins w:id="3835" w:author="Sahin, Burak" w:date="2017-03-21T16:16:00Z"/>
        </w:rPr>
      </w:pPr>
      <w:ins w:id="3836" w:author="Sahin, Burak" w:date="2017-03-21T16:16:00Z">
        <w:r w:rsidRPr="00CE36E9">
          <w:t>Whether the claimed identity has been subjected to (successful or failed) identity theft</w:t>
        </w:r>
      </w:ins>
    </w:p>
    <w:p w14:paraId="632FAEC9" w14:textId="77777777" w:rsidR="00CE36E9" w:rsidRPr="00CE36E9" w:rsidRDefault="00CE36E9" w:rsidP="00CE36E9">
      <w:pPr>
        <w:pStyle w:val="ListParagraph"/>
        <w:numPr>
          <w:ilvl w:val="0"/>
          <w:numId w:val="20"/>
        </w:numPr>
        <w:rPr>
          <w:ins w:id="3837" w:author="Sahin, Burak" w:date="2017-03-21T16:16:00Z"/>
        </w:rPr>
      </w:pPr>
      <w:ins w:id="3838" w:author="Sahin, Burak" w:date="2017-03-21T16:16:00Z">
        <w:r w:rsidRPr="00CE36E9">
          <w:t>That the claimed identity is known to reliable and independent sources</w:t>
        </w:r>
      </w:ins>
    </w:p>
    <w:p w14:paraId="37513D19" w14:textId="77777777" w:rsidR="00CE36E9" w:rsidRPr="00CE36E9" w:rsidRDefault="00CE36E9" w:rsidP="00CE36E9">
      <w:pPr>
        <w:pStyle w:val="ListParagraph"/>
        <w:numPr>
          <w:ilvl w:val="0"/>
          <w:numId w:val="20"/>
        </w:numPr>
        <w:rPr>
          <w:ins w:id="3839" w:author="Sahin, Burak" w:date="2017-03-21T16:16:00Z"/>
        </w:rPr>
      </w:pPr>
      <w:ins w:id="3840" w:author="Sahin, Burak" w:date="2017-03-21T16:16:00Z">
        <w:r w:rsidRPr="00CE36E9">
          <w:t>Whether the address is associated with identity fraud</w:t>
        </w:r>
      </w:ins>
    </w:p>
    <w:p w14:paraId="42A1A706" w14:textId="77777777" w:rsidR="00CE36E9" w:rsidRPr="00CE36E9" w:rsidRDefault="00CE36E9" w:rsidP="00CE36E9">
      <w:pPr>
        <w:pStyle w:val="ListParagraph"/>
        <w:numPr>
          <w:ilvl w:val="0"/>
          <w:numId w:val="20"/>
        </w:numPr>
        <w:rPr>
          <w:ins w:id="3841" w:author="Sahin, Burak" w:date="2017-03-21T16:16:00Z"/>
        </w:rPr>
      </w:pPr>
      <w:ins w:id="3842" w:author="Sahin, Burak" w:date="2017-03-21T16:16:00Z">
        <w:r w:rsidRPr="00CE36E9">
          <w:t>Whether the claimed identity is deceased</w:t>
        </w:r>
      </w:ins>
    </w:p>
    <w:p w14:paraId="4E915AD5" w14:textId="77777777" w:rsidR="00CE36E9" w:rsidRPr="00CE36E9" w:rsidRDefault="00CE36E9" w:rsidP="00CE36E9">
      <w:pPr>
        <w:pStyle w:val="ListParagraph"/>
        <w:numPr>
          <w:ilvl w:val="0"/>
          <w:numId w:val="20"/>
        </w:numPr>
        <w:rPr>
          <w:ins w:id="3843" w:author="Sahin, Burak" w:date="2017-03-21T16:16:00Z"/>
        </w:rPr>
      </w:pPr>
      <w:ins w:id="3844" w:author="Sahin, Burak" w:date="2017-03-21T16:16:00Z">
        <w:r w:rsidRPr="00CE36E9">
          <w:t>Whether the address history of claimed identity is consistent with that declared by user</w:t>
        </w:r>
      </w:ins>
    </w:p>
    <w:p w14:paraId="39568C6C" w14:textId="259A0011" w:rsidR="00CE36E9" w:rsidRPr="00CE36E9" w:rsidRDefault="00BC56A4" w:rsidP="00CE36E9">
      <w:pPr>
        <w:rPr>
          <w:ins w:id="3845" w:author="Sahin, Burak" w:date="2017-03-21T16:16:00Z"/>
        </w:rPr>
      </w:pPr>
      <w:ins w:id="3846" w:author="Sahin, Burak" w:date="2017-03-30T16:58:00Z">
        <w:r>
          <w:t xml:space="preserve">Four categories of </w:t>
        </w:r>
      </w:ins>
      <w:ins w:id="3847" w:author="Sahin, Burak" w:date="2017-03-21T16:16:00Z">
        <w:r w:rsidR="00CE36E9" w:rsidRPr="00CE36E9">
          <w:t xml:space="preserve">counter-fraud checks </w:t>
        </w:r>
      </w:ins>
      <w:ins w:id="3848" w:author="Sahin, Burak" w:date="2017-03-30T16:59:00Z">
        <w:r>
          <w:t xml:space="preserve">of increasing stringency shown </w:t>
        </w:r>
      </w:ins>
      <w:ins w:id="3849" w:author="Sahin, Burak" w:date="2017-03-21T16:16:00Z">
        <w:r w:rsidR="00CE36E9" w:rsidRPr="00CE36E9">
          <w:t xml:space="preserve">in </w:t>
        </w:r>
        <w:r w:rsidR="00CE36E9" w:rsidRPr="00CE36E9">
          <w:fldChar w:fldCharType="begin"/>
        </w:r>
        <w:r w:rsidR="00CE36E9" w:rsidRPr="00CE36E9">
          <w:instrText xml:space="preserve"> REF _Ref477449836 \h  \* MERGEFORMAT </w:instrText>
        </w:r>
      </w:ins>
      <w:ins w:id="3850" w:author="Sahin, Burak" w:date="2017-03-21T16:16:00Z">
        <w:r w:rsidR="00CE36E9" w:rsidRPr="00CE36E9">
          <w:fldChar w:fldCharType="separate"/>
        </w:r>
        <w:r w:rsidR="00CE36E9" w:rsidRPr="00CE36E9">
          <w:rPr>
            <w:i/>
          </w:rPr>
          <w:t xml:space="preserve">Table </w:t>
        </w:r>
        <w:r w:rsidR="00CE36E9" w:rsidRPr="00CE36E9">
          <w:rPr>
            <w:i/>
            <w:noProof/>
          </w:rPr>
          <w:t>8</w:t>
        </w:r>
        <w:r w:rsidR="00CE36E9" w:rsidRPr="00CE36E9">
          <w:fldChar w:fldCharType="end"/>
        </w:r>
      </w:ins>
      <w:ins w:id="3851" w:author="Sahin, Burak" w:date="2017-03-30T16:59:00Z">
        <w:r>
          <w:t xml:space="preserve"> may be used by CSP’s to determine their capability level</w:t>
        </w:r>
      </w:ins>
      <w:ins w:id="3852" w:author="Sahin, Burak" w:date="2017-03-21T16:16:00Z">
        <w:r w:rsidR="00CE36E9" w:rsidRPr="00CE36E9">
          <w:t xml:space="preserve">. </w:t>
        </w:r>
      </w:ins>
      <w:ins w:id="3853" w:author="Sahin, Burak" w:date="2017-03-30T16:59:00Z">
        <w:r>
          <w:t>I</w:t>
        </w:r>
      </w:ins>
      <w:ins w:id="3854" w:author="Sahin, Burak" w:date="2017-03-21T16:16:00Z">
        <w:r w:rsidR="00CE36E9" w:rsidRPr="00CE36E9">
          <w:t>t is up to the CSP to perform checks with sources that are:</w:t>
        </w:r>
      </w:ins>
    </w:p>
    <w:p w14:paraId="4855EC6B" w14:textId="77777777" w:rsidR="00CE36E9" w:rsidRPr="00CE36E9" w:rsidRDefault="00CE36E9" w:rsidP="00CE36E9">
      <w:pPr>
        <w:pStyle w:val="ListParagraph"/>
        <w:numPr>
          <w:ilvl w:val="0"/>
          <w:numId w:val="22"/>
        </w:numPr>
        <w:rPr>
          <w:ins w:id="3855" w:author="Sahin, Burak" w:date="2017-03-21T16:16:00Z"/>
        </w:rPr>
      </w:pPr>
      <w:ins w:id="3856" w:author="Sahin, Burak" w:date="2017-03-21T16:16:00Z">
        <w:r w:rsidRPr="00CE36E9">
          <w:t>Authoritative: suitable source for the information sought/checked within Good Industry Practice</w:t>
        </w:r>
      </w:ins>
    </w:p>
    <w:p w14:paraId="235B8EE7" w14:textId="77777777" w:rsidR="00CE36E9" w:rsidRDefault="00CE36E9" w:rsidP="00CE36E9">
      <w:pPr>
        <w:pStyle w:val="ListParagraph"/>
        <w:numPr>
          <w:ilvl w:val="0"/>
          <w:numId w:val="21"/>
        </w:numPr>
        <w:rPr>
          <w:ins w:id="3857" w:author="Sahin, Burak" w:date="2017-03-21T16:16:00Z"/>
        </w:rPr>
      </w:pPr>
      <w:ins w:id="3858" w:author="Sahin, Burak" w:date="2017-03-21T16:16:00Z">
        <w:r w:rsidRPr="00CE36E9">
          <w:t>Reliable: can provide a dependable service</w:t>
        </w:r>
      </w:ins>
    </w:p>
    <w:p w14:paraId="0A85F915" w14:textId="77777777" w:rsidR="00CE36E9" w:rsidRPr="00CE36E9" w:rsidRDefault="00CE36E9" w:rsidP="00CE36E9">
      <w:pPr>
        <w:pStyle w:val="ListParagraph"/>
        <w:numPr>
          <w:ilvl w:val="0"/>
          <w:numId w:val="21"/>
        </w:numPr>
        <w:rPr>
          <w:ins w:id="3859" w:author="Sahin, Burak" w:date="2017-03-21T16:16:00Z"/>
        </w:rPr>
      </w:pPr>
      <w:ins w:id="3860" w:author="Sahin, Burak" w:date="2017-03-21T16:16:00Z">
        <w:r w:rsidRPr="00CE36E9">
          <w:t>Independent: staff and processes operate independently from those involved in the identity proofing processes within the CSP</w:t>
        </w:r>
      </w:ins>
    </w:p>
    <w:tbl>
      <w:tblPr>
        <w:tblStyle w:val="GridTable41"/>
        <w:tblW w:w="0" w:type="auto"/>
        <w:tblLook w:val="04A0" w:firstRow="1" w:lastRow="0" w:firstColumn="1" w:lastColumn="0" w:noHBand="0" w:noVBand="1"/>
        <w:tblPrChange w:id="3861" w:author="Sahin, Burak" w:date="2017-03-30T17:00:00Z">
          <w:tblPr>
            <w:tblStyle w:val="TableGrid"/>
            <w:tblW w:w="0" w:type="auto"/>
            <w:tblLook w:val="04A0" w:firstRow="1" w:lastRow="0" w:firstColumn="1" w:lastColumn="0" w:noHBand="0" w:noVBand="1"/>
          </w:tblPr>
        </w:tblPrChange>
      </w:tblPr>
      <w:tblGrid>
        <w:gridCol w:w="1373"/>
        <w:gridCol w:w="7977"/>
        <w:tblGridChange w:id="3862">
          <w:tblGrid>
            <w:gridCol w:w="715"/>
            <w:gridCol w:w="8635"/>
          </w:tblGrid>
        </w:tblGridChange>
      </w:tblGrid>
      <w:tr w:rsidR="00CE36E9" w14:paraId="262A986D" w14:textId="77777777" w:rsidTr="00BC56A4">
        <w:trPr>
          <w:cnfStyle w:val="100000000000" w:firstRow="1" w:lastRow="0" w:firstColumn="0" w:lastColumn="0" w:oddVBand="0" w:evenVBand="0" w:oddHBand="0" w:evenHBand="0" w:firstRowFirstColumn="0" w:firstRowLastColumn="0" w:lastRowFirstColumn="0" w:lastRowLastColumn="0"/>
          <w:ins w:id="3863" w:author="Sahin, Burak" w:date="2017-03-21T16:16:00Z"/>
        </w:trPr>
        <w:tc>
          <w:tcPr>
            <w:cnfStyle w:val="001000000000" w:firstRow="0" w:lastRow="0" w:firstColumn="1" w:lastColumn="0" w:oddVBand="0" w:evenVBand="0" w:oddHBand="0" w:evenHBand="0" w:firstRowFirstColumn="0" w:firstRowLastColumn="0" w:lastRowFirstColumn="0" w:lastRowLastColumn="0"/>
            <w:tcW w:w="715" w:type="dxa"/>
            <w:tcPrChange w:id="3864" w:author="Sahin, Burak" w:date="2017-03-30T17:00:00Z">
              <w:tcPr>
                <w:tcW w:w="715" w:type="dxa"/>
              </w:tcPr>
            </w:tcPrChange>
          </w:tcPr>
          <w:p w14:paraId="50B140D7" w14:textId="6CE7E4D6" w:rsidR="00CE36E9" w:rsidRDefault="00BC56A4" w:rsidP="00F11EC1">
            <w:pPr>
              <w:cnfStyle w:val="101000000000" w:firstRow="1" w:lastRow="0" w:firstColumn="1" w:lastColumn="0" w:oddVBand="0" w:evenVBand="0" w:oddHBand="0" w:evenHBand="0" w:firstRowFirstColumn="0" w:firstRowLastColumn="0" w:lastRowFirstColumn="0" w:lastRowLastColumn="0"/>
              <w:rPr>
                <w:ins w:id="3865" w:author="Sahin, Burak" w:date="2017-03-21T16:16:00Z"/>
              </w:rPr>
            </w:pPr>
            <w:ins w:id="3866" w:author="Sahin, Burak" w:date="2017-03-21T16:16:00Z">
              <w:r>
                <w:t>Level</w:t>
              </w:r>
            </w:ins>
          </w:p>
        </w:tc>
        <w:tc>
          <w:tcPr>
            <w:tcW w:w="8635" w:type="dxa"/>
            <w:tcPrChange w:id="3867" w:author="Sahin, Burak" w:date="2017-03-30T17:00:00Z">
              <w:tcPr>
                <w:tcW w:w="8635" w:type="dxa"/>
              </w:tcPr>
            </w:tcPrChange>
          </w:tcPr>
          <w:p w14:paraId="3B116A5F" w14:textId="77777777" w:rsidR="00CE36E9" w:rsidRDefault="00CE36E9" w:rsidP="00F11EC1">
            <w:pPr>
              <w:cnfStyle w:val="100000000000" w:firstRow="1" w:lastRow="0" w:firstColumn="0" w:lastColumn="0" w:oddVBand="0" w:evenVBand="0" w:oddHBand="0" w:evenHBand="0" w:firstRowFirstColumn="0" w:firstRowLastColumn="0" w:lastRowFirstColumn="0" w:lastRowLastColumn="0"/>
              <w:rPr>
                <w:ins w:id="3868" w:author="Sahin, Burak" w:date="2017-03-21T16:16:00Z"/>
              </w:rPr>
            </w:pPr>
            <w:ins w:id="3869" w:author="Sahin, Burak" w:date="2017-03-21T16:16:00Z">
              <w:r>
                <w:t>Counter-Fraud Checks</w:t>
              </w:r>
            </w:ins>
          </w:p>
        </w:tc>
      </w:tr>
      <w:tr w:rsidR="00CE36E9" w14:paraId="2982D590" w14:textId="77777777" w:rsidTr="00BC56A4">
        <w:trPr>
          <w:cnfStyle w:val="000000100000" w:firstRow="0" w:lastRow="0" w:firstColumn="0" w:lastColumn="0" w:oddVBand="0" w:evenVBand="0" w:oddHBand="1" w:evenHBand="0" w:firstRowFirstColumn="0" w:firstRowLastColumn="0" w:lastRowFirstColumn="0" w:lastRowLastColumn="0"/>
          <w:ins w:id="3870" w:author="Sahin, Burak" w:date="2017-03-21T16:16:00Z"/>
        </w:trPr>
        <w:tc>
          <w:tcPr>
            <w:cnfStyle w:val="001000000000" w:firstRow="0" w:lastRow="0" w:firstColumn="1" w:lastColumn="0" w:oddVBand="0" w:evenVBand="0" w:oddHBand="0" w:evenHBand="0" w:firstRowFirstColumn="0" w:firstRowLastColumn="0" w:lastRowFirstColumn="0" w:lastRowLastColumn="0"/>
            <w:tcW w:w="715" w:type="dxa"/>
            <w:tcPrChange w:id="3871" w:author="Sahin, Burak" w:date="2017-03-30T17:00:00Z">
              <w:tcPr>
                <w:tcW w:w="715" w:type="dxa"/>
              </w:tcPr>
            </w:tcPrChange>
          </w:tcPr>
          <w:p w14:paraId="4B26663D" w14:textId="78717537" w:rsidR="00CE36E9" w:rsidRDefault="00BC56A4" w:rsidP="00F11EC1">
            <w:pPr>
              <w:cnfStyle w:val="001000100000" w:firstRow="0" w:lastRow="0" w:firstColumn="1" w:lastColumn="0" w:oddVBand="0" w:evenVBand="0" w:oddHBand="1" w:evenHBand="0" w:firstRowFirstColumn="0" w:firstRowLastColumn="0" w:lastRowFirstColumn="0" w:lastRowLastColumn="0"/>
              <w:rPr>
                <w:ins w:id="3872" w:author="Sahin, Burak" w:date="2017-03-21T16:16:00Z"/>
              </w:rPr>
            </w:pPr>
            <w:ins w:id="3873" w:author="Sahin, Burak" w:date="2017-03-21T16:16:00Z">
              <w:r>
                <w:t>WEAK</w:t>
              </w:r>
            </w:ins>
          </w:p>
        </w:tc>
        <w:tc>
          <w:tcPr>
            <w:tcW w:w="8635" w:type="dxa"/>
            <w:tcPrChange w:id="3874" w:author="Sahin, Burak" w:date="2017-03-30T17:00:00Z">
              <w:tcPr>
                <w:tcW w:w="8635" w:type="dxa"/>
              </w:tcPr>
            </w:tcPrChange>
          </w:tcPr>
          <w:p w14:paraId="1B2D076E" w14:textId="77777777" w:rsidR="00CE36E9" w:rsidRDefault="00CE36E9" w:rsidP="00F11EC1">
            <w:pPr>
              <w:cnfStyle w:val="000000100000" w:firstRow="0" w:lastRow="0" w:firstColumn="0" w:lastColumn="0" w:oddVBand="0" w:evenVBand="0" w:oddHBand="1" w:evenHBand="0" w:firstRowFirstColumn="0" w:firstRowLastColumn="0" w:lastRowFirstColumn="0" w:lastRowLastColumn="0"/>
              <w:rPr>
                <w:ins w:id="3875" w:author="Sahin, Burak" w:date="2017-03-21T16:16:00Z"/>
              </w:rPr>
            </w:pPr>
            <w:ins w:id="3876" w:author="Sahin, Burak" w:date="2017-03-21T16:16:00Z">
              <w:r>
                <w:t>No confirmed evidence from an authoritative source that Claimed Identity may be deceased</w:t>
              </w:r>
            </w:ins>
          </w:p>
        </w:tc>
      </w:tr>
      <w:tr w:rsidR="00CE36E9" w14:paraId="4BB5FDE5" w14:textId="77777777" w:rsidTr="00BC56A4">
        <w:trPr>
          <w:ins w:id="3877" w:author="Sahin, Burak" w:date="2017-03-21T16:16:00Z"/>
        </w:trPr>
        <w:tc>
          <w:tcPr>
            <w:cnfStyle w:val="001000000000" w:firstRow="0" w:lastRow="0" w:firstColumn="1" w:lastColumn="0" w:oddVBand="0" w:evenVBand="0" w:oddHBand="0" w:evenHBand="0" w:firstRowFirstColumn="0" w:firstRowLastColumn="0" w:lastRowFirstColumn="0" w:lastRowLastColumn="0"/>
            <w:tcW w:w="715" w:type="dxa"/>
            <w:tcPrChange w:id="3878" w:author="Sahin, Burak" w:date="2017-03-30T17:00:00Z">
              <w:tcPr>
                <w:tcW w:w="715" w:type="dxa"/>
              </w:tcPr>
            </w:tcPrChange>
          </w:tcPr>
          <w:p w14:paraId="1B47BD8C" w14:textId="378C6A5F" w:rsidR="00CE36E9" w:rsidRDefault="00BC56A4" w:rsidP="00F11EC1">
            <w:pPr>
              <w:rPr>
                <w:ins w:id="3879" w:author="Sahin, Burak" w:date="2017-03-21T16:16:00Z"/>
              </w:rPr>
            </w:pPr>
            <w:ins w:id="3880" w:author="Sahin, Burak" w:date="2017-03-21T16:16:00Z">
              <w:r>
                <w:t>ACCEPTABLE</w:t>
              </w:r>
            </w:ins>
          </w:p>
        </w:tc>
        <w:tc>
          <w:tcPr>
            <w:tcW w:w="8635" w:type="dxa"/>
            <w:tcPrChange w:id="3881" w:author="Sahin, Burak" w:date="2017-03-30T17:00:00Z">
              <w:tcPr>
                <w:tcW w:w="8635" w:type="dxa"/>
              </w:tcPr>
            </w:tcPrChange>
          </w:tcPr>
          <w:p w14:paraId="2A3F5B3C" w14:textId="77777777" w:rsidR="00CE36E9" w:rsidRDefault="00CE36E9" w:rsidP="00F11EC1">
            <w:pPr>
              <w:cnfStyle w:val="000000000000" w:firstRow="0" w:lastRow="0" w:firstColumn="0" w:lastColumn="0" w:oddVBand="0" w:evenVBand="0" w:oddHBand="0" w:evenHBand="0" w:firstRowFirstColumn="0" w:firstRowLastColumn="0" w:lastRowFirstColumn="0" w:lastRowLastColumn="0"/>
              <w:rPr>
                <w:ins w:id="3882" w:author="Sahin, Burak" w:date="2017-03-21T16:16:00Z"/>
              </w:rPr>
            </w:pPr>
            <w:ins w:id="3883" w:author="Sahin, Burak" w:date="2017-03-21T16:16:00Z">
              <w:r>
                <w:t>No confirmed evidence from a reliable and authoritative source, that:</w:t>
              </w:r>
            </w:ins>
          </w:p>
          <w:p w14:paraId="5B9BC930" w14:textId="77777777" w:rsidR="00CE36E9" w:rsidRDefault="00CE36E9" w:rsidP="00F11EC1">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ins w:id="3884" w:author="Sahin, Burak" w:date="2017-03-21T16:16:00Z"/>
              </w:rPr>
            </w:pPr>
            <w:ins w:id="3885" w:author="Sahin, Burak" w:date="2017-03-21T16:16:00Z">
              <w:r>
                <w:t>The provided Identifier is being used for fraudulent activity</w:t>
              </w:r>
            </w:ins>
          </w:p>
          <w:p w14:paraId="02821FB7" w14:textId="77777777" w:rsidR="00CE36E9" w:rsidRDefault="00CE36E9" w:rsidP="00F11EC1">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ins w:id="3886" w:author="Sahin, Burak" w:date="2017-03-21T16:16:00Z"/>
              </w:rPr>
            </w:pPr>
            <w:ins w:id="3887" w:author="Sahin, Burak" w:date="2017-03-21T16:16:00Z">
              <w:r>
                <w:t>The Claimed Identity has been subject to identity theft, whether successful or not</w:t>
              </w:r>
            </w:ins>
          </w:p>
          <w:p w14:paraId="55076AD3" w14:textId="77777777" w:rsidR="00CE36E9" w:rsidRDefault="00CE36E9" w:rsidP="00F11EC1">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ins w:id="3888" w:author="Sahin, Burak" w:date="2017-03-21T16:16:00Z"/>
              </w:rPr>
            </w:pPr>
            <w:ins w:id="3889" w:author="Sahin, Burak" w:date="2017-03-21T16:16:00Z">
              <w:r>
                <w:t>The Claimed Identity is unknown by an organization that could reasonably be expected to have knowledge of them</w:t>
              </w:r>
            </w:ins>
          </w:p>
          <w:p w14:paraId="1899F51A" w14:textId="77777777" w:rsidR="00CE36E9" w:rsidRDefault="00CE36E9" w:rsidP="00F11EC1">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ins w:id="3890" w:author="Sahin, Burak" w:date="2017-03-21T16:16:00Z"/>
              </w:rPr>
            </w:pPr>
            <w:ins w:id="3891" w:author="Sahin, Burak" w:date="2017-03-21T16:16:00Z">
              <w:r>
                <w:t>The Claimed Identity is likely to be targeted by third parties</w:t>
              </w:r>
            </w:ins>
          </w:p>
          <w:p w14:paraId="655CA5C2" w14:textId="77777777" w:rsidR="00CE36E9" w:rsidRDefault="00CE36E9" w:rsidP="00F11EC1">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ins w:id="3892" w:author="Sahin, Burak" w:date="2017-03-21T16:16:00Z"/>
              </w:rPr>
            </w:pPr>
            <w:ins w:id="3893" w:author="Sahin, Burak" w:date="2017-03-21T16:16:00Z">
              <w:r>
                <w:t>The Claimed Identity may be deceased</w:t>
              </w:r>
            </w:ins>
          </w:p>
          <w:p w14:paraId="2E4FEFF9" w14:textId="77777777" w:rsidR="00CE36E9" w:rsidRDefault="00CE36E9" w:rsidP="00F11EC1">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ins w:id="3894" w:author="Sahin, Burak" w:date="2017-03-21T16:16:00Z"/>
              </w:rPr>
            </w:pPr>
            <w:ins w:id="3895" w:author="Sahin, Burak" w:date="2017-03-21T16:16:00Z">
              <w:r>
                <w:t>The Claimed Identity is known to be a fraudulent identity</w:t>
              </w:r>
            </w:ins>
          </w:p>
        </w:tc>
      </w:tr>
      <w:tr w:rsidR="00CE36E9" w14:paraId="21263DD5" w14:textId="77777777" w:rsidTr="00BC56A4">
        <w:trPr>
          <w:cnfStyle w:val="000000100000" w:firstRow="0" w:lastRow="0" w:firstColumn="0" w:lastColumn="0" w:oddVBand="0" w:evenVBand="0" w:oddHBand="1" w:evenHBand="0" w:firstRowFirstColumn="0" w:firstRowLastColumn="0" w:lastRowFirstColumn="0" w:lastRowLastColumn="0"/>
          <w:ins w:id="3896" w:author="Sahin, Burak" w:date="2017-03-21T16:16:00Z"/>
        </w:trPr>
        <w:tc>
          <w:tcPr>
            <w:cnfStyle w:val="001000000000" w:firstRow="0" w:lastRow="0" w:firstColumn="1" w:lastColumn="0" w:oddVBand="0" w:evenVBand="0" w:oddHBand="0" w:evenHBand="0" w:firstRowFirstColumn="0" w:firstRowLastColumn="0" w:lastRowFirstColumn="0" w:lastRowLastColumn="0"/>
            <w:tcW w:w="715" w:type="dxa"/>
            <w:tcPrChange w:id="3897" w:author="Sahin, Burak" w:date="2017-03-30T17:00:00Z">
              <w:tcPr>
                <w:tcW w:w="715" w:type="dxa"/>
              </w:tcPr>
            </w:tcPrChange>
          </w:tcPr>
          <w:p w14:paraId="1FDA1D40" w14:textId="570422E0" w:rsidR="00CE36E9" w:rsidRDefault="00BC56A4" w:rsidP="00F11EC1">
            <w:pPr>
              <w:cnfStyle w:val="001000100000" w:firstRow="0" w:lastRow="0" w:firstColumn="1" w:lastColumn="0" w:oddVBand="0" w:evenVBand="0" w:oddHBand="1" w:evenHBand="0" w:firstRowFirstColumn="0" w:firstRowLastColumn="0" w:lastRowFirstColumn="0" w:lastRowLastColumn="0"/>
              <w:rPr>
                <w:ins w:id="3898" w:author="Sahin, Burak" w:date="2017-03-21T16:16:00Z"/>
              </w:rPr>
            </w:pPr>
            <w:ins w:id="3899" w:author="Sahin, Burak" w:date="2017-03-21T16:16:00Z">
              <w:r>
                <w:t>STRONG</w:t>
              </w:r>
            </w:ins>
          </w:p>
        </w:tc>
        <w:tc>
          <w:tcPr>
            <w:tcW w:w="8635" w:type="dxa"/>
            <w:tcPrChange w:id="3900" w:author="Sahin, Burak" w:date="2017-03-30T17:00:00Z">
              <w:tcPr>
                <w:tcW w:w="8635" w:type="dxa"/>
              </w:tcPr>
            </w:tcPrChange>
          </w:tcPr>
          <w:p w14:paraId="0DA0D8AD" w14:textId="77777777" w:rsidR="00CE36E9" w:rsidRDefault="00CE36E9" w:rsidP="00F11EC1">
            <w:pPr>
              <w:cnfStyle w:val="000000100000" w:firstRow="0" w:lastRow="0" w:firstColumn="0" w:lastColumn="0" w:oddVBand="0" w:evenVBand="0" w:oddHBand="1" w:evenHBand="0" w:firstRowFirstColumn="0" w:firstRowLastColumn="0" w:lastRowFirstColumn="0" w:lastRowLastColumn="0"/>
              <w:rPr>
                <w:ins w:id="3901" w:author="Sahin, Burak" w:date="2017-03-21T16:16:00Z"/>
              </w:rPr>
            </w:pPr>
            <w:ins w:id="3902" w:author="Sahin, Burak" w:date="2017-03-21T16:16:00Z">
              <w:r w:rsidRPr="001A57C9">
                <w:t>No confirmed evidence, from a reliable, authoritative and independent source, that:</w:t>
              </w:r>
            </w:ins>
          </w:p>
          <w:p w14:paraId="6EA50FB4" w14:textId="77777777" w:rsidR="00CE36E9" w:rsidRDefault="00CE36E9" w:rsidP="00F11EC1">
            <w:pPr>
              <w:pStyle w:val="ListParagraph"/>
              <w:numPr>
                <w:ilvl w:val="1"/>
                <w:numId w:val="21"/>
              </w:numPr>
              <w:ind w:left="360"/>
              <w:cnfStyle w:val="000000100000" w:firstRow="0" w:lastRow="0" w:firstColumn="0" w:lastColumn="0" w:oddVBand="0" w:evenVBand="0" w:oddHBand="1" w:evenHBand="0" w:firstRowFirstColumn="0" w:firstRowLastColumn="0" w:lastRowFirstColumn="0" w:lastRowLastColumn="0"/>
              <w:rPr>
                <w:ins w:id="3903" w:author="Sahin, Burak" w:date="2017-03-21T16:16:00Z"/>
              </w:rPr>
            </w:pPr>
            <w:ins w:id="3904" w:author="Sahin, Burak" w:date="2017-03-21T16:16:00Z">
              <w:r>
                <w:t>The provided Identifier is being used for fraudulent activity</w:t>
              </w:r>
            </w:ins>
          </w:p>
          <w:p w14:paraId="4D5868B2" w14:textId="77777777" w:rsidR="00CE36E9" w:rsidRDefault="00CE36E9" w:rsidP="00F11EC1">
            <w:pPr>
              <w:pStyle w:val="ListParagraph"/>
              <w:numPr>
                <w:ilvl w:val="1"/>
                <w:numId w:val="21"/>
              </w:numPr>
              <w:ind w:left="360"/>
              <w:cnfStyle w:val="000000100000" w:firstRow="0" w:lastRow="0" w:firstColumn="0" w:lastColumn="0" w:oddVBand="0" w:evenVBand="0" w:oddHBand="1" w:evenHBand="0" w:firstRowFirstColumn="0" w:firstRowLastColumn="0" w:lastRowFirstColumn="0" w:lastRowLastColumn="0"/>
              <w:rPr>
                <w:ins w:id="3905" w:author="Sahin, Burak" w:date="2017-03-21T16:16:00Z"/>
              </w:rPr>
            </w:pPr>
            <w:ins w:id="3906" w:author="Sahin, Burak" w:date="2017-03-21T16:16:00Z">
              <w:r>
                <w:t>The Claimed Identity has been subject to identity theft, whether successful or not</w:t>
              </w:r>
            </w:ins>
          </w:p>
          <w:p w14:paraId="53B55BB1" w14:textId="77777777" w:rsidR="00CE36E9" w:rsidRDefault="00CE36E9" w:rsidP="00F11EC1">
            <w:pPr>
              <w:pStyle w:val="ListParagraph"/>
              <w:numPr>
                <w:ilvl w:val="1"/>
                <w:numId w:val="21"/>
              </w:numPr>
              <w:ind w:left="360"/>
              <w:cnfStyle w:val="000000100000" w:firstRow="0" w:lastRow="0" w:firstColumn="0" w:lastColumn="0" w:oddVBand="0" w:evenVBand="0" w:oddHBand="1" w:evenHBand="0" w:firstRowFirstColumn="0" w:firstRowLastColumn="0" w:lastRowFirstColumn="0" w:lastRowLastColumn="0"/>
              <w:rPr>
                <w:ins w:id="3907" w:author="Sahin, Burak" w:date="2017-03-21T16:16:00Z"/>
              </w:rPr>
            </w:pPr>
            <w:ins w:id="3908" w:author="Sahin, Burak" w:date="2017-03-21T16:16:00Z">
              <w:r>
                <w:t>The Claimed Identity is unknown by an organization that could reasonably be expected to have knowledge of them</w:t>
              </w:r>
            </w:ins>
          </w:p>
          <w:p w14:paraId="6F8B65C5" w14:textId="77777777" w:rsidR="00CE36E9" w:rsidRDefault="00CE36E9" w:rsidP="00F11EC1">
            <w:pPr>
              <w:pStyle w:val="ListParagraph"/>
              <w:numPr>
                <w:ilvl w:val="1"/>
                <w:numId w:val="21"/>
              </w:numPr>
              <w:ind w:left="360"/>
              <w:cnfStyle w:val="000000100000" w:firstRow="0" w:lastRow="0" w:firstColumn="0" w:lastColumn="0" w:oddVBand="0" w:evenVBand="0" w:oddHBand="1" w:evenHBand="0" w:firstRowFirstColumn="0" w:firstRowLastColumn="0" w:lastRowFirstColumn="0" w:lastRowLastColumn="0"/>
              <w:rPr>
                <w:ins w:id="3909" w:author="Sahin, Burak" w:date="2017-03-21T16:16:00Z"/>
              </w:rPr>
            </w:pPr>
            <w:ins w:id="3910" w:author="Sahin, Burak" w:date="2017-03-21T16:16:00Z">
              <w:r>
                <w:t>The Claimed Identity is likely to be targeted by third parties</w:t>
              </w:r>
            </w:ins>
          </w:p>
          <w:p w14:paraId="51CC39EA" w14:textId="77777777" w:rsidR="00CE36E9" w:rsidRDefault="00CE36E9" w:rsidP="00F11EC1">
            <w:pPr>
              <w:pStyle w:val="ListParagraph"/>
              <w:numPr>
                <w:ilvl w:val="1"/>
                <w:numId w:val="21"/>
              </w:numPr>
              <w:ind w:left="360"/>
              <w:cnfStyle w:val="000000100000" w:firstRow="0" w:lastRow="0" w:firstColumn="0" w:lastColumn="0" w:oddVBand="0" w:evenVBand="0" w:oddHBand="1" w:evenHBand="0" w:firstRowFirstColumn="0" w:firstRowLastColumn="0" w:lastRowFirstColumn="0" w:lastRowLastColumn="0"/>
              <w:rPr>
                <w:ins w:id="3911" w:author="Sahin, Burak" w:date="2017-03-21T16:16:00Z"/>
              </w:rPr>
            </w:pPr>
            <w:ins w:id="3912" w:author="Sahin, Burak" w:date="2017-03-21T16:16:00Z">
              <w:r>
                <w:t>The Claimed Identity may be deceased</w:t>
              </w:r>
            </w:ins>
          </w:p>
          <w:p w14:paraId="22D6AFE2" w14:textId="77777777" w:rsidR="00CE36E9" w:rsidRDefault="00CE36E9" w:rsidP="00F11EC1">
            <w:pPr>
              <w:pStyle w:val="ListParagraph"/>
              <w:numPr>
                <w:ilvl w:val="1"/>
                <w:numId w:val="21"/>
              </w:numPr>
              <w:ind w:left="360"/>
              <w:cnfStyle w:val="000000100000" w:firstRow="0" w:lastRow="0" w:firstColumn="0" w:lastColumn="0" w:oddVBand="0" w:evenVBand="0" w:oddHBand="1" w:evenHBand="0" w:firstRowFirstColumn="0" w:firstRowLastColumn="0" w:lastRowFirstColumn="0" w:lastRowLastColumn="0"/>
              <w:rPr>
                <w:ins w:id="3913" w:author="Sahin, Burak" w:date="2017-03-21T16:16:00Z"/>
              </w:rPr>
            </w:pPr>
            <w:ins w:id="3914" w:author="Sahin, Burak" w:date="2017-03-21T16:16:00Z">
              <w:r>
                <w:lastRenderedPageBreak/>
                <w:t>The Claimed Identity is known to be a fraudulent identity</w:t>
              </w:r>
            </w:ins>
          </w:p>
        </w:tc>
      </w:tr>
      <w:tr w:rsidR="00CE36E9" w14:paraId="30768D5C" w14:textId="77777777" w:rsidTr="00BC56A4">
        <w:trPr>
          <w:ins w:id="3915" w:author="Sahin, Burak" w:date="2017-03-21T16:16:00Z"/>
        </w:trPr>
        <w:tc>
          <w:tcPr>
            <w:cnfStyle w:val="001000000000" w:firstRow="0" w:lastRow="0" w:firstColumn="1" w:lastColumn="0" w:oddVBand="0" w:evenVBand="0" w:oddHBand="0" w:evenHBand="0" w:firstRowFirstColumn="0" w:firstRowLastColumn="0" w:lastRowFirstColumn="0" w:lastRowLastColumn="0"/>
            <w:tcW w:w="715" w:type="dxa"/>
            <w:tcPrChange w:id="3916" w:author="Sahin, Burak" w:date="2017-03-30T17:00:00Z">
              <w:tcPr>
                <w:tcW w:w="715" w:type="dxa"/>
              </w:tcPr>
            </w:tcPrChange>
          </w:tcPr>
          <w:p w14:paraId="531EC7DB" w14:textId="597C9D23" w:rsidR="00CE36E9" w:rsidRDefault="00BC56A4" w:rsidP="00F11EC1">
            <w:pPr>
              <w:rPr>
                <w:ins w:id="3917" w:author="Sahin, Burak" w:date="2017-03-21T16:16:00Z"/>
              </w:rPr>
            </w:pPr>
            <w:ins w:id="3918" w:author="Sahin, Burak" w:date="2017-03-21T16:16:00Z">
              <w:r>
                <w:lastRenderedPageBreak/>
                <w:t>SUPERIO</w:t>
              </w:r>
            </w:ins>
            <w:ins w:id="3919" w:author="Sahin, Burak" w:date="2017-03-30T17:00:00Z">
              <w:r>
                <w:t>R</w:t>
              </w:r>
            </w:ins>
          </w:p>
        </w:tc>
        <w:tc>
          <w:tcPr>
            <w:tcW w:w="8635" w:type="dxa"/>
            <w:tcPrChange w:id="3920" w:author="Sahin, Burak" w:date="2017-03-30T17:00:00Z">
              <w:tcPr>
                <w:tcW w:w="8635" w:type="dxa"/>
              </w:tcPr>
            </w:tcPrChange>
          </w:tcPr>
          <w:p w14:paraId="5EE5EE3B" w14:textId="77777777" w:rsidR="00CE36E9" w:rsidRDefault="00CE36E9" w:rsidP="00F11EC1">
            <w:pPr>
              <w:cnfStyle w:val="000000000000" w:firstRow="0" w:lastRow="0" w:firstColumn="0" w:lastColumn="0" w:oddVBand="0" w:evenVBand="0" w:oddHBand="0" w:evenHBand="0" w:firstRowFirstColumn="0" w:firstRowLastColumn="0" w:lastRowFirstColumn="0" w:lastRowLastColumn="0"/>
              <w:rPr>
                <w:ins w:id="3921" w:author="Sahin, Burak" w:date="2017-03-21T16:16:00Z"/>
              </w:rPr>
            </w:pPr>
            <w:ins w:id="3922" w:author="Sahin, Burak" w:date="2017-03-21T16:16:00Z">
              <w:r>
                <w:t>No confirmed evidence, from multiple reliable, authoritative and independent sources, that:</w:t>
              </w:r>
            </w:ins>
          </w:p>
          <w:p w14:paraId="35F126D3" w14:textId="77777777" w:rsidR="00CE36E9" w:rsidRDefault="00CE36E9" w:rsidP="00F11EC1">
            <w:pPr>
              <w:pStyle w:val="ListParagraph"/>
              <w:numPr>
                <w:ilvl w:val="1"/>
                <w:numId w:val="21"/>
              </w:numPr>
              <w:ind w:left="360"/>
              <w:cnfStyle w:val="000000000000" w:firstRow="0" w:lastRow="0" w:firstColumn="0" w:lastColumn="0" w:oddVBand="0" w:evenVBand="0" w:oddHBand="0" w:evenHBand="0" w:firstRowFirstColumn="0" w:firstRowLastColumn="0" w:lastRowFirstColumn="0" w:lastRowLastColumn="0"/>
              <w:rPr>
                <w:ins w:id="3923" w:author="Sahin, Burak" w:date="2017-03-21T16:16:00Z"/>
              </w:rPr>
            </w:pPr>
            <w:ins w:id="3924" w:author="Sahin, Burak" w:date="2017-03-21T16:16:00Z">
              <w:r>
                <w:t>The provided Identifier is being used for fraudulent activity</w:t>
              </w:r>
            </w:ins>
          </w:p>
          <w:p w14:paraId="7F6B3AE0" w14:textId="77777777" w:rsidR="00CE36E9" w:rsidRDefault="00CE36E9" w:rsidP="00F11EC1">
            <w:pPr>
              <w:pStyle w:val="ListParagraph"/>
              <w:numPr>
                <w:ilvl w:val="1"/>
                <w:numId w:val="21"/>
              </w:numPr>
              <w:ind w:left="360"/>
              <w:cnfStyle w:val="000000000000" w:firstRow="0" w:lastRow="0" w:firstColumn="0" w:lastColumn="0" w:oddVBand="0" w:evenVBand="0" w:oddHBand="0" w:evenHBand="0" w:firstRowFirstColumn="0" w:firstRowLastColumn="0" w:lastRowFirstColumn="0" w:lastRowLastColumn="0"/>
              <w:rPr>
                <w:ins w:id="3925" w:author="Sahin, Burak" w:date="2017-03-21T16:16:00Z"/>
              </w:rPr>
            </w:pPr>
            <w:ins w:id="3926" w:author="Sahin, Burak" w:date="2017-03-21T16:16:00Z">
              <w:r>
                <w:t>The Claimed Identity has been subject to identity theft, whether successful or not</w:t>
              </w:r>
            </w:ins>
          </w:p>
          <w:p w14:paraId="4FBE957D" w14:textId="77777777" w:rsidR="00CE36E9" w:rsidRDefault="00CE36E9" w:rsidP="00F11EC1">
            <w:pPr>
              <w:pStyle w:val="ListParagraph"/>
              <w:numPr>
                <w:ilvl w:val="1"/>
                <w:numId w:val="21"/>
              </w:numPr>
              <w:ind w:left="360"/>
              <w:cnfStyle w:val="000000000000" w:firstRow="0" w:lastRow="0" w:firstColumn="0" w:lastColumn="0" w:oddVBand="0" w:evenVBand="0" w:oddHBand="0" w:evenHBand="0" w:firstRowFirstColumn="0" w:firstRowLastColumn="0" w:lastRowFirstColumn="0" w:lastRowLastColumn="0"/>
              <w:rPr>
                <w:ins w:id="3927" w:author="Sahin, Burak" w:date="2017-03-21T16:16:00Z"/>
              </w:rPr>
            </w:pPr>
            <w:ins w:id="3928" w:author="Sahin, Burak" w:date="2017-03-21T16:16:00Z">
              <w:r>
                <w:t>The Claimed Identity is unknown by an organization that could reasonably be expected to have knowledge of them</w:t>
              </w:r>
            </w:ins>
          </w:p>
          <w:p w14:paraId="5D79CED3" w14:textId="77777777" w:rsidR="00CE36E9" w:rsidRDefault="00CE36E9" w:rsidP="00F11EC1">
            <w:pPr>
              <w:pStyle w:val="ListParagraph"/>
              <w:numPr>
                <w:ilvl w:val="1"/>
                <w:numId w:val="21"/>
              </w:numPr>
              <w:ind w:left="360"/>
              <w:cnfStyle w:val="000000000000" w:firstRow="0" w:lastRow="0" w:firstColumn="0" w:lastColumn="0" w:oddVBand="0" w:evenVBand="0" w:oddHBand="0" w:evenHBand="0" w:firstRowFirstColumn="0" w:firstRowLastColumn="0" w:lastRowFirstColumn="0" w:lastRowLastColumn="0"/>
              <w:rPr>
                <w:ins w:id="3929" w:author="Sahin, Burak" w:date="2017-03-21T16:16:00Z"/>
              </w:rPr>
            </w:pPr>
            <w:ins w:id="3930" w:author="Sahin, Burak" w:date="2017-03-21T16:16:00Z">
              <w:r>
                <w:t>The Claimed Identity is likely to be targeted by third parties</w:t>
              </w:r>
            </w:ins>
          </w:p>
          <w:p w14:paraId="25005C81" w14:textId="77777777" w:rsidR="00CE36E9" w:rsidRDefault="00CE36E9" w:rsidP="00F11EC1">
            <w:pPr>
              <w:pStyle w:val="ListParagraph"/>
              <w:numPr>
                <w:ilvl w:val="1"/>
                <w:numId w:val="21"/>
              </w:numPr>
              <w:ind w:left="360"/>
              <w:cnfStyle w:val="000000000000" w:firstRow="0" w:lastRow="0" w:firstColumn="0" w:lastColumn="0" w:oddVBand="0" w:evenVBand="0" w:oddHBand="0" w:evenHBand="0" w:firstRowFirstColumn="0" w:firstRowLastColumn="0" w:lastRowFirstColumn="0" w:lastRowLastColumn="0"/>
              <w:rPr>
                <w:ins w:id="3931" w:author="Sahin, Burak" w:date="2017-03-21T16:16:00Z"/>
              </w:rPr>
            </w:pPr>
            <w:ins w:id="3932" w:author="Sahin, Burak" w:date="2017-03-21T16:16:00Z">
              <w:r>
                <w:t>The Claimed Identity may be deceased</w:t>
              </w:r>
            </w:ins>
          </w:p>
          <w:p w14:paraId="19E99144" w14:textId="77777777" w:rsidR="00CE36E9" w:rsidRDefault="00CE36E9" w:rsidP="00513F08">
            <w:pPr>
              <w:pStyle w:val="ListParagraph"/>
              <w:keepNext/>
              <w:numPr>
                <w:ilvl w:val="1"/>
                <w:numId w:val="21"/>
              </w:numPr>
              <w:ind w:left="360"/>
              <w:cnfStyle w:val="000000000000" w:firstRow="0" w:lastRow="0" w:firstColumn="0" w:lastColumn="0" w:oddVBand="0" w:evenVBand="0" w:oddHBand="0" w:evenHBand="0" w:firstRowFirstColumn="0" w:firstRowLastColumn="0" w:lastRowFirstColumn="0" w:lastRowLastColumn="0"/>
              <w:rPr>
                <w:ins w:id="3933" w:author="Sahin, Burak" w:date="2017-03-21T16:16:00Z"/>
              </w:rPr>
            </w:pPr>
            <w:ins w:id="3934" w:author="Sahin, Burak" w:date="2017-03-21T16:16:00Z">
              <w:r>
                <w:t>The Claimed Identity is known to be a fraudulent identity</w:t>
              </w:r>
            </w:ins>
          </w:p>
        </w:tc>
      </w:tr>
    </w:tbl>
    <w:p w14:paraId="4F19C9FA" w14:textId="19B4DB6C" w:rsidR="00CE36E9" w:rsidRPr="00513F08" w:rsidRDefault="00513F08">
      <w:pPr>
        <w:pStyle w:val="Caption"/>
        <w:jc w:val="center"/>
        <w:rPr>
          <w:ins w:id="3935" w:author="Sahin, Burak" w:date="2017-03-21T16:16:00Z"/>
          <w:rPrChange w:id="3936" w:author="Sahin, Burak" w:date="2017-03-31T13:46:00Z">
            <w:rPr>
              <w:ins w:id="3937" w:author="Sahin, Burak" w:date="2017-03-21T16:16:00Z"/>
              <w:i w:val="0"/>
              <w:sz w:val="22"/>
            </w:rPr>
          </w:rPrChange>
        </w:rPr>
        <w:pPrChange w:id="3938" w:author="Sahin, Burak" w:date="2017-03-31T13:46:00Z">
          <w:pPr>
            <w:pStyle w:val="Caption"/>
            <w:tabs>
              <w:tab w:val="center" w:pos="4680"/>
              <w:tab w:val="left" w:pos="8317"/>
            </w:tabs>
          </w:pPr>
        </w:pPrChange>
      </w:pPr>
      <w:bookmarkStart w:id="3939" w:name="_Ref477449836"/>
      <w:ins w:id="3940" w:author="Sahin, Burak" w:date="2017-03-31T13:46:00Z">
        <w:r>
          <w:t xml:space="preserve">Table </w:t>
        </w:r>
        <w:r>
          <w:fldChar w:fldCharType="begin"/>
        </w:r>
        <w:r>
          <w:instrText xml:space="preserve"> SEQ Table \* ARABIC </w:instrText>
        </w:r>
      </w:ins>
      <w:r>
        <w:fldChar w:fldCharType="separate"/>
      </w:r>
      <w:ins w:id="3941" w:author="Sahin, Burak" w:date="2017-03-31T13:46:00Z">
        <w:r>
          <w:rPr>
            <w:noProof/>
          </w:rPr>
          <w:t>10</w:t>
        </w:r>
        <w:r>
          <w:fldChar w:fldCharType="end"/>
        </w:r>
        <w:r>
          <w:t>: Counter-Fraud Check Capabilities and Outcomes</w:t>
        </w:r>
      </w:ins>
      <w:bookmarkEnd w:id="3939"/>
      <w:ins w:id="3942" w:author="Sahin, Burak" w:date="2017-03-21T16:16:00Z">
        <w:r w:rsidR="00CE36E9" w:rsidRPr="00CE36E9">
          <w:rPr>
            <w:i w:val="0"/>
            <w:sz w:val="22"/>
          </w:rPr>
          <w:tab/>
        </w:r>
      </w:ins>
    </w:p>
    <w:p w14:paraId="0C5FB976" w14:textId="61A939EC" w:rsidR="00BC56A4" w:rsidRDefault="00CE36E9" w:rsidP="00CE36E9">
      <w:pPr>
        <w:rPr>
          <w:ins w:id="3943" w:author="Sahin, Burak" w:date="2017-03-30T17:01:00Z"/>
        </w:rPr>
      </w:pPr>
      <w:ins w:id="3944" w:author="Sahin, Burak" w:date="2017-03-21T16:16:00Z">
        <w:r w:rsidRPr="00CE36E9">
          <w:t>Maintaining identity tenure or an activity history provides proof of a continuous existence of the applicant’s claimed identity going backwards in time from the point of assessment.</w:t>
        </w:r>
      </w:ins>
      <w:ins w:id="3945" w:author="Sahin, Burak" w:date="2017-03-30T17:01:00Z">
        <w:r w:rsidR="00BC56A4">
          <w:t xml:space="preserve"> This is especially useful in combatting synthetic identities.</w:t>
        </w:r>
      </w:ins>
    </w:p>
    <w:p w14:paraId="2B666792" w14:textId="4F5A98EA" w:rsidR="00CE36E9" w:rsidRPr="004240A0" w:rsidRDefault="00BC56A4" w:rsidP="00CE36E9">
      <w:pPr>
        <w:rPr>
          <w:ins w:id="3946" w:author="Sahin, Burak" w:date="2017-03-21T16:16:00Z"/>
          <w:highlight w:val="yellow"/>
        </w:rPr>
      </w:pPr>
      <w:ins w:id="3947" w:author="Sahin, Burak" w:date="2017-03-30T16:56:00Z">
        <w:r>
          <w:t>A</w:t>
        </w:r>
      </w:ins>
      <w:ins w:id="3948" w:author="Sahin, Burak" w:date="2017-03-21T16:16:00Z">
        <w:r w:rsidR="00CE36E9" w:rsidRPr="00CE36E9">
          <w:t xml:space="preserve">ctivity events </w:t>
        </w:r>
      </w:ins>
      <w:ins w:id="3949" w:author="Sahin, Burak" w:date="2017-03-30T16:55:00Z">
        <w:r>
          <w:t xml:space="preserve">may be collated </w:t>
        </w:r>
      </w:ins>
      <w:ins w:id="3950" w:author="Sahin, Burak" w:date="2017-03-21T16:16:00Z">
        <w:r w:rsidR="00CE36E9" w:rsidRPr="00CE36E9">
          <w:t>across multiple evidence categories into a single activity event package to maintain identity tenure.</w:t>
        </w:r>
        <w:r w:rsidR="00CE36E9" w:rsidRPr="004240A0">
          <w:rPr>
            <w:highlight w:val="yellow"/>
          </w:rPr>
          <w:t xml:space="preserve"> </w:t>
        </w:r>
      </w:ins>
    </w:p>
    <w:p w14:paraId="12A00729" w14:textId="77777777" w:rsidR="00CE36E9" w:rsidRPr="00CE36E9" w:rsidRDefault="00CE36E9" w:rsidP="00CE36E9">
      <w:pPr>
        <w:rPr>
          <w:ins w:id="3951" w:author="Sahin, Burak" w:date="2017-03-21T16:16:00Z"/>
        </w:rPr>
      </w:pPr>
      <w:ins w:id="3952" w:author="Sahin, Burak" w:date="2017-03-21T16:16:00Z">
        <w:r w:rsidRPr="00CE36E9">
          <w:t>Accordingly, the Activity Event relates to an interaction between the Claimed Identity and a source of Activity Events as either the Claimed Identity using the services of the source or as the source initiating an interaction with the Claimed Identity including issuing something to the Claimed Identity. Any changes in Claimed Identity that have occurred over the time period being assessed for the Activity History must also be accounted for.</w:t>
        </w:r>
      </w:ins>
    </w:p>
    <w:p w14:paraId="203F6F70" w14:textId="2F25F74E" w:rsidR="00CE36E9" w:rsidRPr="00CE36E9" w:rsidRDefault="00BC56A4" w:rsidP="00CE36E9">
      <w:pPr>
        <w:rPr>
          <w:ins w:id="3953" w:author="Sahin, Burak" w:date="2017-03-21T16:16:00Z"/>
        </w:rPr>
      </w:pPr>
      <w:ins w:id="3954" w:author="Sahin, Burak" w:date="2017-03-30T16:56:00Z">
        <w:r>
          <w:t>T</w:t>
        </w:r>
      </w:ins>
      <w:ins w:id="3955" w:author="Sahin, Burak" w:date="2017-03-21T16:16:00Z">
        <w:r w:rsidR="00CE36E9" w:rsidRPr="00CE36E9">
          <w:t>he degree of assurance that can be taken from the Activity History process is linked to the quality of the data used, how easily it can be fabricated and how well its integri</w:t>
        </w:r>
        <w:r>
          <w:t>ty is protected. Taking this in</w:t>
        </w:r>
        <w:r w:rsidR="00CE36E9" w:rsidRPr="00CE36E9">
          <w:t xml:space="preserve">to account when assessing the Activity History, CSP’s can expand the data sources and extend the history period where there is insufficient confidence in the Activity Events. </w:t>
        </w:r>
      </w:ins>
    </w:p>
    <w:p w14:paraId="3CA2D05D" w14:textId="0AED17FD" w:rsidR="00CE36E9" w:rsidRPr="00CE36E9" w:rsidRDefault="00BC56A4" w:rsidP="00CE36E9">
      <w:pPr>
        <w:rPr>
          <w:ins w:id="3956" w:author="Sahin, Burak" w:date="2017-03-21T16:16:00Z"/>
        </w:rPr>
      </w:pPr>
      <w:ins w:id="3957" w:author="Sahin, Burak" w:date="2017-03-30T17:02:00Z">
        <w:r>
          <w:t>T</w:t>
        </w:r>
      </w:ins>
      <w:ins w:id="3958" w:author="Sahin, Burak" w:date="2017-03-21T16:16:00Z">
        <w:r w:rsidR="00CE36E9" w:rsidRPr="00CE36E9">
          <w:t xml:space="preserve">he property of activity history </w:t>
        </w:r>
      </w:ins>
      <w:ins w:id="3959" w:author="Sahin, Burak" w:date="2017-03-30T17:02:00Z">
        <w:r>
          <w:t xml:space="preserve">can be assessed across four </w:t>
        </w:r>
      </w:ins>
      <w:ins w:id="3960" w:author="Sahin, Burak" w:date="2017-03-21T16:16:00Z">
        <w:r w:rsidR="00CE36E9" w:rsidRPr="00CE36E9">
          <w:t>categories</w:t>
        </w:r>
      </w:ins>
      <w:ins w:id="3961" w:author="Sahin, Burak" w:date="2017-03-30T17:02:00Z">
        <w:r>
          <w:t xml:space="preserve"> of increasing levels of strength</w:t>
        </w:r>
      </w:ins>
      <w:ins w:id="3962" w:author="Sahin, Burak" w:date="2017-03-21T16:16:00Z">
        <w:r w:rsidR="00CE36E9" w:rsidRPr="00CE36E9">
          <w:t>:</w:t>
        </w:r>
      </w:ins>
    </w:p>
    <w:p w14:paraId="4D204DDC" w14:textId="44BE0CD7" w:rsidR="00CE36E9" w:rsidRPr="00CE36E9" w:rsidRDefault="00CE36E9" w:rsidP="00CE36E9">
      <w:pPr>
        <w:pStyle w:val="ListParagraph"/>
        <w:numPr>
          <w:ilvl w:val="0"/>
          <w:numId w:val="26"/>
        </w:numPr>
        <w:rPr>
          <w:ins w:id="3963" w:author="Sahin, Burak" w:date="2017-03-21T16:16:00Z"/>
        </w:rPr>
      </w:pPr>
      <w:ins w:id="3964" w:author="Sahin, Burak" w:date="2017-03-21T16:16:00Z">
        <w:r w:rsidRPr="00CE36E9">
          <w:t>No demonstration of an identity’s activity history is required</w:t>
        </w:r>
      </w:ins>
    </w:p>
    <w:p w14:paraId="6B57D519" w14:textId="49FF7C55" w:rsidR="00CE36E9" w:rsidRPr="00CE36E9" w:rsidRDefault="00CE36E9" w:rsidP="00CE36E9">
      <w:pPr>
        <w:pStyle w:val="ListParagraph"/>
        <w:numPr>
          <w:ilvl w:val="0"/>
          <w:numId w:val="26"/>
        </w:numPr>
        <w:rPr>
          <w:ins w:id="3965" w:author="Sahin, Burak" w:date="2017-03-21T16:16:00Z"/>
        </w:rPr>
      </w:pPr>
      <w:ins w:id="3966" w:author="Sahin, Burak" w:date="2017-03-21T16:16:00Z">
        <w:r w:rsidRPr="00CE36E9">
          <w:t>Claimed Identity demonstrates an activity history of at least 180 calendar days</w:t>
        </w:r>
      </w:ins>
    </w:p>
    <w:p w14:paraId="23971AAB" w14:textId="695195C1" w:rsidR="00CE36E9" w:rsidRPr="00CE36E9" w:rsidRDefault="00CE36E9" w:rsidP="00CE36E9">
      <w:pPr>
        <w:pStyle w:val="ListParagraph"/>
        <w:numPr>
          <w:ilvl w:val="0"/>
          <w:numId w:val="26"/>
        </w:numPr>
        <w:rPr>
          <w:ins w:id="3967" w:author="Sahin, Burak" w:date="2017-03-21T16:16:00Z"/>
        </w:rPr>
      </w:pPr>
      <w:ins w:id="3968" w:author="Sahin, Burak" w:date="2017-03-21T16:16:00Z">
        <w:r w:rsidRPr="00CE36E9">
          <w:t>Claimed Identity demonstrates an activity history of at least 405 calendar days</w:t>
        </w:r>
      </w:ins>
    </w:p>
    <w:p w14:paraId="76E6CBE3" w14:textId="79EAF4E3" w:rsidR="00CE36E9" w:rsidRDefault="00CE36E9" w:rsidP="00CE36E9">
      <w:pPr>
        <w:pStyle w:val="ListParagraph"/>
        <w:numPr>
          <w:ilvl w:val="0"/>
          <w:numId w:val="26"/>
        </w:numPr>
        <w:rPr>
          <w:ins w:id="3969" w:author="Sahin, Burak" w:date="2017-06-27T18:44:00Z"/>
        </w:rPr>
      </w:pPr>
      <w:ins w:id="3970" w:author="Sahin, Burak" w:date="2017-03-21T16:16:00Z">
        <w:r w:rsidRPr="00CE36E9">
          <w:t>Claimed Identity demonstrates an activity history of at least 1080 calendar days</w:t>
        </w:r>
      </w:ins>
    </w:p>
    <w:p w14:paraId="33787284" w14:textId="77777777" w:rsidR="00063964" w:rsidRPr="00063964" w:rsidRDefault="00063964" w:rsidP="00063964">
      <w:pPr>
        <w:pStyle w:val="ListParagraph"/>
        <w:rPr>
          <w:ins w:id="3971" w:author="Sahin, Burak" w:date="2017-06-27T18:44:00Z"/>
          <w:rFonts w:eastAsia="Times New Roman" w:cs="Helvetica"/>
          <w:color w:val="454441"/>
          <w:szCs w:val="24"/>
        </w:rPr>
        <w:pPrChange w:id="3972" w:author="Sahin, Burak" w:date="2017-06-27T18:44:00Z">
          <w:pPr>
            <w:pStyle w:val="ListParagraph"/>
            <w:numPr>
              <w:numId w:val="26"/>
            </w:numPr>
            <w:ind w:hanging="360"/>
          </w:pPr>
        </w:pPrChange>
      </w:pPr>
    </w:p>
    <w:tbl>
      <w:tblPr>
        <w:tblStyle w:val="TableGrid"/>
        <w:tblpPr w:leftFromText="180" w:rightFromText="180" w:vertAnchor="text" w:horzAnchor="margin" w:tblpXSpec="right" w:tblpY="42"/>
        <w:tblW w:w="5000" w:type="pct"/>
        <w:tblBorders>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063964" w:rsidRPr="00F47283" w14:paraId="2E34C41F" w14:textId="77777777" w:rsidTr="00F47283">
        <w:trPr>
          <w:trHeight w:val="372"/>
          <w:ins w:id="3973" w:author="Sahin, Burak" w:date="2017-06-27T18:44:00Z"/>
        </w:trPr>
        <w:tc>
          <w:tcPr>
            <w:tcW w:w="5000" w:type="pct"/>
            <w:shd w:val="clear" w:color="auto" w:fill="F2F2F2" w:themeFill="background1" w:themeFillShade="F2"/>
          </w:tcPr>
          <w:p w14:paraId="2ECDF4CA" w14:textId="2B51915A" w:rsidR="00063964" w:rsidRPr="00F47283" w:rsidRDefault="00063964" w:rsidP="00063964">
            <w:pPr>
              <w:rPr>
                <w:ins w:id="3974" w:author="Sahin, Burak" w:date="2017-06-27T18:44:00Z"/>
                <w:b/>
                <w:i/>
                <w:highlight w:val="yellow"/>
              </w:rPr>
              <w:pPrChange w:id="3975" w:author="Sahin, Burak" w:date="2017-06-27T18:44:00Z">
                <w:pPr>
                  <w:framePr w:hSpace="180" w:wrap="around" w:vAnchor="text" w:hAnchor="margin" w:xAlign="right" w:y="42"/>
                </w:pPr>
              </w:pPrChange>
            </w:pPr>
            <w:ins w:id="3976" w:author="Sahin, Burak" w:date="2017-06-27T18:44:00Z">
              <w:r w:rsidRPr="00F47283">
                <w:rPr>
                  <w:b/>
                  <w:i/>
                  <w:highlight w:val="yellow"/>
                </w:rPr>
                <w:t xml:space="preserve">Case Example: </w:t>
              </w:r>
              <w:proofErr w:type="spellStart"/>
              <w:r>
                <w:rPr>
                  <w:b/>
                  <w:i/>
                  <w:highlight w:val="yellow"/>
                </w:rPr>
                <w:t>Counterfraud</w:t>
              </w:r>
              <w:proofErr w:type="spellEnd"/>
              <w:r>
                <w:rPr>
                  <w:b/>
                  <w:i/>
                  <w:highlight w:val="yellow"/>
                </w:rPr>
                <w:t xml:space="preserve"> and Identity Tenure</w:t>
              </w:r>
            </w:ins>
          </w:p>
        </w:tc>
      </w:tr>
      <w:tr w:rsidR="00063964" w:rsidRPr="00F47283" w14:paraId="0136E052" w14:textId="77777777" w:rsidTr="00F47283">
        <w:trPr>
          <w:trHeight w:val="425"/>
          <w:ins w:id="3977" w:author="Sahin, Burak" w:date="2017-06-27T18:44:00Z"/>
        </w:trPr>
        <w:tc>
          <w:tcPr>
            <w:tcW w:w="5000" w:type="pct"/>
            <w:shd w:val="clear" w:color="auto" w:fill="F2F2F2" w:themeFill="background1" w:themeFillShade="F2"/>
          </w:tcPr>
          <w:p w14:paraId="3954B1D4" w14:textId="77777777" w:rsidR="00063964" w:rsidRPr="00F47283" w:rsidRDefault="00063964" w:rsidP="00F47283">
            <w:pPr>
              <w:rPr>
                <w:ins w:id="3978" w:author="Sahin, Burak" w:date="2017-06-27T18:44:00Z"/>
                <w:highlight w:val="yellow"/>
              </w:rPr>
            </w:pPr>
            <w:ins w:id="3979" w:author="Sahin, Burak" w:date="2017-06-27T18:44:00Z">
              <w:r w:rsidRPr="00F47283">
                <w:rPr>
                  <w:highlight w:val="yellow"/>
                </w:rPr>
                <w:t>Placeholder</w:t>
              </w:r>
            </w:ins>
          </w:p>
        </w:tc>
      </w:tr>
    </w:tbl>
    <w:p w14:paraId="5CF7881C" w14:textId="77777777" w:rsidR="00063964" w:rsidRPr="00CE36E9" w:rsidRDefault="00063964" w:rsidP="00063964">
      <w:pPr>
        <w:rPr>
          <w:ins w:id="3980" w:author="Sahin, Burak" w:date="2017-03-21T16:16:00Z"/>
        </w:rPr>
        <w:pPrChange w:id="3981" w:author="Sahin, Burak" w:date="2017-06-27T18:44:00Z">
          <w:pPr>
            <w:pStyle w:val="ListParagraph"/>
            <w:numPr>
              <w:numId w:val="26"/>
            </w:numPr>
            <w:ind w:hanging="360"/>
          </w:pPr>
        </w:pPrChange>
      </w:pPr>
    </w:p>
    <w:p w14:paraId="0F016217" w14:textId="41EDCECC" w:rsidR="00BE42AF" w:rsidRDefault="00BE42AF">
      <w:pPr>
        <w:pStyle w:val="Heading1"/>
        <w:pPrChange w:id="3982" w:author="Sahin, Burak" w:date="2017-03-31T13:40:00Z">
          <w:pPr>
            <w:pStyle w:val="Heading2"/>
          </w:pPr>
        </w:pPrChange>
      </w:pPr>
      <w:bookmarkStart w:id="3983" w:name="_Toc486347509"/>
      <w:commentRangeStart w:id="3984"/>
      <w:r>
        <w:t>Identity Proofing of Foreign Individuals</w:t>
      </w:r>
      <w:commentRangeEnd w:id="3984"/>
      <w:r w:rsidR="001858C4">
        <w:rPr>
          <w:rStyle w:val="CommentReference"/>
          <w:rFonts w:asciiTheme="minorHAnsi" w:eastAsiaTheme="minorEastAsia" w:hAnsiTheme="minorHAnsi" w:cstheme="minorBidi"/>
          <w:b w:val="0"/>
          <w:bCs w:val="0"/>
          <w:smallCaps w:val="0"/>
          <w:color w:val="auto"/>
        </w:rPr>
        <w:commentReference w:id="3984"/>
      </w:r>
      <w:bookmarkEnd w:id="3983"/>
    </w:p>
    <w:p w14:paraId="5B680DFF" w14:textId="12E398C3" w:rsidR="00BE42AF" w:rsidRDefault="00C46816">
      <w:pPr>
        <w:rPr>
          <w:ins w:id="3985" w:author="Sahin, Burak" w:date="2017-03-31T09:31:00Z"/>
        </w:rPr>
      </w:pPr>
      <w:ins w:id="3986" w:author="Sahin, Burak" w:date="2017-02-17T14:24:00Z">
        <w:r w:rsidRPr="003F2F9D">
          <w:t xml:space="preserve">Identity proofing is required for any applicant </w:t>
        </w:r>
      </w:ins>
      <w:ins w:id="3987" w:author="Sahin, Burak" w:date="2017-02-17T14:25:00Z">
        <w:r w:rsidRPr="003F2F9D">
          <w:t xml:space="preserve">requesting the services of a CSP and to the extent that such services are available to foreign nationals, their identity proofing is necessary, as is the capability within a CSP to recognize and proof identities of individuals possessing foreign identification documents. </w:t>
        </w:r>
        <w:r w:rsidRPr="003F2F9D">
          <w:lastRenderedPageBreak/>
          <w:t>Cross-border initiatives, legal frameworks and multinational industrial efforts exist to meet this challenge and offer a seam</w:t>
        </w:r>
      </w:ins>
      <w:ins w:id="3988" w:author="Sahin, Burak" w:date="2017-02-17T14:27:00Z">
        <w:r w:rsidRPr="003F2F9D">
          <w:t>less utilization of identity m</w:t>
        </w:r>
      </w:ins>
      <w:ins w:id="3989" w:author="Sahin, Burak" w:date="2017-02-17T14:28:00Z">
        <w:r w:rsidRPr="003F2F9D">
          <w:t>anagement services that transcends jurisdictions and borders.</w:t>
        </w:r>
      </w:ins>
    </w:p>
    <w:p w14:paraId="452A53CD" w14:textId="7770600C" w:rsidR="00743226" w:rsidRPr="003F2F9D" w:rsidRDefault="00743226">
      <w:pPr>
        <w:rPr>
          <w:ins w:id="3990" w:author="Sahin, Burak" w:date="2017-02-21T17:36:00Z"/>
        </w:rPr>
      </w:pPr>
      <w:ins w:id="3991" w:author="Sahin, Burak" w:date="2017-03-31T09:31:00Z">
        <w:r>
          <w:t xml:space="preserve">The requirements for </w:t>
        </w:r>
      </w:ins>
      <w:ins w:id="3992" w:author="Sahin, Burak" w:date="2017-03-31T09:32:00Z">
        <w:r>
          <w:t>evidence</w:t>
        </w:r>
      </w:ins>
      <w:ins w:id="3993" w:author="Sahin, Burak" w:date="2017-03-31T09:31:00Z">
        <w:r>
          <w:t xml:space="preserve"> do not apply only to U.S.-based</w:t>
        </w:r>
      </w:ins>
      <w:ins w:id="3994" w:author="Sahin, Burak" w:date="2017-03-31T09:32:00Z">
        <w:r>
          <w:t xml:space="preserve"> documents but cover identity documentation from any nation.</w:t>
        </w:r>
      </w:ins>
      <w:ins w:id="3995" w:author="Sahin, Burak" w:date="2017-03-31T09:44:00Z">
        <w:r w:rsidR="00E55553">
          <w:t xml:space="preserve"> CSP’s can therefore accept identity evidence from other nations should </w:t>
        </w:r>
      </w:ins>
      <w:ins w:id="3996" w:author="Sahin, Burak" w:date="2017-03-31T09:45:00Z">
        <w:r w:rsidR="00E55553">
          <w:t xml:space="preserve">a risk assessment </w:t>
        </w:r>
      </w:ins>
      <w:ins w:id="3997" w:author="Sahin, Burak" w:date="2017-03-31T09:46:00Z">
        <w:r w:rsidR="00E55553">
          <w:t xml:space="preserve">of their assertion levels </w:t>
        </w:r>
      </w:ins>
      <w:ins w:id="3998" w:author="Sahin, Burak" w:date="2017-03-31T09:45:00Z">
        <w:r w:rsidR="00E55553">
          <w:t xml:space="preserve">find that </w:t>
        </w:r>
      </w:ins>
      <w:ins w:id="3999" w:author="Sahin, Burak" w:date="2017-03-31T09:44:00Z">
        <w:r w:rsidR="00E55553">
          <w:t xml:space="preserve">they meet </w:t>
        </w:r>
      </w:ins>
      <w:ins w:id="4000" w:author="Sahin, Burak" w:date="2017-03-31T09:45:00Z">
        <w:r w:rsidR="00E55553">
          <w:t>proofing</w:t>
        </w:r>
      </w:ins>
      <w:ins w:id="4001" w:author="Sahin, Burak" w:date="2017-03-31T09:44:00Z">
        <w:r w:rsidR="00E55553">
          <w:t xml:space="preserve"> requirements</w:t>
        </w:r>
      </w:ins>
      <w:ins w:id="4002" w:author="Sahin, Burak" w:date="2017-03-31T09:50:00Z">
        <w:r w:rsidR="00E55553">
          <w:t xml:space="preserve">. If a foreign nation’s identity documents can be accepted as IAL3, then </w:t>
        </w:r>
      </w:ins>
      <w:ins w:id="4003" w:author="Sahin, Burak" w:date="2017-03-31T09:55:00Z">
        <w:r w:rsidR="009E579E">
          <w:t>they can be used as a derived credential</w:t>
        </w:r>
      </w:ins>
      <w:ins w:id="4004" w:author="Sahin, Burak" w:date="2017-03-31T09:56:00Z">
        <w:r w:rsidR="009E579E">
          <w:t xml:space="preserve"> without additional proofing.</w:t>
        </w:r>
      </w:ins>
    </w:p>
    <w:p w14:paraId="18AC166F" w14:textId="052BA030" w:rsidR="00EE1603" w:rsidRDefault="00173EB0">
      <w:pPr>
        <w:rPr>
          <w:ins w:id="4005" w:author="Sahin, Burak" w:date="2017-03-31T10:06:00Z"/>
        </w:rPr>
      </w:pPr>
      <w:ins w:id="4006" w:author="Sahin, Burak" w:date="2017-02-21T17:37:00Z">
        <w:r w:rsidRPr="003F2F9D">
          <w:t xml:space="preserve">An example to consider is </w:t>
        </w:r>
        <w:proofErr w:type="spellStart"/>
        <w:r w:rsidRPr="003F2F9D">
          <w:t>eIDAS</w:t>
        </w:r>
        <w:proofErr w:type="spellEnd"/>
        <w:r w:rsidRPr="003F2F9D">
          <w:t xml:space="preserve">, the European Regulation for the electronic identification and trust services for electronic transactions, which aims to facilitate secure and </w:t>
        </w:r>
      </w:ins>
      <w:ins w:id="4007" w:author="Sahin, Burak" w:date="2017-02-21T17:38:00Z">
        <w:r w:rsidRPr="003F2F9D">
          <w:t>seamless electronic transactions throughout the EU by providing a regulatory environme</w:t>
        </w:r>
        <w:r w:rsidR="00A85F5F">
          <w:t xml:space="preserve">nt that would promote their use. For digital identities falling under </w:t>
        </w:r>
        <w:proofErr w:type="spellStart"/>
        <w:r w:rsidR="00A85F5F">
          <w:t>eIDAS</w:t>
        </w:r>
        <w:proofErr w:type="spellEnd"/>
        <w:r w:rsidR="00A85F5F">
          <w:t xml:space="preserve">, </w:t>
        </w:r>
      </w:ins>
      <w:ins w:id="4008" w:author="Sahin, Burak" w:date="2017-03-31T10:25:00Z">
        <w:r w:rsidR="00270D93">
          <w:fldChar w:fldCharType="begin"/>
        </w:r>
        <w:r w:rsidR="00270D93">
          <w:instrText xml:space="preserve"> REF _Ref478719253 \h </w:instrText>
        </w:r>
      </w:ins>
      <w:r w:rsidR="00270D93">
        <w:fldChar w:fldCharType="separate"/>
      </w:r>
      <w:ins w:id="4009" w:author="Sahin, Burak" w:date="2017-03-31T10:25:00Z">
        <w:r w:rsidR="00270D93">
          <w:t xml:space="preserve">Table </w:t>
        </w:r>
        <w:r w:rsidR="00270D93">
          <w:rPr>
            <w:noProof/>
          </w:rPr>
          <w:t>10</w:t>
        </w:r>
        <w:r w:rsidR="00270D93">
          <w:fldChar w:fldCharType="end"/>
        </w:r>
        <w:r w:rsidR="00270D93">
          <w:t xml:space="preserve"> </w:t>
        </w:r>
      </w:ins>
      <w:ins w:id="4010" w:author="Sahin, Burak" w:date="2017-02-21T17:38:00Z">
        <w:r w:rsidR="00A85F5F">
          <w:t xml:space="preserve">should be used </w:t>
        </w:r>
      </w:ins>
      <w:ins w:id="4011" w:author="Sahin, Burak" w:date="2017-03-31T10:05:00Z">
        <w:r w:rsidR="00A85F5F">
          <w:t xml:space="preserve">as a guideline </w:t>
        </w:r>
      </w:ins>
      <w:ins w:id="4012" w:author="Sahin, Burak" w:date="2017-02-21T17:38:00Z">
        <w:r w:rsidR="00A85F5F">
          <w:t xml:space="preserve">to map identity documents into </w:t>
        </w:r>
      </w:ins>
      <w:ins w:id="4013" w:author="Sahin, Burak" w:date="2017-03-31T10:13:00Z">
        <w:r w:rsidR="00A85F5F">
          <w:t xml:space="preserve">800-63A </w:t>
        </w:r>
      </w:ins>
      <w:ins w:id="4014" w:author="Sahin, Burak" w:date="2017-03-31T10:07:00Z">
        <w:r w:rsidR="00A85F5F">
          <w:t>st</w:t>
        </w:r>
      </w:ins>
      <w:ins w:id="4015" w:author="Sahin, Burak" w:date="2017-03-31T10:13:00Z">
        <w:r w:rsidR="00A85F5F">
          <w:t>rength levels</w:t>
        </w:r>
      </w:ins>
      <w:ins w:id="4016" w:author="Sahin, Burak" w:date="2017-02-21T17:38:00Z">
        <w:r w:rsidR="00A85F5F">
          <w:t>.</w:t>
        </w:r>
      </w:ins>
    </w:p>
    <w:tbl>
      <w:tblPr>
        <w:tblStyle w:val="GridTable41"/>
        <w:tblW w:w="0" w:type="auto"/>
        <w:tblLook w:val="04A0" w:firstRow="1" w:lastRow="0" w:firstColumn="1" w:lastColumn="0" w:noHBand="0" w:noVBand="1"/>
        <w:tblPrChange w:id="4017" w:author="Sahin, Burak" w:date="2017-03-31T10:08:00Z">
          <w:tblPr>
            <w:tblStyle w:val="TableGrid"/>
            <w:tblW w:w="0" w:type="auto"/>
            <w:tblLook w:val="04A0" w:firstRow="1" w:lastRow="0" w:firstColumn="1" w:lastColumn="0" w:noHBand="0" w:noVBand="1"/>
          </w:tblPr>
        </w:tblPrChange>
      </w:tblPr>
      <w:tblGrid>
        <w:gridCol w:w="1345"/>
        <w:gridCol w:w="6660"/>
        <w:gridCol w:w="1345"/>
        <w:tblGridChange w:id="4018">
          <w:tblGrid>
            <w:gridCol w:w="3116"/>
            <w:gridCol w:w="3117"/>
            <w:gridCol w:w="3117"/>
          </w:tblGrid>
        </w:tblGridChange>
      </w:tblGrid>
      <w:tr w:rsidR="00A85F5F" w14:paraId="29BC08A4" w14:textId="77777777" w:rsidTr="00A85F5F">
        <w:trPr>
          <w:cnfStyle w:val="100000000000" w:firstRow="1" w:lastRow="0" w:firstColumn="0" w:lastColumn="0" w:oddVBand="0" w:evenVBand="0" w:oddHBand="0" w:evenHBand="0" w:firstRowFirstColumn="0" w:firstRowLastColumn="0" w:lastRowFirstColumn="0" w:lastRowLastColumn="0"/>
          <w:ins w:id="4019" w:author="Sahin, Burak" w:date="2017-03-31T10:06:00Z"/>
        </w:trPr>
        <w:tc>
          <w:tcPr>
            <w:cnfStyle w:val="001000000000" w:firstRow="0" w:lastRow="0" w:firstColumn="1" w:lastColumn="0" w:oddVBand="0" w:evenVBand="0" w:oddHBand="0" w:evenHBand="0" w:firstRowFirstColumn="0" w:firstRowLastColumn="0" w:lastRowFirstColumn="0" w:lastRowLastColumn="0"/>
            <w:tcW w:w="1345" w:type="dxa"/>
            <w:tcPrChange w:id="4020" w:author="Sahin, Burak" w:date="2017-03-31T10:08:00Z">
              <w:tcPr>
                <w:tcW w:w="3116" w:type="dxa"/>
              </w:tcPr>
            </w:tcPrChange>
          </w:tcPr>
          <w:p w14:paraId="5454C493" w14:textId="0B3A544E" w:rsidR="00A85F5F" w:rsidRDefault="00A85F5F">
            <w:pPr>
              <w:cnfStyle w:val="101000000000" w:firstRow="1" w:lastRow="0" w:firstColumn="1" w:lastColumn="0" w:oddVBand="0" w:evenVBand="0" w:oddHBand="0" w:evenHBand="0" w:firstRowFirstColumn="0" w:firstRowLastColumn="0" w:lastRowFirstColumn="0" w:lastRowLastColumn="0"/>
              <w:rPr>
                <w:ins w:id="4021" w:author="Sahin, Burak" w:date="2017-03-31T10:06:00Z"/>
              </w:rPr>
            </w:pPr>
            <w:proofErr w:type="spellStart"/>
            <w:ins w:id="4022" w:author="Sahin, Burak" w:date="2017-03-31T10:06:00Z">
              <w:r>
                <w:t>eIDAS</w:t>
              </w:r>
              <w:proofErr w:type="spellEnd"/>
              <w:r>
                <w:t xml:space="preserve"> Level</w:t>
              </w:r>
            </w:ins>
          </w:p>
        </w:tc>
        <w:tc>
          <w:tcPr>
            <w:tcW w:w="6660" w:type="dxa"/>
            <w:tcPrChange w:id="4023" w:author="Sahin, Burak" w:date="2017-03-31T10:08:00Z">
              <w:tcPr>
                <w:tcW w:w="3117" w:type="dxa"/>
              </w:tcPr>
            </w:tcPrChange>
          </w:tcPr>
          <w:p w14:paraId="53062700" w14:textId="1E10A887" w:rsidR="00A85F5F" w:rsidRDefault="00A85F5F">
            <w:pPr>
              <w:cnfStyle w:val="100000000000" w:firstRow="1" w:lastRow="0" w:firstColumn="0" w:lastColumn="0" w:oddVBand="0" w:evenVBand="0" w:oddHBand="0" w:evenHBand="0" w:firstRowFirstColumn="0" w:firstRowLastColumn="0" w:lastRowFirstColumn="0" w:lastRowLastColumn="0"/>
              <w:rPr>
                <w:ins w:id="4024" w:author="Sahin, Burak" w:date="2017-03-31T10:06:00Z"/>
              </w:rPr>
            </w:pPr>
            <w:ins w:id="4025" w:author="Sahin, Burak" w:date="2017-03-31T10:06:00Z">
              <w:r>
                <w:t xml:space="preserve"> Description</w:t>
              </w:r>
            </w:ins>
          </w:p>
        </w:tc>
        <w:tc>
          <w:tcPr>
            <w:tcW w:w="1345" w:type="dxa"/>
            <w:tcPrChange w:id="4026" w:author="Sahin, Burak" w:date="2017-03-31T10:08:00Z">
              <w:tcPr>
                <w:tcW w:w="3117" w:type="dxa"/>
              </w:tcPr>
            </w:tcPrChange>
          </w:tcPr>
          <w:p w14:paraId="2E12FE8C" w14:textId="00DF348E" w:rsidR="00A85F5F" w:rsidRDefault="00A85F5F">
            <w:pPr>
              <w:cnfStyle w:val="100000000000" w:firstRow="1" w:lastRow="0" w:firstColumn="0" w:lastColumn="0" w:oddVBand="0" w:evenVBand="0" w:oddHBand="0" w:evenHBand="0" w:firstRowFirstColumn="0" w:firstRowLastColumn="0" w:lastRowFirstColumn="0" w:lastRowLastColumn="0"/>
              <w:rPr>
                <w:ins w:id="4027" w:author="Sahin, Burak" w:date="2017-03-31T10:06:00Z"/>
              </w:rPr>
            </w:pPr>
            <w:ins w:id="4028" w:author="Sahin, Burak" w:date="2017-03-31T10:06:00Z">
              <w:r>
                <w:t>SP800-63A Evidence Strength</w:t>
              </w:r>
            </w:ins>
          </w:p>
        </w:tc>
      </w:tr>
      <w:tr w:rsidR="00A85F5F" w14:paraId="1C195FE9" w14:textId="77777777" w:rsidTr="00A85F5F">
        <w:trPr>
          <w:cnfStyle w:val="000000100000" w:firstRow="0" w:lastRow="0" w:firstColumn="0" w:lastColumn="0" w:oddVBand="0" w:evenVBand="0" w:oddHBand="1" w:evenHBand="0" w:firstRowFirstColumn="0" w:firstRowLastColumn="0" w:lastRowFirstColumn="0" w:lastRowLastColumn="0"/>
          <w:ins w:id="4029" w:author="Sahin, Burak" w:date="2017-03-31T10:06:00Z"/>
        </w:trPr>
        <w:tc>
          <w:tcPr>
            <w:cnfStyle w:val="001000000000" w:firstRow="0" w:lastRow="0" w:firstColumn="1" w:lastColumn="0" w:oddVBand="0" w:evenVBand="0" w:oddHBand="0" w:evenHBand="0" w:firstRowFirstColumn="0" w:firstRowLastColumn="0" w:lastRowFirstColumn="0" w:lastRowLastColumn="0"/>
            <w:tcW w:w="1345" w:type="dxa"/>
            <w:tcPrChange w:id="4030" w:author="Sahin, Burak" w:date="2017-03-31T10:08:00Z">
              <w:tcPr>
                <w:tcW w:w="3116" w:type="dxa"/>
              </w:tcPr>
            </w:tcPrChange>
          </w:tcPr>
          <w:p w14:paraId="2DA455DE" w14:textId="7A7A1297" w:rsidR="00A85F5F" w:rsidRDefault="00A85F5F">
            <w:pPr>
              <w:cnfStyle w:val="001000100000" w:firstRow="0" w:lastRow="0" w:firstColumn="1" w:lastColumn="0" w:oddVBand="0" w:evenVBand="0" w:oddHBand="1" w:evenHBand="0" w:firstRowFirstColumn="0" w:firstRowLastColumn="0" w:lastRowFirstColumn="0" w:lastRowLastColumn="0"/>
              <w:rPr>
                <w:ins w:id="4031" w:author="Sahin, Burak" w:date="2017-03-31T10:06:00Z"/>
              </w:rPr>
            </w:pPr>
            <w:ins w:id="4032" w:author="Sahin, Burak" w:date="2017-03-31T10:08:00Z">
              <w:r>
                <w:t>Low</w:t>
              </w:r>
            </w:ins>
          </w:p>
        </w:tc>
        <w:tc>
          <w:tcPr>
            <w:tcW w:w="6660" w:type="dxa"/>
            <w:tcPrChange w:id="4033" w:author="Sahin, Burak" w:date="2017-03-31T10:08:00Z">
              <w:tcPr>
                <w:tcW w:w="3117" w:type="dxa"/>
              </w:tcPr>
            </w:tcPrChange>
          </w:tcPr>
          <w:p w14:paraId="447E3595" w14:textId="77777777" w:rsidR="00A85F5F" w:rsidRDefault="00A85F5F">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ins w:id="4034" w:author="Sahin, Burak" w:date="2017-03-31T10:10:00Z"/>
              </w:rPr>
              <w:pPrChange w:id="4035" w:author="Sahin, Burak" w:date="2017-03-31T10:10:00Z">
                <w:pPr>
                  <w:pStyle w:val="ListParagraph"/>
                  <w:numPr>
                    <w:ilvl w:val="1"/>
                    <w:numId w:val="2"/>
                  </w:numPr>
                  <w:ind w:left="1440" w:hanging="360"/>
                  <w:cnfStyle w:val="000000100000" w:firstRow="0" w:lastRow="0" w:firstColumn="0" w:lastColumn="0" w:oddVBand="0" w:evenVBand="0" w:oddHBand="1" w:evenHBand="0" w:firstRowFirstColumn="0" w:firstRowLastColumn="0" w:lastRowFirstColumn="0" w:lastRowLastColumn="0"/>
                </w:pPr>
              </w:pPrChange>
            </w:pPr>
            <w:ins w:id="4036" w:author="Sahin, Burak" w:date="2017-03-31T10:09:00Z">
              <w:r w:rsidRPr="00A85F5F">
                <w:t xml:space="preserve">The person can be assumed to be in possession of evidence </w:t>
              </w:r>
              <w:proofErr w:type="spellStart"/>
              <w:r w:rsidRPr="00A85F5F">
                <w:t>recognised</w:t>
              </w:r>
              <w:proofErr w:type="spellEnd"/>
              <w:r w:rsidRPr="00A85F5F">
                <w:t xml:space="preserve"> by the Member State in which the application for the electronic identity means is being made and representing the claimed identity.</w:t>
              </w:r>
            </w:ins>
          </w:p>
          <w:p w14:paraId="49FEB378" w14:textId="38DA76B0" w:rsidR="00A85F5F" w:rsidRDefault="00A85F5F">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ins w:id="4037" w:author="Sahin, Burak" w:date="2017-03-31T10:10:00Z"/>
              </w:rPr>
              <w:pPrChange w:id="4038" w:author="Sahin, Burak" w:date="2017-03-31T10:10:00Z">
                <w:pPr>
                  <w:pStyle w:val="ListParagraph"/>
                  <w:numPr>
                    <w:ilvl w:val="1"/>
                    <w:numId w:val="2"/>
                  </w:numPr>
                  <w:ind w:left="1440" w:hanging="360"/>
                  <w:cnfStyle w:val="000000100000" w:firstRow="0" w:lastRow="0" w:firstColumn="0" w:lastColumn="0" w:oddVBand="0" w:evenVBand="0" w:oddHBand="1" w:evenHBand="0" w:firstRowFirstColumn="0" w:firstRowLastColumn="0" w:lastRowFirstColumn="0" w:lastRowLastColumn="0"/>
                </w:pPr>
              </w:pPrChange>
            </w:pPr>
            <w:ins w:id="4039" w:author="Sahin, Burak" w:date="2017-03-31T10:10:00Z">
              <w:r>
                <w:t xml:space="preserve">The evidence can be assumed to be genuine, or to exist according to an authoritative source and the evidence appears to be valid. </w:t>
              </w:r>
            </w:ins>
          </w:p>
          <w:p w14:paraId="147EFAC5" w14:textId="792D1F63" w:rsidR="00A85F5F" w:rsidRDefault="00A85F5F">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ins w:id="4040" w:author="Sahin, Burak" w:date="2017-03-31T10:06:00Z"/>
              </w:rPr>
              <w:pPrChange w:id="4041" w:author="Sahin, Burak" w:date="2017-03-31T10:10:00Z">
                <w:pPr>
                  <w:cnfStyle w:val="000000100000" w:firstRow="0" w:lastRow="0" w:firstColumn="0" w:lastColumn="0" w:oddVBand="0" w:evenVBand="0" w:oddHBand="1" w:evenHBand="0" w:firstRowFirstColumn="0" w:firstRowLastColumn="0" w:lastRowFirstColumn="0" w:lastRowLastColumn="0"/>
                </w:pPr>
              </w:pPrChange>
            </w:pPr>
            <w:ins w:id="4042" w:author="Sahin, Burak" w:date="2017-03-31T10:10:00Z">
              <w:r>
                <w:t>It is known by an authoritative source that the claimed identity exists and it may be assumed that the person claiming the identity is one and the same.</w:t>
              </w:r>
            </w:ins>
          </w:p>
        </w:tc>
        <w:tc>
          <w:tcPr>
            <w:tcW w:w="1345" w:type="dxa"/>
            <w:tcPrChange w:id="4043" w:author="Sahin, Burak" w:date="2017-03-31T10:08:00Z">
              <w:tcPr>
                <w:tcW w:w="3117" w:type="dxa"/>
              </w:tcPr>
            </w:tcPrChange>
          </w:tcPr>
          <w:p w14:paraId="6667183A" w14:textId="44870EEB" w:rsidR="00A85F5F" w:rsidRDefault="00A85F5F">
            <w:pPr>
              <w:cnfStyle w:val="000000100000" w:firstRow="0" w:lastRow="0" w:firstColumn="0" w:lastColumn="0" w:oddVBand="0" w:evenVBand="0" w:oddHBand="1" w:evenHBand="0" w:firstRowFirstColumn="0" w:firstRowLastColumn="0" w:lastRowFirstColumn="0" w:lastRowLastColumn="0"/>
              <w:rPr>
                <w:ins w:id="4044" w:author="Sahin, Burak" w:date="2017-03-31T10:06:00Z"/>
              </w:rPr>
            </w:pPr>
            <w:ins w:id="4045" w:author="Sahin, Burak" w:date="2017-03-31T10:08:00Z">
              <w:r>
                <w:t>Fair</w:t>
              </w:r>
            </w:ins>
          </w:p>
        </w:tc>
      </w:tr>
      <w:tr w:rsidR="00A85F5F" w14:paraId="69A541B8" w14:textId="77777777" w:rsidTr="00A85F5F">
        <w:trPr>
          <w:ins w:id="4046" w:author="Sahin, Burak" w:date="2017-03-31T10:06:00Z"/>
        </w:trPr>
        <w:tc>
          <w:tcPr>
            <w:cnfStyle w:val="001000000000" w:firstRow="0" w:lastRow="0" w:firstColumn="1" w:lastColumn="0" w:oddVBand="0" w:evenVBand="0" w:oddHBand="0" w:evenHBand="0" w:firstRowFirstColumn="0" w:firstRowLastColumn="0" w:lastRowFirstColumn="0" w:lastRowLastColumn="0"/>
            <w:tcW w:w="1345" w:type="dxa"/>
            <w:tcPrChange w:id="4047" w:author="Sahin, Burak" w:date="2017-03-31T10:08:00Z">
              <w:tcPr>
                <w:tcW w:w="3116" w:type="dxa"/>
              </w:tcPr>
            </w:tcPrChange>
          </w:tcPr>
          <w:p w14:paraId="14812445" w14:textId="356839B1" w:rsidR="00A85F5F" w:rsidRDefault="00A85F5F">
            <w:pPr>
              <w:rPr>
                <w:ins w:id="4048" w:author="Sahin, Burak" w:date="2017-03-31T10:06:00Z"/>
              </w:rPr>
            </w:pPr>
            <w:ins w:id="4049" w:author="Sahin, Burak" w:date="2017-03-31T10:08:00Z">
              <w:r>
                <w:t>Substantial</w:t>
              </w:r>
            </w:ins>
          </w:p>
        </w:tc>
        <w:tc>
          <w:tcPr>
            <w:tcW w:w="6660" w:type="dxa"/>
            <w:tcPrChange w:id="4050" w:author="Sahin, Burak" w:date="2017-03-31T10:08:00Z">
              <w:tcPr>
                <w:tcW w:w="3117" w:type="dxa"/>
              </w:tcPr>
            </w:tcPrChange>
          </w:tcPr>
          <w:p w14:paraId="518C1850" w14:textId="3EA4604E" w:rsidR="00A85F5F" w:rsidRDefault="00A85F5F">
            <w:pPr>
              <w:cnfStyle w:val="000000000000" w:firstRow="0" w:lastRow="0" w:firstColumn="0" w:lastColumn="0" w:oddVBand="0" w:evenVBand="0" w:oddHBand="0" w:evenHBand="0" w:firstRowFirstColumn="0" w:firstRowLastColumn="0" w:lastRowFirstColumn="0" w:lastRowLastColumn="0"/>
              <w:rPr>
                <w:ins w:id="4051" w:author="Sahin, Burak" w:date="2017-03-31T10:12:00Z"/>
                <w:rFonts w:ascii="Arial" w:hAnsi="Arial" w:cs="Arial"/>
                <w:sz w:val="20"/>
                <w:szCs w:val="20"/>
              </w:rPr>
            </w:pPr>
            <w:ins w:id="4052" w:author="Sahin, Burak" w:date="2017-03-31T10:12:00Z">
              <w:r>
                <w:rPr>
                  <w:rFonts w:ascii="Arial" w:hAnsi="Arial" w:cs="Arial"/>
                  <w:sz w:val="20"/>
                  <w:szCs w:val="20"/>
                </w:rPr>
                <w:t xml:space="preserve">Level low, plus one of the alternatives listed in points 1 to 4 has to be met: </w:t>
              </w:r>
            </w:ins>
          </w:p>
          <w:p w14:paraId="4282C559" w14:textId="77777777" w:rsidR="00A85F5F" w:rsidRPr="00A85F5F" w:rsidRDefault="00A85F5F">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ins w:id="4053" w:author="Sahin, Burak" w:date="2017-03-31T10:12:00Z"/>
                <w:rFonts w:ascii="Arial" w:eastAsia="Times New Roman" w:hAnsi="Arial" w:cs="Arial"/>
                <w:sz w:val="20"/>
                <w:szCs w:val="20"/>
                <w:rPrChange w:id="4054" w:author="Sahin, Burak" w:date="2017-03-31T10:12:00Z">
                  <w:rPr>
                    <w:ins w:id="4055" w:author="Sahin, Burak" w:date="2017-03-31T10:12:00Z"/>
                    <w:rFonts w:ascii="Arial" w:hAnsi="Arial" w:cs="Arial"/>
                    <w:sz w:val="20"/>
                    <w:szCs w:val="20"/>
                  </w:rPr>
                </w:rPrChange>
              </w:rPr>
              <w:pPrChange w:id="4056" w:author="Sahin, Burak" w:date="2017-03-31T10:12:00Z">
                <w:pPr>
                  <w:cnfStyle w:val="000000000000" w:firstRow="0" w:lastRow="0" w:firstColumn="0" w:lastColumn="0" w:oddVBand="0" w:evenVBand="0" w:oddHBand="0" w:evenHBand="0" w:firstRowFirstColumn="0" w:firstRowLastColumn="0" w:lastRowFirstColumn="0" w:lastRowLastColumn="0"/>
                </w:pPr>
              </w:pPrChange>
            </w:pPr>
            <w:ins w:id="4057" w:author="Sahin, Burak" w:date="2017-03-31T10:12:00Z">
              <w:r w:rsidRPr="00A85F5F">
                <w:rPr>
                  <w:rFonts w:ascii="Arial" w:hAnsi="Arial" w:cs="Arial"/>
                  <w:sz w:val="20"/>
                  <w:szCs w:val="20"/>
                  <w:rPrChange w:id="4058" w:author="Sahin, Burak" w:date="2017-03-31T10:12:00Z">
                    <w:rPr/>
                  </w:rPrChange>
                </w:rPr>
                <w:t xml:space="preserve">The person has been verified to be in possession of evidence </w:t>
              </w:r>
              <w:proofErr w:type="spellStart"/>
              <w:r w:rsidRPr="00A85F5F">
                <w:rPr>
                  <w:rFonts w:ascii="Arial" w:hAnsi="Arial" w:cs="Arial"/>
                  <w:sz w:val="20"/>
                  <w:szCs w:val="20"/>
                  <w:rPrChange w:id="4059" w:author="Sahin, Burak" w:date="2017-03-31T10:12:00Z">
                    <w:rPr/>
                  </w:rPrChange>
                </w:rPr>
                <w:t>recognised</w:t>
              </w:r>
              <w:proofErr w:type="spellEnd"/>
              <w:r w:rsidRPr="00A85F5F">
                <w:rPr>
                  <w:rFonts w:ascii="Arial" w:hAnsi="Arial" w:cs="Arial"/>
                  <w:sz w:val="20"/>
                  <w:szCs w:val="20"/>
                  <w:rPrChange w:id="4060" w:author="Sahin, Burak" w:date="2017-03-31T10:12:00Z">
                    <w:rPr/>
                  </w:rPrChange>
                </w:rPr>
                <w:t xml:space="preserve"> by the Member State in which the application for the electronic identity means is being made and representing the claimed identity and the evidence is checked to determine that it is genuine; or, according to an authoritative source, it is known to exist and relates to a real person and steps have been taken to </w:t>
              </w:r>
              <w:proofErr w:type="spellStart"/>
              <w:r w:rsidRPr="00A85F5F">
                <w:rPr>
                  <w:rFonts w:ascii="Arial" w:hAnsi="Arial" w:cs="Arial"/>
                  <w:sz w:val="20"/>
                  <w:szCs w:val="20"/>
                  <w:rPrChange w:id="4061" w:author="Sahin, Burak" w:date="2017-03-31T10:12:00Z">
                    <w:rPr/>
                  </w:rPrChange>
                </w:rPr>
                <w:t>minimise</w:t>
              </w:r>
              <w:proofErr w:type="spellEnd"/>
              <w:r w:rsidRPr="00A85F5F">
                <w:rPr>
                  <w:rFonts w:ascii="Arial" w:hAnsi="Arial" w:cs="Arial"/>
                  <w:sz w:val="20"/>
                  <w:szCs w:val="20"/>
                  <w:rPrChange w:id="4062" w:author="Sahin, Burak" w:date="2017-03-31T10:12:00Z">
                    <w:rPr/>
                  </w:rPrChange>
                </w:rPr>
                <w:t xml:space="preserve"> the risk that the person's identity is not the claimed identity, taking into account for instance the risk of lost, stolen, suspended, revo</w:t>
              </w:r>
              <w:r w:rsidRPr="00A85F5F">
                <w:rPr>
                  <w:rFonts w:ascii="Arial" w:hAnsi="Arial" w:cs="Arial"/>
                  <w:sz w:val="20"/>
                  <w:szCs w:val="20"/>
                </w:rPr>
                <w:t>ked or expired evidence;</w:t>
              </w:r>
              <w:r w:rsidRPr="00A85F5F">
                <w:rPr>
                  <w:rFonts w:ascii="Arial" w:hAnsi="Arial" w:cs="Arial"/>
                  <w:sz w:val="20"/>
                  <w:szCs w:val="20"/>
                </w:rPr>
                <w:br/>
                <w:t xml:space="preserve">or </w:t>
              </w:r>
            </w:ins>
          </w:p>
          <w:p w14:paraId="31548A99" w14:textId="77777777" w:rsidR="00A85F5F" w:rsidRPr="00A85F5F" w:rsidRDefault="00A85F5F">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ins w:id="4063" w:author="Sahin, Burak" w:date="2017-03-31T10:12:00Z"/>
                <w:rFonts w:ascii="Arial" w:eastAsia="Times New Roman" w:hAnsi="Arial" w:cs="Arial"/>
                <w:sz w:val="20"/>
                <w:szCs w:val="20"/>
                <w:rPrChange w:id="4064" w:author="Sahin, Burak" w:date="2017-03-31T10:12:00Z">
                  <w:rPr>
                    <w:ins w:id="4065" w:author="Sahin, Burak" w:date="2017-03-31T10:12:00Z"/>
                    <w:rFonts w:ascii="Arial" w:hAnsi="Arial" w:cs="Arial"/>
                    <w:sz w:val="20"/>
                    <w:szCs w:val="20"/>
                  </w:rPr>
                </w:rPrChange>
              </w:rPr>
              <w:pPrChange w:id="4066" w:author="Sahin, Burak" w:date="2017-03-31T10:12:00Z">
                <w:pPr>
                  <w:cnfStyle w:val="000000000000" w:firstRow="0" w:lastRow="0" w:firstColumn="0" w:lastColumn="0" w:oddVBand="0" w:evenVBand="0" w:oddHBand="0" w:evenHBand="0" w:firstRowFirstColumn="0" w:firstRowLastColumn="0" w:lastRowFirstColumn="0" w:lastRowLastColumn="0"/>
                </w:pPr>
              </w:pPrChange>
            </w:pPr>
            <w:ins w:id="4067" w:author="Sahin, Burak" w:date="2017-03-31T10:12:00Z">
              <w:r w:rsidRPr="00A85F5F">
                <w:rPr>
                  <w:rFonts w:ascii="Arial" w:hAnsi="Arial" w:cs="Arial"/>
                  <w:sz w:val="20"/>
                  <w:szCs w:val="20"/>
                  <w:rPrChange w:id="4068" w:author="Sahin, Burak" w:date="2017-03-31T10:12:00Z">
                    <w:rPr/>
                  </w:rPrChange>
                </w:rPr>
                <w:t xml:space="preserve">An identity document is presented during a registration process in the Member State where the document was issued and the document appears to relate to the person presenting it and steps have been taken to </w:t>
              </w:r>
              <w:proofErr w:type="spellStart"/>
              <w:r w:rsidRPr="00A85F5F">
                <w:rPr>
                  <w:rFonts w:ascii="Arial" w:hAnsi="Arial" w:cs="Arial"/>
                  <w:sz w:val="20"/>
                  <w:szCs w:val="20"/>
                  <w:rPrChange w:id="4069" w:author="Sahin, Burak" w:date="2017-03-31T10:12:00Z">
                    <w:rPr/>
                  </w:rPrChange>
                </w:rPr>
                <w:t>minimise</w:t>
              </w:r>
              <w:proofErr w:type="spellEnd"/>
              <w:r w:rsidRPr="00A85F5F">
                <w:rPr>
                  <w:rFonts w:ascii="Arial" w:hAnsi="Arial" w:cs="Arial"/>
                  <w:sz w:val="20"/>
                  <w:szCs w:val="20"/>
                  <w:rPrChange w:id="4070" w:author="Sahin, Burak" w:date="2017-03-31T10:12:00Z">
                    <w:rPr/>
                  </w:rPrChange>
                </w:rPr>
                <w:t xml:space="preserve"> the risk that the person's identity is not the claimed identity, taking into account for instance the risk of lost, stolen, suspended, revok</w:t>
              </w:r>
              <w:r w:rsidRPr="00A85F5F">
                <w:rPr>
                  <w:rFonts w:ascii="Arial" w:hAnsi="Arial" w:cs="Arial"/>
                  <w:sz w:val="20"/>
                  <w:szCs w:val="20"/>
                </w:rPr>
                <w:t>ed or expired documents;</w:t>
              </w:r>
              <w:r w:rsidRPr="00A85F5F">
                <w:rPr>
                  <w:rFonts w:ascii="Arial" w:hAnsi="Arial" w:cs="Arial"/>
                  <w:sz w:val="20"/>
                  <w:szCs w:val="20"/>
                </w:rPr>
                <w:br/>
                <w:t xml:space="preserve">or </w:t>
              </w:r>
            </w:ins>
          </w:p>
          <w:p w14:paraId="2377F890" w14:textId="77777777" w:rsidR="00A85F5F" w:rsidRPr="00A85F5F" w:rsidRDefault="00A85F5F">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ins w:id="4071" w:author="Sahin, Burak" w:date="2017-03-31T10:12:00Z"/>
                <w:rFonts w:ascii="Arial" w:eastAsia="Times New Roman" w:hAnsi="Arial" w:cs="Arial"/>
                <w:sz w:val="20"/>
                <w:szCs w:val="20"/>
                <w:rPrChange w:id="4072" w:author="Sahin, Burak" w:date="2017-03-31T10:12:00Z">
                  <w:rPr>
                    <w:ins w:id="4073" w:author="Sahin, Burak" w:date="2017-03-31T10:12:00Z"/>
                    <w:rFonts w:ascii="Arial" w:hAnsi="Arial" w:cs="Arial"/>
                    <w:sz w:val="20"/>
                    <w:szCs w:val="20"/>
                  </w:rPr>
                </w:rPrChange>
              </w:rPr>
              <w:pPrChange w:id="4074" w:author="Sahin, Burak" w:date="2017-03-31T10:12:00Z">
                <w:pPr>
                  <w:cnfStyle w:val="000000000000" w:firstRow="0" w:lastRow="0" w:firstColumn="0" w:lastColumn="0" w:oddVBand="0" w:evenVBand="0" w:oddHBand="0" w:evenHBand="0" w:firstRowFirstColumn="0" w:firstRowLastColumn="0" w:lastRowFirstColumn="0" w:lastRowLastColumn="0"/>
                </w:pPr>
              </w:pPrChange>
            </w:pPr>
            <w:ins w:id="4075" w:author="Sahin, Burak" w:date="2017-03-31T10:12:00Z">
              <w:r w:rsidRPr="00A85F5F">
                <w:rPr>
                  <w:rFonts w:ascii="Arial" w:hAnsi="Arial" w:cs="Arial"/>
                  <w:sz w:val="20"/>
                  <w:szCs w:val="20"/>
                  <w:rPrChange w:id="4076" w:author="Sahin, Burak" w:date="2017-03-31T10:12:00Z">
                    <w:rPr/>
                  </w:rPrChange>
                </w:rPr>
                <w:t xml:space="preserve">Where procedures used previously by a public or private entity in the same Member State for a purpose other than the issuance </w:t>
              </w:r>
              <w:r w:rsidRPr="00A85F5F">
                <w:rPr>
                  <w:rFonts w:ascii="Arial" w:hAnsi="Arial" w:cs="Arial"/>
                  <w:sz w:val="20"/>
                  <w:szCs w:val="20"/>
                  <w:rPrChange w:id="4077" w:author="Sahin, Burak" w:date="2017-03-31T10:12:00Z">
                    <w:rPr/>
                  </w:rPrChange>
                </w:rPr>
                <w:lastRenderedPageBreak/>
                <w:t>of electronic identification means provide for an equivalent assurance to those set out in section 2.1.2 for the assurance level substantial, then the entity responsible for registration need not to repeat those earlier procedures, provided that such equivalent assurance is confirmed by a conformity assessment body referred to in Article 2(13) of Regulation (EC) No 765/2008 of the European Parliament and of the Council or</w:t>
              </w:r>
              <w:r w:rsidRPr="00A85F5F">
                <w:rPr>
                  <w:rFonts w:ascii="Arial" w:hAnsi="Arial" w:cs="Arial"/>
                  <w:sz w:val="20"/>
                  <w:szCs w:val="20"/>
                </w:rPr>
                <w:t xml:space="preserve"> by an equivalent body; </w:t>
              </w:r>
              <w:r w:rsidRPr="00A85F5F">
                <w:rPr>
                  <w:rFonts w:ascii="Arial" w:hAnsi="Arial" w:cs="Arial"/>
                  <w:sz w:val="20"/>
                  <w:szCs w:val="20"/>
                </w:rPr>
                <w:br/>
                <w:t xml:space="preserve">or </w:t>
              </w:r>
            </w:ins>
          </w:p>
          <w:p w14:paraId="39592E81" w14:textId="61EB85C6" w:rsidR="00A85F5F" w:rsidRPr="00A85F5F" w:rsidRDefault="00A85F5F">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ins w:id="4078" w:author="Sahin, Burak" w:date="2017-03-31T10:06:00Z"/>
                <w:rFonts w:ascii="Arial" w:eastAsia="Times New Roman" w:hAnsi="Arial" w:cs="Arial"/>
                <w:sz w:val="20"/>
                <w:szCs w:val="20"/>
                <w:rPrChange w:id="4079" w:author="Sahin, Burak" w:date="2017-03-31T10:12:00Z">
                  <w:rPr>
                    <w:ins w:id="4080" w:author="Sahin, Burak" w:date="2017-03-31T10:06:00Z"/>
                  </w:rPr>
                </w:rPrChange>
              </w:rPr>
              <w:pPrChange w:id="4081" w:author="Sahin, Burak" w:date="2017-03-31T10:12:00Z">
                <w:pPr>
                  <w:cnfStyle w:val="000000000000" w:firstRow="0" w:lastRow="0" w:firstColumn="0" w:lastColumn="0" w:oddVBand="0" w:evenVBand="0" w:oddHBand="0" w:evenHBand="0" w:firstRowFirstColumn="0" w:firstRowLastColumn="0" w:lastRowFirstColumn="0" w:lastRowLastColumn="0"/>
                </w:pPr>
              </w:pPrChange>
            </w:pPr>
            <w:ins w:id="4082" w:author="Sahin, Burak" w:date="2017-03-31T10:12:00Z">
              <w:r w:rsidRPr="00A85F5F">
                <w:rPr>
                  <w:rFonts w:ascii="Arial" w:hAnsi="Arial" w:cs="Arial"/>
                  <w:sz w:val="20"/>
                  <w:szCs w:val="20"/>
                  <w:rPrChange w:id="4083" w:author="Sahin, Burak" w:date="2017-03-31T10:12:00Z">
                    <w:rPr/>
                  </w:rPrChange>
                </w:rPr>
                <w:t>Where electronic identification means are issued on the basis of a valid notified electronic identification means having the assurance level substantial or high, and taking into account the risks of a change in the person identification data, it is not required to repeat the identity proofing and verification processes. Where the electronic identification means serving as the basis has not been notified, the assurance level substantial or high must be confirmed by a conformity assessment body referred to in Article 2(13) of Regulation (EC) No 765/2008 or by an equivalent body.</w:t>
              </w:r>
            </w:ins>
          </w:p>
        </w:tc>
        <w:tc>
          <w:tcPr>
            <w:tcW w:w="1345" w:type="dxa"/>
            <w:tcPrChange w:id="4084" w:author="Sahin, Burak" w:date="2017-03-31T10:08:00Z">
              <w:tcPr>
                <w:tcW w:w="3117" w:type="dxa"/>
              </w:tcPr>
            </w:tcPrChange>
          </w:tcPr>
          <w:p w14:paraId="2D59D09F" w14:textId="14F0D310" w:rsidR="00A85F5F" w:rsidRDefault="00A85F5F">
            <w:pPr>
              <w:cnfStyle w:val="000000000000" w:firstRow="0" w:lastRow="0" w:firstColumn="0" w:lastColumn="0" w:oddVBand="0" w:evenVBand="0" w:oddHBand="0" w:evenHBand="0" w:firstRowFirstColumn="0" w:firstRowLastColumn="0" w:lastRowFirstColumn="0" w:lastRowLastColumn="0"/>
              <w:rPr>
                <w:ins w:id="4085" w:author="Sahin, Burak" w:date="2017-03-31T10:06:00Z"/>
              </w:rPr>
            </w:pPr>
            <w:ins w:id="4086" w:author="Sahin, Burak" w:date="2017-03-31T10:06:00Z">
              <w:r>
                <w:lastRenderedPageBreak/>
                <w:t>Strong</w:t>
              </w:r>
            </w:ins>
          </w:p>
        </w:tc>
      </w:tr>
      <w:tr w:rsidR="00A85F5F" w14:paraId="38D2D4CB" w14:textId="77777777" w:rsidTr="00A85F5F">
        <w:trPr>
          <w:cnfStyle w:val="000000100000" w:firstRow="0" w:lastRow="0" w:firstColumn="0" w:lastColumn="0" w:oddVBand="0" w:evenVBand="0" w:oddHBand="1" w:evenHBand="0" w:firstRowFirstColumn="0" w:firstRowLastColumn="0" w:lastRowFirstColumn="0" w:lastRowLastColumn="0"/>
          <w:ins w:id="4087" w:author="Sahin, Burak" w:date="2017-03-31T10:06:00Z"/>
        </w:trPr>
        <w:tc>
          <w:tcPr>
            <w:cnfStyle w:val="001000000000" w:firstRow="0" w:lastRow="0" w:firstColumn="1" w:lastColumn="0" w:oddVBand="0" w:evenVBand="0" w:oddHBand="0" w:evenHBand="0" w:firstRowFirstColumn="0" w:firstRowLastColumn="0" w:lastRowFirstColumn="0" w:lastRowLastColumn="0"/>
            <w:tcW w:w="1345" w:type="dxa"/>
            <w:tcPrChange w:id="4088" w:author="Sahin, Burak" w:date="2017-03-31T10:08:00Z">
              <w:tcPr>
                <w:tcW w:w="3116" w:type="dxa"/>
              </w:tcPr>
            </w:tcPrChange>
          </w:tcPr>
          <w:p w14:paraId="03D72782" w14:textId="4C877AE9" w:rsidR="00A85F5F" w:rsidRDefault="00A85F5F">
            <w:pPr>
              <w:cnfStyle w:val="001000100000" w:firstRow="0" w:lastRow="0" w:firstColumn="1" w:lastColumn="0" w:oddVBand="0" w:evenVBand="0" w:oddHBand="1" w:evenHBand="0" w:firstRowFirstColumn="0" w:firstRowLastColumn="0" w:lastRowFirstColumn="0" w:lastRowLastColumn="0"/>
              <w:rPr>
                <w:ins w:id="4089" w:author="Sahin, Burak" w:date="2017-03-31T10:06:00Z"/>
              </w:rPr>
            </w:pPr>
            <w:ins w:id="4090" w:author="Sahin, Burak" w:date="2017-03-31T10:08:00Z">
              <w:r>
                <w:t>High</w:t>
              </w:r>
            </w:ins>
          </w:p>
        </w:tc>
        <w:tc>
          <w:tcPr>
            <w:tcW w:w="6660" w:type="dxa"/>
            <w:tcPrChange w:id="4091" w:author="Sahin, Burak" w:date="2017-03-31T10:08:00Z">
              <w:tcPr>
                <w:tcW w:w="3117" w:type="dxa"/>
              </w:tcPr>
            </w:tcPrChange>
          </w:tcPr>
          <w:p w14:paraId="4104871E" w14:textId="20873B61" w:rsidR="00A85F5F" w:rsidRDefault="00A85F5F">
            <w:pPr>
              <w:cnfStyle w:val="000000100000" w:firstRow="0" w:lastRow="0" w:firstColumn="0" w:lastColumn="0" w:oddVBand="0" w:evenVBand="0" w:oddHBand="1" w:evenHBand="0" w:firstRowFirstColumn="0" w:firstRowLastColumn="0" w:lastRowFirstColumn="0" w:lastRowLastColumn="0"/>
              <w:rPr>
                <w:ins w:id="4092" w:author="Sahin, Burak" w:date="2017-03-31T10:11:00Z"/>
                <w:rFonts w:ascii="Arial" w:hAnsi="Arial" w:cs="Arial"/>
                <w:sz w:val="20"/>
                <w:szCs w:val="20"/>
              </w:rPr>
            </w:pPr>
            <w:ins w:id="4093" w:author="Sahin, Burak" w:date="2017-03-31T10:09:00Z">
              <w:r>
                <w:rPr>
                  <w:rFonts w:ascii="Arial" w:hAnsi="Arial" w:cs="Arial"/>
                  <w:sz w:val="20"/>
                  <w:szCs w:val="20"/>
                </w:rPr>
                <w:t xml:space="preserve">Requirements of either point 1 or 2 have to be met: </w:t>
              </w:r>
            </w:ins>
          </w:p>
          <w:p w14:paraId="6694476C" w14:textId="77777777" w:rsidR="00A85F5F" w:rsidRPr="00A85F5F" w:rsidRDefault="00A85F5F">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ins w:id="4094" w:author="Sahin, Burak" w:date="2017-03-31T10:09:00Z"/>
                <w:rFonts w:ascii="Arial" w:eastAsia="Times New Roman" w:hAnsi="Arial" w:cs="Arial"/>
                <w:sz w:val="20"/>
                <w:szCs w:val="20"/>
                <w:rPrChange w:id="4095" w:author="Sahin, Burak" w:date="2017-03-31T10:11:00Z">
                  <w:rPr>
                    <w:ins w:id="4096" w:author="Sahin, Burak" w:date="2017-03-31T10:09:00Z"/>
                    <w:rFonts w:ascii="Arial" w:hAnsi="Arial" w:cs="Arial"/>
                    <w:sz w:val="20"/>
                    <w:szCs w:val="20"/>
                  </w:rPr>
                </w:rPrChange>
              </w:rPr>
              <w:pPrChange w:id="4097" w:author="Sahin, Burak" w:date="2017-03-31T10:11:00Z">
                <w:pPr>
                  <w:cnfStyle w:val="000000100000" w:firstRow="0" w:lastRow="0" w:firstColumn="0" w:lastColumn="0" w:oddVBand="0" w:evenVBand="0" w:oddHBand="1" w:evenHBand="0" w:firstRowFirstColumn="0" w:firstRowLastColumn="0" w:lastRowFirstColumn="0" w:lastRowLastColumn="0"/>
                </w:pPr>
              </w:pPrChange>
            </w:pPr>
            <w:ins w:id="4098" w:author="Sahin, Burak" w:date="2017-03-31T10:09:00Z">
              <w:r w:rsidRPr="00A85F5F">
                <w:rPr>
                  <w:rFonts w:ascii="Arial" w:hAnsi="Arial" w:cs="Arial"/>
                  <w:sz w:val="20"/>
                  <w:szCs w:val="20"/>
                  <w:rPrChange w:id="4099" w:author="Sahin, Burak" w:date="2017-03-31T10:11:00Z">
                    <w:rPr/>
                  </w:rPrChange>
                </w:rPr>
                <w:t xml:space="preserve">Level substantial, plus one of the alternatives listed in points (a) to </w:t>
              </w:r>
              <w:r w:rsidRPr="00A85F5F">
                <w:rPr>
                  <w:rFonts w:ascii="Arial" w:hAnsi="Arial" w:cs="Arial"/>
                  <w:sz w:val="20"/>
                  <w:szCs w:val="20"/>
                </w:rPr>
                <w:t xml:space="preserve">(c) has to be met: </w:t>
              </w:r>
            </w:ins>
          </w:p>
          <w:p w14:paraId="0B1045CF" w14:textId="77777777" w:rsidR="00A85F5F" w:rsidRPr="00A85F5F" w:rsidRDefault="00A85F5F">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ins w:id="4100" w:author="Sahin, Burak" w:date="2017-03-31T10:09:00Z"/>
                <w:rFonts w:ascii="Arial" w:eastAsia="Times New Roman" w:hAnsi="Arial" w:cs="Arial"/>
                <w:sz w:val="20"/>
                <w:szCs w:val="20"/>
                <w:rPrChange w:id="4101" w:author="Sahin, Burak" w:date="2017-03-31T10:11:00Z">
                  <w:rPr>
                    <w:ins w:id="4102" w:author="Sahin, Burak" w:date="2017-03-31T10:09:00Z"/>
                    <w:rFonts w:ascii="Arial" w:hAnsi="Arial" w:cs="Arial"/>
                    <w:sz w:val="20"/>
                    <w:szCs w:val="20"/>
                  </w:rPr>
                </w:rPrChange>
              </w:rPr>
              <w:pPrChange w:id="4103" w:author="Sahin, Burak" w:date="2017-03-31T10:11:00Z">
                <w:pPr>
                  <w:cnfStyle w:val="000000100000" w:firstRow="0" w:lastRow="0" w:firstColumn="0" w:lastColumn="0" w:oddVBand="0" w:evenVBand="0" w:oddHBand="1" w:evenHBand="0" w:firstRowFirstColumn="0" w:firstRowLastColumn="0" w:lastRowFirstColumn="0" w:lastRowLastColumn="0"/>
                </w:pPr>
              </w:pPrChange>
            </w:pPr>
            <w:ins w:id="4104" w:author="Sahin, Burak" w:date="2017-03-31T10:09:00Z">
              <w:r w:rsidRPr="00A85F5F">
                <w:rPr>
                  <w:rFonts w:ascii="Arial" w:hAnsi="Arial" w:cs="Arial"/>
                  <w:sz w:val="20"/>
                  <w:szCs w:val="20"/>
                  <w:rPrChange w:id="4105" w:author="Sahin, Burak" w:date="2017-03-31T10:11:00Z">
                    <w:rPr/>
                  </w:rPrChange>
                </w:rPr>
                <w:t xml:space="preserve">Where the person has been verified to be in possession of photo or biometric identification evidence </w:t>
              </w:r>
              <w:proofErr w:type="spellStart"/>
              <w:r w:rsidRPr="00A85F5F">
                <w:rPr>
                  <w:rFonts w:ascii="Arial" w:hAnsi="Arial" w:cs="Arial"/>
                  <w:sz w:val="20"/>
                  <w:szCs w:val="20"/>
                  <w:rPrChange w:id="4106" w:author="Sahin, Burak" w:date="2017-03-31T10:11:00Z">
                    <w:rPr/>
                  </w:rPrChange>
                </w:rPr>
                <w:t>recognised</w:t>
              </w:r>
              <w:proofErr w:type="spellEnd"/>
              <w:r w:rsidRPr="00A85F5F">
                <w:rPr>
                  <w:rFonts w:ascii="Arial" w:hAnsi="Arial" w:cs="Arial"/>
                  <w:sz w:val="20"/>
                  <w:szCs w:val="20"/>
                  <w:rPrChange w:id="4107" w:author="Sahin, Burak" w:date="2017-03-31T10:11:00Z">
                    <w:rPr/>
                  </w:rPrChange>
                </w:rPr>
                <w:t xml:space="preserve"> by the Member State in which the application for the electronic identity means is being made and that evidence represents the claimed identity, the evidence is checked to determine that it is valid according to an authoritative source; and the applicant is identified as the claimed identity through comparison of one or more physical characteristic of the person with an authoritative source; </w:t>
              </w:r>
              <w:r w:rsidRPr="00A85F5F">
                <w:rPr>
                  <w:rFonts w:ascii="Arial" w:hAnsi="Arial" w:cs="Arial"/>
                  <w:sz w:val="20"/>
                  <w:szCs w:val="20"/>
                  <w:rPrChange w:id="4108" w:author="Sahin, Burak" w:date="2017-03-31T10:11:00Z">
                    <w:rPr/>
                  </w:rPrChange>
                </w:rPr>
                <w:br/>
                <w:t xml:space="preserve">or </w:t>
              </w:r>
            </w:ins>
          </w:p>
          <w:p w14:paraId="6225976B" w14:textId="77777777" w:rsidR="00A85F5F" w:rsidRPr="00A85F5F" w:rsidRDefault="00A85F5F">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ins w:id="4109" w:author="Sahin, Burak" w:date="2017-03-31T10:09:00Z"/>
                <w:rFonts w:ascii="Arial" w:eastAsia="Times New Roman" w:hAnsi="Arial" w:cs="Arial"/>
                <w:sz w:val="20"/>
                <w:szCs w:val="20"/>
                <w:rPrChange w:id="4110" w:author="Sahin, Burak" w:date="2017-03-31T10:11:00Z">
                  <w:rPr>
                    <w:ins w:id="4111" w:author="Sahin, Burak" w:date="2017-03-31T10:09:00Z"/>
                    <w:rFonts w:ascii="Arial" w:hAnsi="Arial" w:cs="Arial"/>
                    <w:sz w:val="20"/>
                    <w:szCs w:val="20"/>
                  </w:rPr>
                </w:rPrChange>
              </w:rPr>
              <w:pPrChange w:id="4112" w:author="Sahin, Burak" w:date="2017-03-31T10:11:00Z">
                <w:pPr>
                  <w:cnfStyle w:val="000000100000" w:firstRow="0" w:lastRow="0" w:firstColumn="0" w:lastColumn="0" w:oddVBand="0" w:evenVBand="0" w:oddHBand="1" w:evenHBand="0" w:firstRowFirstColumn="0" w:firstRowLastColumn="0" w:lastRowFirstColumn="0" w:lastRowLastColumn="0"/>
                </w:pPr>
              </w:pPrChange>
            </w:pPr>
            <w:ins w:id="4113" w:author="Sahin, Burak" w:date="2017-03-31T10:09:00Z">
              <w:r w:rsidRPr="00A85F5F">
                <w:rPr>
                  <w:rFonts w:ascii="Arial" w:hAnsi="Arial" w:cs="Arial"/>
                  <w:sz w:val="20"/>
                  <w:szCs w:val="20"/>
                  <w:rPrChange w:id="4114" w:author="Sahin, Burak" w:date="2017-03-31T10:11:00Z">
                    <w:rPr/>
                  </w:rPrChange>
                </w:rPr>
                <w:t xml:space="preserve">Where procedures used previously by a public or private entity in the same Member State for a purpose other than the issuance of electronic identification means provide for an equivalent assurance to those set out in section 2.1.2 for the assurance level high, then the entity responsible for registration need not to repeat those earlier procedures, provided that such equivalent assurance is confirmed by a conformity assessment body referred to in Article 2(13) of Regulation (EC) No 765/2008 or by an equivalent body and steps are taken to demonstrate that the results of the earlier </w:t>
              </w:r>
              <w:r w:rsidRPr="00A85F5F">
                <w:rPr>
                  <w:rFonts w:ascii="Arial" w:hAnsi="Arial" w:cs="Arial"/>
                  <w:sz w:val="20"/>
                  <w:szCs w:val="20"/>
                </w:rPr>
                <w:t>procedures remain valid;</w:t>
              </w:r>
              <w:r w:rsidRPr="00A85F5F">
                <w:rPr>
                  <w:rFonts w:ascii="Arial" w:hAnsi="Arial" w:cs="Arial"/>
                  <w:sz w:val="20"/>
                  <w:szCs w:val="20"/>
                </w:rPr>
                <w:br/>
                <w:t>or</w:t>
              </w:r>
            </w:ins>
          </w:p>
          <w:p w14:paraId="22B2BE1A" w14:textId="77777777" w:rsidR="00A85F5F" w:rsidRPr="00A85F5F" w:rsidRDefault="00A85F5F">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ins w:id="4115" w:author="Sahin, Burak" w:date="2017-03-31T10:09:00Z"/>
                <w:rFonts w:ascii="Arial" w:eastAsia="Times New Roman" w:hAnsi="Arial" w:cs="Arial"/>
                <w:sz w:val="20"/>
                <w:szCs w:val="20"/>
                <w:rPrChange w:id="4116" w:author="Sahin, Burak" w:date="2017-03-31T10:11:00Z">
                  <w:rPr>
                    <w:ins w:id="4117" w:author="Sahin, Burak" w:date="2017-03-31T10:09:00Z"/>
                    <w:rFonts w:ascii="Arial" w:hAnsi="Arial" w:cs="Arial"/>
                    <w:sz w:val="20"/>
                    <w:szCs w:val="20"/>
                  </w:rPr>
                </w:rPrChange>
              </w:rPr>
              <w:pPrChange w:id="4118" w:author="Sahin, Burak" w:date="2017-03-31T10:11:00Z">
                <w:pPr>
                  <w:cnfStyle w:val="000000100000" w:firstRow="0" w:lastRow="0" w:firstColumn="0" w:lastColumn="0" w:oddVBand="0" w:evenVBand="0" w:oddHBand="1" w:evenHBand="0" w:firstRowFirstColumn="0" w:firstRowLastColumn="0" w:lastRowFirstColumn="0" w:lastRowLastColumn="0"/>
                </w:pPr>
              </w:pPrChange>
            </w:pPr>
            <w:ins w:id="4119" w:author="Sahin, Burak" w:date="2017-03-31T10:09:00Z">
              <w:r w:rsidRPr="00A85F5F">
                <w:rPr>
                  <w:rFonts w:ascii="Arial" w:hAnsi="Arial" w:cs="Arial"/>
                  <w:sz w:val="20"/>
                  <w:szCs w:val="20"/>
                  <w:rPrChange w:id="4120" w:author="Sahin, Burak" w:date="2017-03-31T10:11:00Z">
                    <w:rPr/>
                  </w:rPrChange>
                </w:rPr>
                <w:t xml:space="preserve">Where electronic identification means are issued on the basis of a valid notified electronic identification means having the assurance level high, and taking into account the risks of a change in the person identification data, it is not required to repeat the identity proofing and verification processes. Where the electronic identification means serving as the basis has not been notified, the assurance level high must be confirmed by a conformity assessment body referred to in Article 2(13) of Regulation (EC) No 765/2008 or by an </w:t>
              </w:r>
              <w:r w:rsidRPr="00A85F5F">
                <w:rPr>
                  <w:rFonts w:ascii="Arial" w:hAnsi="Arial" w:cs="Arial"/>
                  <w:sz w:val="20"/>
                  <w:szCs w:val="20"/>
                  <w:rPrChange w:id="4121" w:author="Sahin, Burak" w:date="2017-03-31T10:11:00Z">
                    <w:rPr/>
                  </w:rPrChange>
                </w:rPr>
                <w:lastRenderedPageBreak/>
                <w:t>equivalent body and steps are taken to demonstrate that the results of this previous issuance procedure of a notified electronic identifica</w:t>
              </w:r>
              <w:r w:rsidRPr="00A85F5F">
                <w:rPr>
                  <w:rFonts w:ascii="Arial" w:hAnsi="Arial" w:cs="Arial"/>
                  <w:sz w:val="20"/>
                  <w:szCs w:val="20"/>
                </w:rPr>
                <w:t>tion means remain valid.</w:t>
              </w:r>
              <w:r w:rsidRPr="00A85F5F">
                <w:rPr>
                  <w:rFonts w:ascii="Arial" w:hAnsi="Arial" w:cs="Arial"/>
                  <w:sz w:val="20"/>
                  <w:szCs w:val="20"/>
                </w:rPr>
                <w:br/>
                <w:t xml:space="preserve">OR </w:t>
              </w:r>
            </w:ins>
          </w:p>
          <w:p w14:paraId="70135CC6" w14:textId="3B5E10AE" w:rsidR="00A85F5F" w:rsidRPr="00A85F5F" w:rsidRDefault="00A85F5F">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ins w:id="4122" w:author="Sahin, Burak" w:date="2017-03-31T10:06:00Z"/>
                <w:rFonts w:ascii="Arial" w:eastAsia="Times New Roman" w:hAnsi="Arial" w:cs="Arial"/>
                <w:sz w:val="20"/>
                <w:szCs w:val="20"/>
                <w:rPrChange w:id="4123" w:author="Sahin, Burak" w:date="2017-03-31T10:11:00Z">
                  <w:rPr>
                    <w:ins w:id="4124" w:author="Sahin, Burak" w:date="2017-03-31T10:06:00Z"/>
                  </w:rPr>
                </w:rPrChange>
              </w:rPr>
              <w:pPrChange w:id="4125" w:author="Sahin, Burak" w:date="2017-03-31T10:12:00Z">
                <w:pPr>
                  <w:cnfStyle w:val="000000100000" w:firstRow="0" w:lastRow="0" w:firstColumn="0" w:lastColumn="0" w:oddVBand="0" w:evenVBand="0" w:oddHBand="1" w:evenHBand="0" w:firstRowFirstColumn="0" w:firstRowLastColumn="0" w:lastRowFirstColumn="0" w:lastRowLastColumn="0"/>
                </w:pPr>
              </w:pPrChange>
            </w:pPr>
            <w:ins w:id="4126" w:author="Sahin, Burak" w:date="2017-03-31T10:09:00Z">
              <w:r w:rsidRPr="00A85F5F">
                <w:rPr>
                  <w:rFonts w:ascii="Arial" w:hAnsi="Arial" w:cs="Arial"/>
                  <w:sz w:val="20"/>
                  <w:szCs w:val="20"/>
                  <w:rPrChange w:id="4127" w:author="Sahin, Burak" w:date="2017-03-31T10:11:00Z">
                    <w:rPr/>
                  </w:rPrChange>
                </w:rPr>
                <w:t xml:space="preserve">Where the applicant does not present any </w:t>
              </w:r>
              <w:proofErr w:type="spellStart"/>
              <w:r w:rsidRPr="00A85F5F">
                <w:rPr>
                  <w:rFonts w:ascii="Arial" w:hAnsi="Arial" w:cs="Arial"/>
                  <w:sz w:val="20"/>
                  <w:szCs w:val="20"/>
                  <w:rPrChange w:id="4128" w:author="Sahin, Burak" w:date="2017-03-31T10:11:00Z">
                    <w:rPr/>
                  </w:rPrChange>
                </w:rPr>
                <w:t>recognised</w:t>
              </w:r>
              <w:proofErr w:type="spellEnd"/>
              <w:r w:rsidRPr="00A85F5F">
                <w:rPr>
                  <w:rFonts w:ascii="Arial" w:hAnsi="Arial" w:cs="Arial"/>
                  <w:sz w:val="20"/>
                  <w:szCs w:val="20"/>
                  <w:rPrChange w:id="4129" w:author="Sahin, Burak" w:date="2017-03-31T10:11:00Z">
                    <w:rPr/>
                  </w:rPrChange>
                </w:rPr>
                <w:t xml:space="preserve"> photo or biometric identification evidence, the very same procedures used at the national level in the Member State of the entity responsible for registration to obtain such </w:t>
              </w:r>
              <w:proofErr w:type="spellStart"/>
              <w:r w:rsidRPr="00A85F5F">
                <w:rPr>
                  <w:rFonts w:ascii="Arial" w:hAnsi="Arial" w:cs="Arial"/>
                  <w:sz w:val="20"/>
                  <w:szCs w:val="20"/>
                  <w:rPrChange w:id="4130" w:author="Sahin, Burak" w:date="2017-03-31T10:11:00Z">
                    <w:rPr/>
                  </w:rPrChange>
                </w:rPr>
                <w:t>recognised</w:t>
              </w:r>
              <w:proofErr w:type="spellEnd"/>
              <w:r w:rsidRPr="00A85F5F">
                <w:rPr>
                  <w:rFonts w:ascii="Arial" w:hAnsi="Arial" w:cs="Arial"/>
                  <w:sz w:val="20"/>
                  <w:szCs w:val="20"/>
                  <w:rPrChange w:id="4131" w:author="Sahin, Burak" w:date="2017-03-31T10:11:00Z">
                    <w:rPr/>
                  </w:rPrChange>
                </w:rPr>
                <w:t xml:space="preserve"> photo or biometric identification evidence are applied.</w:t>
              </w:r>
            </w:ins>
          </w:p>
        </w:tc>
        <w:tc>
          <w:tcPr>
            <w:tcW w:w="1345" w:type="dxa"/>
            <w:tcPrChange w:id="4132" w:author="Sahin, Burak" w:date="2017-03-31T10:08:00Z">
              <w:tcPr>
                <w:tcW w:w="3117" w:type="dxa"/>
              </w:tcPr>
            </w:tcPrChange>
          </w:tcPr>
          <w:p w14:paraId="31DAFAC3" w14:textId="5B6537AB" w:rsidR="00A85F5F" w:rsidRDefault="00A85F5F">
            <w:pPr>
              <w:keepNext/>
              <w:cnfStyle w:val="000000100000" w:firstRow="0" w:lastRow="0" w:firstColumn="0" w:lastColumn="0" w:oddVBand="0" w:evenVBand="0" w:oddHBand="1" w:evenHBand="0" w:firstRowFirstColumn="0" w:firstRowLastColumn="0" w:lastRowFirstColumn="0" w:lastRowLastColumn="0"/>
              <w:rPr>
                <w:ins w:id="4133" w:author="Sahin, Burak" w:date="2017-03-31T10:06:00Z"/>
              </w:rPr>
              <w:pPrChange w:id="4134" w:author="Sahin, Burak" w:date="2017-03-31T10:24:00Z">
                <w:pPr>
                  <w:cnfStyle w:val="000000100000" w:firstRow="0" w:lastRow="0" w:firstColumn="0" w:lastColumn="0" w:oddVBand="0" w:evenVBand="0" w:oddHBand="1" w:evenHBand="0" w:firstRowFirstColumn="0" w:firstRowLastColumn="0" w:lastRowFirstColumn="0" w:lastRowLastColumn="0"/>
                </w:pPr>
              </w:pPrChange>
            </w:pPr>
            <w:ins w:id="4135" w:author="Sahin, Burak" w:date="2017-03-31T10:06:00Z">
              <w:r>
                <w:lastRenderedPageBreak/>
                <w:t>Superior</w:t>
              </w:r>
            </w:ins>
          </w:p>
        </w:tc>
      </w:tr>
    </w:tbl>
    <w:p w14:paraId="1E835E9C" w14:textId="5A02A908" w:rsidR="00A85F5F" w:rsidRDefault="00270D93">
      <w:pPr>
        <w:pStyle w:val="Caption"/>
        <w:jc w:val="center"/>
        <w:rPr>
          <w:ins w:id="4136" w:author="Sahin, Burak" w:date="2017-03-31T10:24:00Z"/>
        </w:rPr>
        <w:pPrChange w:id="4137" w:author="Sahin, Burak" w:date="2017-03-31T10:24:00Z">
          <w:pPr/>
        </w:pPrChange>
      </w:pPr>
      <w:bookmarkStart w:id="4138" w:name="_Ref478719253"/>
      <w:bookmarkStart w:id="4139" w:name="_Toc478731268"/>
      <w:ins w:id="4140" w:author="Sahin, Burak" w:date="2017-03-31T10:24:00Z">
        <w:r>
          <w:t xml:space="preserve">Table </w:t>
        </w:r>
        <w:r>
          <w:fldChar w:fldCharType="begin"/>
        </w:r>
        <w:r>
          <w:instrText xml:space="preserve"> SEQ Table \* ARABIC </w:instrText>
        </w:r>
      </w:ins>
      <w:r>
        <w:fldChar w:fldCharType="separate"/>
      </w:r>
      <w:ins w:id="4141" w:author="Sahin, Burak" w:date="2017-03-31T13:53:00Z">
        <w:r w:rsidR="001A448E">
          <w:rPr>
            <w:noProof/>
          </w:rPr>
          <w:t>11</w:t>
        </w:r>
      </w:ins>
      <w:ins w:id="4142" w:author="Sahin, Burak" w:date="2017-03-31T10:24:00Z">
        <w:r>
          <w:fldChar w:fldCharType="end"/>
        </w:r>
        <w:bookmarkEnd w:id="4138"/>
        <w:r>
          <w:t xml:space="preserve">: </w:t>
        </w:r>
        <w:proofErr w:type="spellStart"/>
        <w:r>
          <w:t>eIDAS</w:t>
        </w:r>
        <w:proofErr w:type="spellEnd"/>
        <w:r>
          <w:t xml:space="preserve"> Levels Mapped to Strengths</w:t>
        </w:r>
        <w:bookmarkEnd w:id="4139"/>
      </w:ins>
    </w:p>
    <w:p w14:paraId="4A1628D8" w14:textId="670D0563" w:rsidR="00270D93" w:rsidRDefault="00270D93" w:rsidP="00270D93">
      <w:pPr>
        <w:rPr>
          <w:ins w:id="4143" w:author="Sahin, Burak" w:date="2017-03-31T10:24:00Z"/>
        </w:rPr>
      </w:pPr>
      <w:ins w:id="4144" w:author="Sahin, Burak" w:date="2017-03-31T10:24:00Z">
        <w:r>
          <w:t>The Pan-Canadian Trust Framework (PCTF) is another example of a collaborative approach, designed to serve as a Canadian guideline for the minimum requirements for establishing an identity, and improve interoperability and manage identity risk across jurisdictions, provinces, and territories within Canada</w:t>
        </w:r>
      </w:ins>
      <w:ins w:id="4145" w:author="Sahin, Burak" w:date="2017-03-31T10:26:00Z">
        <w:r>
          <w:rPr>
            <w:rStyle w:val="FootnoteReference"/>
          </w:rPr>
          <w:footnoteReference w:id="6"/>
        </w:r>
      </w:ins>
      <w:ins w:id="4152" w:author="Sahin, Burak" w:date="2017-03-31T10:24:00Z">
        <w:r>
          <w:t>. The PCTF is designed around four Identity Assurance Levels (4 – Very high confidence that an individual is who he or she claims to be; 3 – High confidence; 2 – Some confidence; 1 – Little confidence). Requirements to establish an identity assurance level under the PCTF include the following, which are also rated from Levels 1-4:</w:t>
        </w:r>
      </w:ins>
    </w:p>
    <w:p w14:paraId="4F29B332" w14:textId="77777777" w:rsidR="00270D93" w:rsidRDefault="00270D93" w:rsidP="00270D93">
      <w:pPr>
        <w:pStyle w:val="ListParagraph"/>
        <w:numPr>
          <w:ilvl w:val="0"/>
          <w:numId w:val="36"/>
        </w:numPr>
        <w:spacing w:after="0" w:line="240" w:lineRule="auto"/>
        <w:rPr>
          <w:ins w:id="4153" w:author="Sahin, Burak" w:date="2017-03-31T10:24:00Z"/>
        </w:rPr>
      </w:pPr>
      <w:ins w:id="4154" w:author="Sahin, Burak" w:date="2017-03-31T10:24:00Z">
        <w:r>
          <w:t>Uniqueness.</w:t>
        </w:r>
      </w:ins>
    </w:p>
    <w:p w14:paraId="0DCC5F02" w14:textId="77777777" w:rsidR="00270D93" w:rsidRDefault="00270D93" w:rsidP="00270D93">
      <w:pPr>
        <w:pStyle w:val="ListParagraph"/>
        <w:numPr>
          <w:ilvl w:val="0"/>
          <w:numId w:val="36"/>
        </w:numPr>
        <w:spacing w:after="0" w:line="240" w:lineRule="auto"/>
        <w:rPr>
          <w:ins w:id="4155" w:author="Sahin, Burak" w:date="2017-03-31T10:24:00Z"/>
        </w:rPr>
      </w:pPr>
      <w:ins w:id="4156" w:author="Sahin, Burak" w:date="2017-03-31T10:24:00Z">
        <w:r>
          <w:t>Evidence of identity</w:t>
        </w:r>
      </w:ins>
    </w:p>
    <w:p w14:paraId="74657B08" w14:textId="77777777" w:rsidR="00270D93" w:rsidRDefault="00270D93" w:rsidP="00270D93">
      <w:pPr>
        <w:pStyle w:val="ListParagraph"/>
        <w:numPr>
          <w:ilvl w:val="0"/>
          <w:numId w:val="36"/>
        </w:numPr>
        <w:spacing w:after="0" w:line="240" w:lineRule="auto"/>
        <w:rPr>
          <w:ins w:id="4157" w:author="Sahin, Burak" w:date="2017-03-31T10:24:00Z"/>
        </w:rPr>
      </w:pPr>
      <w:ins w:id="4158" w:author="Sahin, Burak" w:date="2017-03-31T10:24:00Z">
        <w:r>
          <w:t>Accuracy of identity information</w:t>
        </w:r>
      </w:ins>
    </w:p>
    <w:p w14:paraId="5E00A168" w14:textId="26972FE8" w:rsidR="00270D93" w:rsidRDefault="00270D93" w:rsidP="00270D93">
      <w:pPr>
        <w:pStyle w:val="ListParagraph"/>
        <w:numPr>
          <w:ilvl w:val="0"/>
          <w:numId w:val="36"/>
        </w:numPr>
        <w:spacing w:after="0" w:line="240" w:lineRule="auto"/>
        <w:rPr>
          <w:ins w:id="4159" w:author="Sahin, Burak" w:date="2017-03-31T10:32:00Z"/>
        </w:rPr>
      </w:pPr>
      <w:ins w:id="4160" w:author="Sahin, Burak" w:date="2017-03-31T10:24:00Z">
        <w:r>
          <w:t>Linkage of identity information to the individual</w:t>
        </w:r>
      </w:ins>
    </w:p>
    <w:p w14:paraId="11158FB5" w14:textId="77777777" w:rsidR="00270D93" w:rsidRDefault="00270D93">
      <w:pPr>
        <w:spacing w:after="0" w:line="240" w:lineRule="auto"/>
        <w:ind w:left="720"/>
        <w:rPr>
          <w:ins w:id="4161" w:author="Sahin, Burak" w:date="2017-03-31T10:32:00Z"/>
        </w:rPr>
        <w:pPrChange w:id="4162" w:author="Sahin, Burak" w:date="2017-03-31T10:32:00Z">
          <w:pPr>
            <w:pStyle w:val="ListParagraph"/>
            <w:numPr>
              <w:numId w:val="36"/>
            </w:numPr>
            <w:spacing w:after="0" w:line="240" w:lineRule="auto"/>
            <w:ind w:hanging="360"/>
          </w:pPr>
        </w:pPrChange>
      </w:pPr>
    </w:p>
    <w:p w14:paraId="003FBBD3" w14:textId="52D1B15A" w:rsidR="00270D93" w:rsidRDefault="00A009CD">
      <w:pPr>
        <w:spacing w:after="0" w:line="240" w:lineRule="auto"/>
        <w:rPr>
          <w:ins w:id="4163" w:author="Sahin, Burak" w:date="2017-03-31T10:32:00Z"/>
        </w:rPr>
        <w:pPrChange w:id="4164" w:author="Sahin, Burak" w:date="2017-03-31T10:32:00Z">
          <w:pPr>
            <w:pStyle w:val="ListParagraph"/>
            <w:numPr>
              <w:numId w:val="36"/>
            </w:numPr>
            <w:spacing w:after="0" w:line="240" w:lineRule="auto"/>
            <w:ind w:hanging="360"/>
          </w:pPr>
        </w:pPrChange>
      </w:pPr>
      <w:ins w:id="4165" w:author="Sahin, Burak" w:date="2017-03-31T10:32:00Z">
        <w:r>
          <w:t xml:space="preserve">A similar mapping to that provided for </w:t>
        </w:r>
        <w:proofErr w:type="spellStart"/>
        <w:r>
          <w:t>eIDAS</w:t>
        </w:r>
        <w:proofErr w:type="spellEnd"/>
        <w:r>
          <w:t xml:space="preserve"> can be leveraged by CSP’s for PCTF:</w:t>
        </w:r>
      </w:ins>
    </w:p>
    <w:p w14:paraId="46FC2985" w14:textId="77777777" w:rsidR="00A009CD" w:rsidRDefault="00A009CD">
      <w:pPr>
        <w:spacing w:after="0" w:line="240" w:lineRule="auto"/>
        <w:rPr>
          <w:ins w:id="4166" w:author="Sahin, Burak" w:date="2017-03-31T10:24:00Z"/>
        </w:rPr>
        <w:pPrChange w:id="4167" w:author="Sahin, Burak" w:date="2017-03-31T10:32:00Z">
          <w:pPr>
            <w:pStyle w:val="ListParagraph"/>
            <w:numPr>
              <w:numId w:val="36"/>
            </w:numPr>
            <w:spacing w:after="0" w:line="240" w:lineRule="auto"/>
            <w:ind w:hanging="360"/>
          </w:pPr>
        </w:pPrChange>
      </w:pPr>
    </w:p>
    <w:tbl>
      <w:tblPr>
        <w:tblStyle w:val="GridTable41"/>
        <w:tblW w:w="0" w:type="auto"/>
        <w:tblLook w:val="04A0" w:firstRow="1" w:lastRow="0" w:firstColumn="1" w:lastColumn="0" w:noHBand="0" w:noVBand="1"/>
        <w:tblPrChange w:id="4168" w:author="Sahin, Burak" w:date="2017-03-31T10:38:00Z">
          <w:tblPr>
            <w:tblStyle w:val="GridTable41"/>
            <w:tblW w:w="0" w:type="auto"/>
            <w:tblLook w:val="04A0" w:firstRow="1" w:lastRow="0" w:firstColumn="1" w:lastColumn="0" w:noHBand="0" w:noVBand="1"/>
          </w:tblPr>
        </w:tblPrChange>
      </w:tblPr>
      <w:tblGrid>
        <w:gridCol w:w="1281"/>
        <w:gridCol w:w="1684"/>
        <w:gridCol w:w="5235"/>
        <w:gridCol w:w="1150"/>
        <w:tblGridChange w:id="4169">
          <w:tblGrid>
            <w:gridCol w:w="1345"/>
            <w:gridCol w:w="6660"/>
            <w:gridCol w:w="6660"/>
            <w:gridCol w:w="1345"/>
          </w:tblGrid>
        </w:tblGridChange>
      </w:tblGrid>
      <w:tr w:rsidR="00A009CD" w14:paraId="56BC05D9" w14:textId="77777777" w:rsidTr="00A009CD">
        <w:trPr>
          <w:cnfStyle w:val="100000000000" w:firstRow="1" w:lastRow="0" w:firstColumn="0" w:lastColumn="0" w:oddVBand="0" w:evenVBand="0" w:oddHBand="0" w:evenHBand="0" w:firstRowFirstColumn="0" w:firstRowLastColumn="0" w:lastRowFirstColumn="0" w:lastRowLastColumn="0"/>
          <w:ins w:id="4170" w:author="Sahin, Burak" w:date="2017-03-31T10:33:00Z"/>
        </w:trPr>
        <w:tc>
          <w:tcPr>
            <w:cnfStyle w:val="001000000000" w:firstRow="0" w:lastRow="0" w:firstColumn="1" w:lastColumn="0" w:oddVBand="0" w:evenVBand="0" w:oddHBand="0" w:evenHBand="0" w:firstRowFirstColumn="0" w:firstRowLastColumn="0" w:lastRowFirstColumn="0" w:lastRowLastColumn="0"/>
            <w:tcW w:w="1281" w:type="dxa"/>
            <w:tcPrChange w:id="4171" w:author="Sahin, Burak" w:date="2017-03-31T10:38:00Z">
              <w:tcPr>
                <w:tcW w:w="1345" w:type="dxa"/>
              </w:tcPr>
            </w:tcPrChange>
          </w:tcPr>
          <w:p w14:paraId="1ADF85C0" w14:textId="27195514" w:rsidR="00A009CD" w:rsidRDefault="00A009CD" w:rsidP="00A009CD">
            <w:pPr>
              <w:cnfStyle w:val="101000000000" w:firstRow="1" w:lastRow="0" w:firstColumn="1" w:lastColumn="0" w:oddVBand="0" w:evenVBand="0" w:oddHBand="0" w:evenHBand="0" w:firstRowFirstColumn="0" w:firstRowLastColumn="0" w:lastRowFirstColumn="0" w:lastRowLastColumn="0"/>
              <w:rPr>
                <w:ins w:id="4172" w:author="Sahin, Burak" w:date="2017-03-31T10:33:00Z"/>
              </w:rPr>
            </w:pPr>
            <w:ins w:id="4173" w:author="Sahin, Burak" w:date="2017-03-31T10:33:00Z">
              <w:r>
                <w:t>PCTF Confidence Level</w:t>
              </w:r>
            </w:ins>
          </w:p>
        </w:tc>
        <w:tc>
          <w:tcPr>
            <w:tcW w:w="1684" w:type="dxa"/>
            <w:tcPrChange w:id="4174" w:author="Sahin, Burak" w:date="2017-03-31T10:38:00Z">
              <w:tcPr>
                <w:tcW w:w="6660" w:type="dxa"/>
              </w:tcPr>
            </w:tcPrChange>
          </w:tcPr>
          <w:p w14:paraId="2CE9CC1B" w14:textId="557D46C7" w:rsidR="00A009CD" w:rsidRDefault="00A009CD" w:rsidP="00E87AC5">
            <w:pPr>
              <w:cnfStyle w:val="100000000000" w:firstRow="1" w:lastRow="0" w:firstColumn="0" w:lastColumn="0" w:oddVBand="0" w:evenVBand="0" w:oddHBand="0" w:evenHBand="0" w:firstRowFirstColumn="0" w:firstRowLastColumn="0" w:lastRowFirstColumn="0" w:lastRowLastColumn="0"/>
              <w:rPr>
                <w:ins w:id="4175" w:author="Sahin, Burak" w:date="2017-03-31T10:36:00Z"/>
              </w:rPr>
            </w:pPr>
            <w:ins w:id="4176" w:author="Sahin, Burak" w:date="2017-03-31T10:36:00Z">
              <w:r>
                <w:t>E</w:t>
              </w:r>
            </w:ins>
            <w:ins w:id="4177" w:author="Sahin, Burak" w:date="2017-03-31T10:37:00Z">
              <w:r>
                <w:t>xpected Harm from Compromise</w:t>
              </w:r>
            </w:ins>
          </w:p>
        </w:tc>
        <w:tc>
          <w:tcPr>
            <w:tcW w:w="5235" w:type="dxa"/>
            <w:tcPrChange w:id="4178" w:author="Sahin, Burak" w:date="2017-03-31T10:38:00Z">
              <w:tcPr>
                <w:tcW w:w="6660" w:type="dxa"/>
              </w:tcPr>
            </w:tcPrChange>
          </w:tcPr>
          <w:p w14:paraId="0C1AC522" w14:textId="7620E85B" w:rsidR="00A009CD" w:rsidRDefault="00A009CD" w:rsidP="00E87AC5">
            <w:pPr>
              <w:cnfStyle w:val="100000000000" w:firstRow="1" w:lastRow="0" w:firstColumn="0" w:lastColumn="0" w:oddVBand="0" w:evenVBand="0" w:oddHBand="0" w:evenHBand="0" w:firstRowFirstColumn="0" w:firstRowLastColumn="0" w:lastRowFirstColumn="0" w:lastRowLastColumn="0"/>
              <w:rPr>
                <w:ins w:id="4179" w:author="Sahin, Burak" w:date="2017-03-31T10:33:00Z"/>
              </w:rPr>
            </w:pPr>
            <w:ins w:id="4180" w:author="Sahin, Burak" w:date="2017-03-31T10:33:00Z">
              <w:r>
                <w:t xml:space="preserve"> Requirements</w:t>
              </w:r>
            </w:ins>
          </w:p>
        </w:tc>
        <w:tc>
          <w:tcPr>
            <w:tcW w:w="1150" w:type="dxa"/>
            <w:tcPrChange w:id="4181" w:author="Sahin, Burak" w:date="2017-03-31T10:38:00Z">
              <w:tcPr>
                <w:tcW w:w="1345" w:type="dxa"/>
              </w:tcPr>
            </w:tcPrChange>
          </w:tcPr>
          <w:p w14:paraId="7A096D88" w14:textId="77777777" w:rsidR="00A009CD" w:rsidRDefault="00A009CD" w:rsidP="00E87AC5">
            <w:pPr>
              <w:cnfStyle w:val="100000000000" w:firstRow="1" w:lastRow="0" w:firstColumn="0" w:lastColumn="0" w:oddVBand="0" w:evenVBand="0" w:oddHBand="0" w:evenHBand="0" w:firstRowFirstColumn="0" w:firstRowLastColumn="0" w:lastRowFirstColumn="0" w:lastRowLastColumn="0"/>
              <w:rPr>
                <w:ins w:id="4182" w:author="Sahin, Burak" w:date="2017-03-31T10:33:00Z"/>
              </w:rPr>
            </w:pPr>
            <w:ins w:id="4183" w:author="Sahin, Burak" w:date="2017-03-31T10:33:00Z">
              <w:r>
                <w:t>SP800-63A Evidence Strength</w:t>
              </w:r>
            </w:ins>
          </w:p>
        </w:tc>
      </w:tr>
      <w:tr w:rsidR="00A009CD" w14:paraId="49681B8E" w14:textId="77777777" w:rsidTr="00A009CD">
        <w:trPr>
          <w:cnfStyle w:val="000000100000" w:firstRow="0" w:lastRow="0" w:firstColumn="0" w:lastColumn="0" w:oddVBand="0" w:evenVBand="0" w:oddHBand="1" w:evenHBand="0" w:firstRowFirstColumn="0" w:firstRowLastColumn="0" w:lastRowFirstColumn="0" w:lastRowLastColumn="0"/>
          <w:ins w:id="4184" w:author="Sahin, Burak" w:date="2017-03-31T10:33:00Z"/>
        </w:trPr>
        <w:tc>
          <w:tcPr>
            <w:cnfStyle w:val="001000000000" w:firstRow="0" w:lastRow="0" w:firstColumn="1" w:lastColumn="0" w:oddVBand="0" w:evenVBand="0" w:oddHBand="0" w:evenHBand="0" w:firstRowFirstColumn="0" w:firstRowLastColumn="0" w:lastRowFirstColumn="0" w:lastRowLastColumn="0"/>
            <w:tcW w:w="1281" w:type="dxa"/>
            <w:tcPrChange w:id="4185" w:author="Sahin, Burak" w:date="2017-03-31T10:38:00Z">
              <w:tcPr>
                <w:tcW w:w="1345" w:type="dxa"/>
              </w:tcPr>
            </w:tcPrChange>
          </w:tcPr>
          <w:p w14:paraId="06393106" w14:textId="162CEEDA" w:rsidR="00A009CD" w:rsidRDefault="00A009CD" w:rsidP="00E87AC5">
            <w:pPr>
              <w:cnfStyle w:val="001000100000" w:firstRow="0" w:lastRow="0" w:firstColumn="1" w:lastColumn="0" w:oddVBand="0" w:evenVBand="0" w:oddHBand="1" w:evenHBand="0" w:firstRowFirstColumn="0" w:firstRowLastColumn="0" w:lastRowFirstColumn="0" w:lastRowLastColumn="0"/>
              <w:rPr>
                <w:ins w:id="4186" w:author="Sahin, Burak" w:date="2017-03-31T10:33:00Z"/>
              </w:rPr>
            </w:pPr>
            <w:ins w:id="4187" w:author="Sahin, Burak" w:date="2017-03-31T10:33:00Z">
              <w:r>
                <w:t>Some</w:t>
              </w:r>
            </w:ins>
          </w:p>
        </w:tc>
        <w:tc>
          <w:tcPr>
            <w:tcW w:w="1684" w:type="dxa"/>
            <w:tcPrChange w:id="4188" w:author="Sahin, Burak" w:date="2017-03-31T10:38:00Z">
              <w:tcPr>
                <w:tcW w:w="6660" w:type="dxa"/>
              </w:tcPr>
            </w:tcPrChange>
          </w:tcPr>
          <w:p w14:paraId="0437DD35" w14:textId="25E11E20" w:rsidR="00A009CD" w:rsidRPr="00A85F5F" w:rsidRDefault="00A009CD">
            <w:pPr>
              <w:cnfStyle w:val="000000100000" w:firstRow="0" w:lastRow="0" w:firstColumn="0" w:lastColumn="0" w:oddVBand="0" w:evenVBand="0" w:oddHBand="1" w:evenHBand="0" w:firstRowFirstColumn="0" w:firstRowLastColumn="0" w:lastRowFirstColumn="0" w:lastRowLastColumn="0"/>
              <w:rPr>
                <w:ins w:id="4189" w:author="Sahin, Burak" w:date="2017-03-31T10:36:00Z"/>
              </w:rPr>
              <w:pPrChange w:id="4190" w:author="Sahin, Burak" w:date="2017-03-31T10:37:00Z">
                <w:pPr>
                  <w:pStyle w:val="ListParagraph"/>
                  <w:numPr>
                    <w:numId w:val="33"/>
                  </w:numPr>
                  <w:ind w:hanging="360"/>
                  <w:cnfStyle w:val="000000100000" w:firstRow="0" w:lastRow="0" w:firstColumn="0" w:lastColumn="0" w:oddVBand="0" w:evenVBand="0" w:oddHBand="1" w:evenHBand="0" w:firstRowFirstColumn="0" w:firstRowLastColumn="0" w:lastRowFirstColumn="0" w:lastRowLastColumn="0"/>
                </w:pPr>
              </w:pPrChange>
            </w:pPr>
            <w:ins w:id="4191" w:author="Sahin, Burak" w:date="2017-03-31T10:37:00Z">
              <w:r>
                <w:t>Minimal to Moderate</w:t>
              </w:r>
            </w:ins>
          </w:p>
        </w:tc>
        <w:tc>
          <w:tcPr>
            <w:tcW w:w="5235" w:type="dxa"/>
            <w:tcPrChange w:id="4192" w:author="Sahin, Burak" w:date="2017-03-31T10:38:00Z">
              <w:tcPr>
                <w:tcW w:w="6660" w:type="dxa"/>
              </w:tcPr>
            </w:tcPrChange>
          </w:tcPr>
          <w:p w14:paraId="677EE317" w14:textId="77777777" w:rsidR="00A009CD" w:rsidRPr="00A009CD" w:rsidRDefault="00A009CD">
            <w:pPr>
              <w:cnfStyle w:val="000000100000" w:firstRow="0" w:lastRow="0" w:firstColumn="0" w:lastColumn="0" w:oddVBand="0" w:evenVBand="0" w:oddHBand="1" w:evenHBand="0" w:firstRowFirstColumn="0" w:firstRowLastColumn="0" w:lastRowFirstColumn="0" w:lastRowLastColumn="0"/>
              <w:rPr>
                <w:ins w:id="4193" w:author="Sahin, Burak" w:date="2017-03-31T10:40:00Z"/>
                <w:b/>
                <w:rPrChange w:id="4194" w:author="Sahin, Burak" w:date="2017-03-31T10:40:00Z">
                  <w:rPr>
                    <w:ins w:id="4195" w:author="Sahin, Burak" w:date="2017-03-31T10:40:00Z"/>
                  </w:rPr>
                </w:rPrChange>
              </w:rPr>
              <w:pPrChange w:id="4196" w:author="Sahin, Burak" w:date="2017-03-31T10:38:00Z">
                <w:pPr>
                  <w:pStyle w:val="ListParagraph"/>
                  <w:numPr>
                    <w:numId w:val="33"/>
                  </w:numPr>
                  <w:ind w:hanging="360"/>
                  <w:cnfStyle w:val="000000100000" w:firstRow="0" w:lastRow="0" w:firstColumn="0" w:lastColumn="0" w:oddVBand="0" w:evenVBand="0" w:oddHBand="1" w:evenHBand="0" w:firstRowFirstColumn="0" w:firstRowLastColumn="0" w:lastRowFirstColumn="0" w:lastRowLastColumn="0"/>
                </w:pPr>
              </w:pPrChange>
            </w:pPr>
            <w:ins w:id="4197" w:author="Sahin, Burak" w:date="2017-03-31T10:40:00Z">
              <w:r w:rsidRPr="00A009CD">
                <w:rPr>
                  <w:b/>
                  <w:rPrChange w:id="4198" w:author="Sahin, Burak" w:date="2017-03-31T10:40:00Z">
                    <w:rPr/>
                  </w:rPrChange>
                </w:rPr>
                <w:t>Uniqueness:</w:t>
              </w:r>
            </w:ins>
          </w:p>
          <w:p w14:paraId="5EF00697" w14:textId="232311E5" w:rsidR="00A009CD" w:rsidRDefault="00A009CD">
            <w:pPr>
              <w:cnfStyle w:val="000000100000" w:firstRow="0" w:lastRow="0" w:firstColumn="0" w:lastColumn="0" w:oddVBand="0" w:evenVBand="0" w:oddHBand="1" w:evenHBand="0" w:firstRowFirstColumn="0" w:firstRowLastColumn="0" w:lastRowFirstColumn="0" w:lastRowLastColumn="0"/>
              <w:rPr>
                <w:ins w:id="4199" w:author="Sahin, Burak" w:date="2017-03-31T10:40:00Z"/>
              </w:rPr>
              <w:pPrChange w:id="4200" w:author="Sahin, Burak" w:date="2017-03-31T10:38:00Z">
                <w:pPr>
                  <w:pStyle w:val="ListParagraph"/>
                  <w:numPr>
                    <w:numId w:val="33"/>
                  </w:numPr>
                  <w:ind w:hanging="360"/>
                  <w:cnfStyle w:val="000000100000" w:firstRow="0" w:lastRow="0" w:firstColumn="0" w:lastColumn="0" w:oddVBand="0" w:evenVBand="0" w:oddHBand="1" w:evenHBand="0" w:firstRowFirstColumn="0" w:firstRowLastColumn="0" w:lastRowFirstColumn="0" w:lastRowLastColumn="0"/>
                </w:pPr>
              </w:pPrChange>
            </w:pPr>
            <w:ins w:id="4201" w:author="Sahin, Burak" w:date="2017-03-31T10:41:00Z">
              <w:r>
                <w:t>Define identity information</w:t>
              </w:r>
              <w:r>
                <w:br/>
                <w:t>Define context</w:t>
              </w:r>
            </w:ins>
          </w:p>
          <w:p w14:paraId="2E336524" w14:textId="77777777" w:rsidR="00A009CD" w:rsidRPr="00A009CD" w:rsidRDefault="00A009CD">
            <w:pPr>
              <w:cnfStyle w:val="000000100000" w:firstRow="0" w:lastRow="0" w:firstColumn="0" w:lastColumn="0" w:oddVBand="0" w:evenVBand="0" w:oddHBand="1" w:evenHBand="0" w:firstRowFirstColumn="0" w:firstRowLastColumn="0" w:lastRowFirstColumn="0" w:lastRowLastColumn="0"/>
              <w:rPr>
                <w:ins w:id="4202" w:author="Sahin, Burak" w:date="2017-03-31T10:40:00Z"/>
                <w:b/>
                <w:rPrChange w:id="4203" w:author="Sahin, Burak" w:date="2017-03-31T10:40:00Z">
                  <w:rPr>
                    <w:ins w:id="4204" w:author="Sahin, Burak" w:date="2017-03-31T10:40:00Z"/>
                  </w:rPr>
                </w:rPrChange>
              </w:rPr>
              <w:pPrChange w:id="4205" w:author="Sahin, Burak" w:date="2017-03-31T10:38:00Z">
                <w:pPr>
                  <w:pStyle w:val="ListParagraph"/>
                  <w:numPr>
                    <w:numId w:val="33"/>
                  </w:numPr>
                  <w:ind w:hanging="360"/>
                  <w:cnfStyle w:val="000000100000" w:firstRow="0" w:lastRow="0" w:firstColumn="0" w:lastColumn="0" w:oddVBand="0" w:evenVBand="0" w:oddHBand="1" w:evenHBand="0" w:firstRowFirstColumn="0" w:firstRowLastColumn="0" w:lastRowFirstColumn="0" w:lastRowLastColumn="0"/>
                </w:pPr>
              </w:pPrChange>
            </w:pPr>
            <w:ins w:id="4206" w:author="Sahin, Burak" w:date="2017-03-31T10:40:00Z">
              <w:r w:rsidRPr="00A009CD">
                <w:rPr>
                  <w:b/>
                  <w:rPrChange w:id="4207" w:author="Sahin, Burak" w:date="2017-03-31T10:40:00Z">
                    <w:rPr/>
                  </w:rPrChange>
                </w:rPr>
                <w:t>Evidence of Identity:</w:t>
              </w:r>
            </w:ins>
          </w:p>
          <w:p w14:paraId="3939C372" w14:textId="51D68841" w:rsidR="00A009CD" w:rsidRDefault="00032B89">
            <w:pPr>
              <w:cnfStyle w:val="000000100000" w:firstRow="0" w:lastRow="0" w:firstColumn="0" w:lastColumn="0" w:oddVBand="0" w:evenVBand="0" w:oddHBand="1" w:evenHBand="0" w:firstRowFirstColumn="0" w:firstRowLastColumn="0" w:lastRowFirstColumn="0" w:lastRowLastColumn="0"/>
              <w:rPr>
                <w:ins w:id="4208" w:author="Sahin, Burak" w:date="2017-03-31T10:40:00Z"/>
              </w:rPr>
              <w:pPrChange w:id="4209" w:author="Sahin, Burak" w:date="2017-03-31T10:38:00Z">
                <w:pPr>
                  <w:pStyle w:val="ListParagraph"/>
                  <w:numPr>
                    <w:numId w:val="33"/>
                  </w:numPr>
                  <w:ind w:hanging="360"/>
                  <w:cnfStyle w:val="000000100000" w:firstRow="0" w:lastRow="0" w:firstColumn="0" w:lastColumn="0" w:oddVBand="0" w:evenVBand="0" w:oddHBand="1" w:evenHBand="0" w:firstRowFirstColumn="0" w:firstRowLastColumn="0" w:lastRowFirstColumn="0" w:lastRowLastColumn="0"/>
                </w:pPr>
              </w:pPrChange>
            </w:pPr>
            <w:ins w:id="4210" w:author="Sahin, Burak" w:date="2017-03-31T10:42:00Z">
              <w:r>
                <w:rPr>
                  <w:rStyle w:val="Strong"/>
                </w:rPr>
                <w:t>One</w:t>
              </w:r>
              <w:r>
                <w:t xml:space="preserve"> instance of evidence of identity</w:t>
              </w:r>
            </w:ins>
          </w:p>
          <w:p w14:paraId="06E227F9" w14:textId="77777777" w:rsidR="00A009CD" w:rsidRPr="00A009CD" w:rsidRDefault="00A009CD">
            <w:pPr>
              <w:cnfStyle w:val="000000100000" w:firstRow="0" w:lastRow="0" w:firstColumn="0" w:lastColumn="0" w:oddVBand="0" w:evenVBand="0" w:oddHBand="1" w:evenHBand="0" w:firstRowFirstColumn="0" w:firstRowLastColumn="0" w:lastRowFirstColumn="0" w:lastRowLastColumn="0"/>
              <w:rPr>
                <w:ins w:id="4211" w:author="Sahin, Burak" w:date="2017-03-31T10:40:00Z"/>
                <w:b/>
                <w:rPrChange w:id="4212" w:author="Sahin, Burak" w:date="2017-03-31T10:40:00Z">
                  <w:rPr>
                    <w:ins w:id="4213" w:author="Sahin, Burak" w:date="2017-03-31T10:40:00Z"/>
                  </w:rPr>
                </w:rPrChange>
              </w:rPr>
              <w:pPrChange w:id="4214" w:author="Sahin, Burak" w:date="2017-03-31T10:38:00Z">
                <w:pPr>
                  <w:pStyle w:val="ListParagraph"/>
                  <w:numPr>
                    <w:numId w:val="33"/>
                  </w:numPr>
                  <w:ind w:hanging="360"/>
                  <w:cnfStyle w:val="000000100000" w:firstRow="0" w:lastRow="0" w:firstColumn="0" w:lastColumn="0" w:oddVBand="0" w:evenVBand="0" w:oddHBand="1" w:evenHBand="0" w:firstRowFirstColumn="0" w:firstRowLastColumn="0" w:lastRowFirstColumn="0" w:lastRowLastColumn="0"/>
                </w:pPr>
              </w:pPrChange>
            </w:pPr>
            <w:ins w:id="4215" w:author="Sahin, Burak" w:date="2017-03-31T10:40:00Z">
              <w:r w:rsidRPr="00A009CD">
                <w:rPr>
                  <w:b/>
                  <w:rPrChange w:id="4216" w:author="Sahin, Burak" w:date="2017-03-31T10:40:00Z">
                    <w:rPr/>
                  </w:rPrChange>
                </w:rPr>
                <w:t>Accuracy of Identity Information:</w:t>
              </w:r>
            </w:ins>
          </w:p>
          <w:p w14:paraId="0BEDAA49" w14:textId="77777777" w:rsidR="00032B89" w:rsidRPr="00032B89" w:rsidRDefault="00032B89">
            <w:pPr>
              <w:cnfStyle w:val="000000100000" w:firstRow="0" w:lastRow="0" w:firstColumn="0" w:lastColumn="0" w:oddVBand="0" w:evenVBand="0" w:oddHBand="1" w:evenHBand="0" w:firstRowFirstColumn="0" w:firstRowLastColumn="0" w:lastRowFirstColumn="0" w:lastRowLastColumn="0"/>
              <w:rPr>
                <w:ins w:id="4217" w:author="Sahin, Burak" w:date="2017-03-31T10:42:00Z"/>
                <w:rFonts w:eastAsia="Times New Roman" w:cs="Times New Roman"/>
                <w:rPrChange w:id="4218" w:author="Sahin, Burak" w:date="2017-03-31T10:42:00Z">
                  <w:rPr>
                    <w:ins w:id="4219" w:author="Sahin, Burak" w:date="2017-03-31T10:42:00Z"/>
                    <w:rFonts w:ascii="Times New Roman" w:eastAsia="Times New Roman" w:hAnsi="Times New Roman" w:cs="Times New Roman"/>
                    <w:sz w:val="24"/>
                    <w:szCs w:val="24"/>
                  </w:rPr>
                </w:rPrChange>
              </w:rPr>
              <w:pPrChange w:id="4220" w:author="Sahin, Burak" w:date="2017-03-31T10:42:00Z">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pPrChange>
            </w:pPr>
            <w:ins w:id="4221" w:author="Sahin, Burak" w:date="2017-03-31T10:42:00Z">
              <w:r w:rsidRPr="00032B89">
                <w:rPr>
                  <w:rFonts w:eastAsia="Times New Roman" w:cs="Times New Roman"/>
                  <w:rPrChange w:id="4222" w:author="Sahin, Burak" w:date="2017-03-31T10:42:00Z">
                    <w:rPr>
                      <w:rFonts w:ascii="Times New Roman" w:eastAsia="Times New Roman" w:hAnsi="Times New Roman" w:cs="Times New Roman"/>
                      <w:sz w:val="24"/>
                      <w:szCs w:val="24"/>
                    </w:rPr>
                  </w:rPrChange>
                </w:rPr>
                <w:t xml:space="preserve">Identity information acceptably matches assertion by an individual and evidence of identity </w:t>
              </w:r>
            </w:ins>
          </w:p>
          <w:p w14:paraId="37AA6253" w14:textId="77777777" w:rsidR="00032B89" w:rsidRPr="00032B89" w:rsidRDefault="00032B89">
            <w:pPr>
              <w:cnfStyle w:val="000000100000" w:firstRow="0" w:lastRow="0" w:firstColumn="0" w:lastColumn="0" w:oddVBand="0" w:evenVBand="0" w:oddHBand="1" w:evenHBand="0" w:firstRowFirstColumn="0" w:firstRowLastColumn="0" w:lastRowFirstColumn="0" w:lastRowLastColumn="0"/>
              <w:rPr>
                <w:ins w:id="4223" w:author="Sahin, Burak" w:date="2017-03-31T10:42:00Z"/>
                <w:rFonts w:eastAsia="Times New Roman" w:cs="Times New Roman"/>
                <w:rPrChange w:id="4224" w:author="Sahin, Burak" w:date="2017-03-31T10:42:00Z">
                  <w:rPr>
                    <w:ins w:id="4225" w:author="Sahin, Burak" w:date="2017-03-31T10:42:00Z"/>
                    <w:rFonts w:ascii="Times New Roman" w:eastAsia="Times New Roman" w:hAnsi="Times New Roman" w:cs="Times New Roman"/>
                    <w:sz w:val="24"/>
                    <w:szCs w:val="24"/>
                  </w:rPr>
                </w:rPrChange>
              </w:rPr>
              <w:pPrChange w:id="4226" w:author="Sahin, Burak" w:date="2017-03-31T10:42:00Z">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pPrChange>
            </w:pPr>
            <w:ins w:id="4227" w:author="Sahin, Burak" w:date="2017-03-31T10:42:00Z">
              <w:r w:rsidRPr="00032B89">
                <w:rPr>
                  <w:rFonts w:eastAsia="Times New Roman" w:cs="Times New Roman"/>
                  <w:b/>
                  <w:bCs/>
                  <w:rPrChange w:id="4228" w:author="Sahin, Burak" w:date="2017-03-31T10:42:00Z">
                    <w:rPr>
                      <w:rFonts w:ascii="Times New Roman" w:eastAsia="Times New Roman" w:hAnsi="Times New Roman" w:cs="Times New Roman"/>
                      <w:b/>
                      <w:bCs/>
                      <w:sz w:val="24"/>
                      <w:szCs w:val="24"/>
                    </w:rPr>
                  </w:rPrChange>
                </w:rPr>
                <w:t>and</w:t>
              </w:r>
            </w:ins>
          </w:p>
          <w:p w14:paraId="780BB82A" w14:textId="1E8ADFA6" w:rsidR="00A009CD" w:rsidRPr="006C3488" w:rsidRDefault="00032B89">
            <w:pPr>
              <w:cnfStyle w:val="000000100000" w:firstRow="0" w:lastRow="0" w:firstColumn="0" w:lastColumn="0" w:oddVBand="0" w:evenVBand="0" w:oddHBand="1" w:evenHBand="0" w:firstRowFirstColumn="0" w:firstRowLastColumn="0" w:lastRowFirstColumn="0" w:lastRowLastColumn="0"/>
              <w:rPr>
                <w:ins w:id="4229" w:author="Sahin, Burak" w:date="2017-03-31T10:40:00Z"/>
              </w:rPr>
              <w:pPrChange w:id="4230" w:author="Sahin, Burak" w:date="2017-03-31T10:42:00Z">
                <w:pPr>
                  <w:pStyle w:val="ListParagraph"/>
                  <w:numPr>
                    <w:numId w:val="33"/>
                  </w:numPr>
                  <w:ind w:hanging="360"/>
                  <w:cnfStyle w:val="000000100000" w:firstRow="0" w:lastRow="0" w:firstColumn="0" w:lastColumn="0" w:oddVBand="0" w:evenVBand="0" w:oddHBand="1" w:evenHBand="0" w:firstRowFirstColumn="0" w:firstRowLastColumn="0" w:lastRowFirstColumn="0" w:lastRowLastColumn="0"/>
                </w:pPr>
              </w:pPrChange>
            </w:pPr>
            <w:ins w:id="4231" w:author="Sahin, Burak" w:date="2017-03-31T10:42:00Z">
              <w:r w:rsidRPr="00032B89">
                <w:rPr>
                  <w:rFonts w:eastAsia="Times New Roman" w:cs="Times New Roman"/>
                  <w:rPrChange w:id="4232" w:author="Sahin, Burak" w:date="2017-03-31T10:42:00Z">
                    <w:rPr>
                      <w:rFonts w:ascii="Times New Roman" w:eastAsia="Times New Roman" w:hAnsi="Times New Roman" w:cs="Times New Roman"/>
                      <w:sz w:val="24"/>
                      <w:szCs w:val="24"/>
                    </w:rPr>
                  </w:rPrChange>
                </w:rPr>
                <w:t>Confirmation that evidence of identity originates from appropriate authority</w:t>
              </w:r>
            </w:ins>
          </w:p>
          <w:p w14:paraId="74A51598" w14:textId="77777777" w:rsidR="00A009CD" w:rsidRPr="00A009CD" w:rsidRDefault="00A009CD">
            <w:pPr>
              <w:cnfStyle w:val="000000100000" w:firstRow="0" w:lastRow="0" w:firstColumn="0" w:lastColumn="0" w:oddVBand="0" w:evenVBand="0" w:oddHBand="1" w:evenHBand="0" w:firstRowFirstColumn="0" w:firstRowLastColumn="0" w:lastRowFirstColumn="0" w:lastRowLastColumn="0"/>
              <w:rPr>
                <w:ins w:id="4233" w:author="Sahin, Burak" w:date="2017-03-31T10:40:00Z"/>
                <w:b/>
                <w:rPrChange w:id="4234" w:author="Sahin, Burak" w:date="2017-03-31T10:40:00Z">
                  <w:rPr>
                    <w:ins w:id="4235" w:author="Sahin, Burak" w:date="2017-03-31T10:40:00Z"/>
                  </w:rPr>
                </w:rPrChange>
              </w:rPr>
              <w:pPrChange w:id="4236" w:author="Sahin, Burak" w:date="2017-03-31T10:38:00Z">
                <w:pPr>
                  <w:pStyle w:val="ListParagraph"/>
                  <w:numPr>
                    <w:numId w:val="33"/>
                  </w:numPr>
                  <w:ind w:hanging="360"/>
                  <w:cnfStyle w:val="000000100000" w:firstRow="0" w:lastRow="0" w:firstColumn="0" w:lastColumn="0" w:oddVBand="0" w:evenVBand="0" w:oddHBand="1" w:evenHBand="0" w:firstRowFirstColumn="0" w:firstRowLastColumn="0" w:lastRowFirstColumn="0" w:lastRowLastColumn="0"/>
                </w:pPr>
              </w:pPrChange>
            </w:pPr>
            <w:ins w:id="4237" w:author="Sahin, Burak" w:date="2017-03-31T10:40:00Z">
              <w:r w:rsidRPr="00A009CD">
                <w:rPr>
                  <w:b/>
                  <w:rPrChange w:id="4238" w:author="Sahin, Burak" w:date="2017-03-31T10:40:00Z">
                    <w:rPr/>
                  </w:rPrChange>
                </w:rPr>
                <w:t>Linkage of Identity Information to Individual:</w:t>
              </w:r>
            </w:ins>
          </w:p>
          <w:p w14:paraId="38AB2D9C" w14:textId="1DC0C33E" w:rsidR="00A009CD" w:rsidRDefault="00032B89">
            <w:pPr>
              <w:cnfStyle w:val="000000100000" w:firstRow="0" w:lastRow="0" w:firstColumn="0" w:lastColumn="0" w:oddVBand="0" w:evenVBand="0" w:oddHBand="1" w:evenHBand="0" w:firstRowFirstColumn="0" w:firstRowLastColumn="0" w:lastRowFirstColumn="0" w:lastRowLastColumn="0"/>
              <w:rPr>
                <w:ins w:id="4239" w:author="Sahin, Burak" w:date="2017-03-31T10:33:00Z"/>
              </w:rPr>
              <w:pPrChange w:id="4240" w:author="Sahin, Burak" w:date="2017-03-31T10:38:00Z">
                <w:pPr>
                  <w:pStyle w:val="ListParagraph"/>
                  <w:numPr>
                    <w:numId w:val="33"/>
                  </w:numPr>
                  <w:ind w:hanging="360"/>
                  <w:cnfStyle w:val="000000100000" w:firstRow="0" w:lastRow="0" w:firstColumn="0" w:lastColumn="0" w:oddVBand="0" w:evenVBand="0" w:oddHBand="1" w:evenHBand="0" w:firstRowFirstColumn="0" w:firstRowLastColumn="0" w:lastRowFirstColumn="0" w:lastRowLastColumn="0"/>
                </w:pPr>
              </w:pPrChange>
            </w:pPr>
            <w:ins w:id="4241" w:author="Sahin, Burak" w:date="2017-03-31T10:43:00Z">
              <w:r>
                <w:t>No requirement</w:t>
              </w:r>
            </w:ins>
          </w:p>
        </w:tc>
        <w:tc>
          <w:tcPr>
            <w:tcW w:w="1150" w:type="dxa"/>
            <w:tcPrChange w:id="4242" w:author="Sahin, Burak" w:date="2017-03-31T10:38:00Z">
              <w:tcPr>
                <w:tcW w:w="1345" w:type="dxa"/>
              </w:tcPr>
            </w:tcPrChange>
          </w:tcPr>
          <w:p w14:paraId="1A0192C4" w14:textId="77777777" w:rsidR="00A009CD" w:rsidRDefault="00A009CD" w:rsidP="00E87AC5">
            <w:pPr>
              <w:cnfStyle w:val="000000100000" w:firstRow="0" w:lastRow="0" w:firstColumn="0" w:lastColumn="0" w:oddVBand="0" w:evenVBand="0" w:oddHBand="1" w:evenHBand="0" w:firstRowFirstColumn="0" w:firstRowLastColumn="0" w:lastRowFirstColumn="0" w:lastRowLastColumn="0"/>
              <w:rPr>
                <w:ins w:id="4243" w:author="Sahin, Burak" w:date="2017-03-31T10:33:00Z"/>
              </w:rPr>
            </w:pPr>
            <w:ins w:id="4244" w:author="Sahin, Burak" w:date="2017-03-31T10:33:00Z">
              <w:r>
                <w:t>Fair</w:t>
              </w:r>
            </w:ins>
          </w:p>
        </w:tc>
      </w:tr>
      <w:tr w:rsidR="00A009CD" w14:paraId="0DC426E4" w14:textId="77777777" w:rsidTr="00A009CD">
        <w:trPr>
          <w:ins w:id="4245" w:author="Sahin, Burak" w:date="2017-03-31T10:33:00Z"/>
        </w:trPr>
        <w:tc>
          <w:tcPr>
            <w:cnfStyle w:val="001000000000" w:firstRow="0" w:lastRow="0" w:firstColumn="1" w:lastColumn="0" w:oddVBand="0" w:evenVBand="0" w:oddHBand="0" w:evenHBand="0" w:firstRowFirstColumn="0" w:firstRowLastColumn="0" w:lastRowFirstColumn="0" w:lastRowLastColumn="0"/>
            <w:tcW w:w="1281" w:type="dxa"/>
            <w:tcPrChange w:id="4246" w:author="Sahin, Burak" w:date="2017-03-31T10:38:00Z">
              <w:tcPr>
                <w:tcW w:w="1345" w:type="dxa"/>
              </w:tcPr>
            </w:tcPrChange>
          </w:tcPr>
          <w:p w14:paraId="39F5F2D3" w14:textId="04BBD998" w:rsidR="00A009CD" w:rsidRDefault="00A009CD" w:rsidP="00E87AC5">
            <w:pPr>
              <w:rPr>
                <w:ins w:id="4247" w:author="Sahin, Burak" w:date="2017-03-31T10:33:00Z"/>
              </w:rPr>
            </w:pPr>
            <w:ins w:id="4248" w:author="Sahin, Burak" w:date="2017-03-31T10:34:00Z">
              <w:r>
                <w:t>High</w:t>
              </w:r>
            </w:ins>
          </w:p>
        </w:tc>
        <w:tc>
          <w:tcPr>
            <w:tcW w:w="1684" w:type="dxa"/>
            <w:tcPrChange w:id="4249" w:author="Sahin, Burak" w:date="2017-03-31T10:38:00Z">
              <w:tcPr>
                <w:tcW w:w="6660" w:type="dxa"/>
              </w:tcPr>
            </w:tcPrChange>
          </w:tcPr>
          <w:p w14:paraId="71E67D89" w14:textId="484D7369" w:rsidR="00A009CD" w:rsidRDefault="00A009CD" w:rsidP="00E87AC5">
            <w:pPr>
              <w:cnfStyle w:val="000000000000" w:firstRow="0" w:lastRow="0" w:firstColumn="0" w:lastColumn="0" w:oddVBand="0" w:evenVBand="0" w:oddHBand="0" w:evenHBand="0" w:firstRowFirstColumn="0" w:firstRowLastColumn="0" w:lastRowFirstColumn="0" w:lastRowLastColumn="0"/>
              <w:rPr>
                <w:ins w:id="4250" w:author="Sahin, Burak" w:date="2017-03-31T10:36:00Z"/>
                <w:rFonts w:ascii="Arial" w:hAnsi="Arial" w:cs="Arial"/>
                <w:sz w:val="20"/>
                <w:szCs w:val="20"/>
              </w:rPr>
            </w:pPr>
            <w:ins w:id="4251" w:author="Sahin, Burak" w:date="2017-03-31T10:38:00Z">
              <w:r>
                <w:rPr>
                  <w:rFonts w:ascii="Arial" w:hAnsi="Arial" w:cs="Arial"/>
                  <w:sz w:val="20"/>
                  <w:szCs w:val="20"/>
                </w:rPr>
                <w:t>Moderate to Serious</w:t>
              </w:r>
            </w:ins>
          </w:p>
        </w:tc>
        <w:tc>
          <w:tcPr>
            <w:tcW w:w="5235" w:type="dxa"/>
            <w:tcPrChange w:id="4252" w:author="Sahin, Burak" w:date="2017-03-31T10:38:00Z">
              <w:tcPr>
                <w:tcW w:w="6660" w:type="dxa"/>
              </w:tcPr>
            </w:tcPrChange>
          </w:tcPr>
          <w:p w14:paraId="7C4FEDF1" w14:textId="77777777" w:rsidR="00A009CD" w:rsidRPr="003A1EA3" w:rsidRDefault="00A009CD" w:rsidP="00A009CD">
            <w:pPr>
              <w:cnfStyle w:val="000000000000" w:firstRow="0" w:lastRow="0" w:firstColumn="0" w:lastColumn="0" w:oddVBand="0" w:evenVBand="0" w:oddHBand="0" w:evenHBand="0" w:firstRowFirstColumn="0" w:firstRowLastColumn="0" w:lastRowFirstColumn="0" w:lastRowLastColumn="0"/>
              <w:rPr>
                <w:ins w:id="4253" w:author="Sahin, Burak" w:date="2017-03-31T10:41:00Z"/>
                <w:b/>
              </w:rPr>
            </w:pPr>
            <w:ins w:id="4254" w:author="Sahin, Burak" w:date="2017-03-31T10:41:00Z">
              <w:r w:rsidRPr="003A1EA3">
                <w:rPr>
                  <w:b/>
                </w:rPr>
                <w:t>Uniqueness:</w:t>
              </w:r>
            </w:ins>
          </w:p>
          <w:p w14:paraId="21682A04" w14:textId="04179135" w:rsidR="00A009CD" w:rsidRDefault="00A009CD" w:rsidP="00A009CD">
            <w:pPr>
              <w:cnfStyle w:val="000000000000" w:firstRow="0" w:lastRow="0" w:firstColumn="0" w:lastColumn="0" w:oddVBand="0" w:evenVBand="0" w:oddHBand="0" w:evenHBand="0" w:firstRowFirstColumn="0" w:firstRowLastColumn="0" w:lastRowFirstColumn="0" w:lastRowLastColumn="0"/>
              <w:rPr>
                <w:ins w:id="4255" w:author="Sahin, Burak" w:date="2017-03-31T10:41:00Z"/>
              </w:rPr>
            </w:pPr>
            <w:ins w:id="4256" w:author="Sahin, Burak" w:date="2017-03-31T10:41:00Z">
              <w:r>
                <w:t>Define identity information</w:t>
              </w:r>
              <w:r>
                <w:br/>
                <w:t>Define context</w:t>
              </w:r>
            </w:ins>
          </w:p>
          <w:p w14:paraId="3420B1D9" w14:textId="77777777" w:rsidR="00A009CD" w:rsidRPr="003A1EA3" w:rsidRDefault="00A009CD" w:rsidP="00A009CD">
            <w:pPr>
              <w:cnfStyle w:val="000000000000" w:firstRow="0" w:lastRow="0" w:firstColumn="0" w:lastColumn="0" w:oddVBand="0" w:evenVBand="0" w:oddHBand="0" w:evenHBand="0" w:firstRowFirstColumn="0" w:firstRowLastColumn="0" w:lastRowFirstColumn="0" w:lastRowLastColumn="0"/>
              <w:rPr>
                <w:ins w:id="4257" w:author="Sahin, Burak" w:date="2017-03-31T10:41:00Z"/>
                <w:b/>
              </w:rPr>
            </w:pPr>
            <w:ins w:id="4258" w:author="Sahin, Burak" w:date="2017-03-31T10:41:00Z">
              <w:r w:rsidRPr="003A1EA3">
                <w:rPr>
                  <w:b/>
                </w:rPr>
                <w:lastRenderedPageBreak/>
                <w:t>Evidence of Identity:</w:t>
              </w:r>
            </w:ins>
          </w:p>
          <w:p w14:paraId="655395DD" w14:textId="0CFA37A3" w:rsidR="00A009CD" w:rsidRDefault="00032B89" w:rsidP="00A009CD">
            <w:pPr>
              <w:cnfStyle w:val="000000000000" w:firstRow="0" w:lastRow="0" w:firstColumn="0" w:lastColumn="0" w:oddVBand="0" w:evenVBand="0" w:oddHBand="0" w:evenHBand="0" w:firstRowFirstColumn="0" w:firstRowLastColumn="0" w:lastRowFirstColumn="0" w:lastRowLastColumn="0"/>
              <w:rPr>
                <w:ins w:id="4259" w:author="Sahin, Burak" w:date="2017-03-31T10:41:00Z"/>
              </w:rPr>
            </w:pPr>
            <w:ins w:id="4260" w:author="Sahin, Burak" w:date="2017-03-31T10:43:00Z">
              <w:r>
                <w:rPr>
                  <w:rStyle w:val="Strong"/>
                </w:rPr>
                <w:t>Two</w:t>
              </w:r>
              <w:r>
                <w:t xml:space="preserve"> instances of evidence of identity</w:t>
              </w:r>
              <w:r>
                <w:br/>
                <w:t>(At least one must be foundational evidence of identity)</w:t>
              </w:r>
            </w:ins>
          </w:p>
          <w:p w14:paraId="52A93CCA" w14:textId="77777777" w:rsidR="00A009CD" w:rsidRPr="003A1EA3" w:rsidRDefault="00A009CD" w:rsidP="00A009CD">
            <w:pPr>
              <w:cnfStyle w:val="000000000000" w:firstRow="0" w:lastRow="0" w:firstColumn="0" w:lastColumn="0" w:oddVBand="0" w:evenVBand="0" w:oddHBand="0" w:evenHBand="0" w:firstRowFirstColumn="0" w:firstRowLastColumn="0" w:lastRowFirstColumn="0" w:lastRowLastColumn="0"/>
              <w:rPr>
                <w:ins w:id="4261" w:author="Sahin, Burak" w:date="2017-03-31T10:41:00Z"/>
                <w:b/>
              </w:rPr>
            </w:pPr>
            <w:ins w:id="4262" w:author="Sahin, Burak" w:date="2017-03-31T10:41:00Z">
              <w:r w:rsidRPr="003A1EA3">
                <w:rPr>
                  <w:b/>
                </w:rPr>
                <w:t>Accuracy of Identity Information:</w:t>
              </w:r>
            </w:ins>
          </w:p>
          <w:p w14:paraId="7A420B19" w14:textId="77777777" w:rsidR="00032B89" w:rsidRPr="00032B89" w:rsidRDefault="00032B89">
            <w:pPr>
              <w:cnfStyle w:val="000000000000" w:firstRow="0" w:lastRow="0" w:firstColumn="0" w:lastColumn="0" w:oddVBand="0" w:evenVBand="0" w:oddHBand="0" w:evenHBand="0" w:firstRowFirstColumn="0" w:firstRowLastColumn="0" w:lastRowFirstColumn="0" w:lastRowLastColumn="0"/>
              <w:rPr>
                <w:ins w:id="4263" w:author="Sahin, Burak" w:date="2017-03-31T10:43:00Z"/>
                <w:rFonts w:eastAsia="Times New Roman" w:cs="Times New Roman"/>
                <w:szCs w:val="24"/>
                <w:rPrChange w:id="4264" w:author="Sahin, Burak" w:date="2017-03-31T10:43:00Z">
                  <w:rPr>
                    <w:ins w:id="4265" w:author="Sahin, Burak" w:date="2017-03-31T10:43:00Z"/>
                    <w:rFonts w:ascii="Times New Roman" w:eastAsia="Times New Roman" w:hAnsi="Times New Roman" w:cs="Times New Roman"/>
                    <w:sz w:val="24"/>
                    <w:szCs w:val="24"/>
                  </w:rPr>
                </w:rPrChange>
              </w:rPr>
              <w:pPrChange w:id="4266" w:author="Sahin, Burak" w:date="2017-03-31T10:43:00Z">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pPrChange>
            </w:pPr>
            <w:ins w:id="4267" w:author="Sahin, Burak" w:date="2017-03-31T10:43:00Z">
              <w:r w:rsidRPr="00032B89">
                <w:rPr>
                  <w:rFonts w:eastAsia="Times New Roman" w:cs="Times New Roman"/>
                  <w:szCs w:val="24"/>
                  <w:rPrChange w:id="4268" w:author="Sahin, Burak" w:date="2017-03-31T10:43:00Z">
                    <w:rPr>
                      <w:rFonts w:ascii="Times New Roman" w:eastAsia="Times New Roman" w:hAnsi="Times New Roman" w:cs="Times New Roman"/>
                      <w:sz w:val="24"/>
                      <w:szCs w:val="24"/>
                    </w:rPr>
                  </w:rPrChange>
                </w:rPr>
                <w:t>Identity information acceptably matches assertion by an individual and all instances of evidence of identity</w:t>
              </w:r>
            </w:ins>
          </w:p>
          <w:p w14:paraId="52B0B332" w14:textId="77777777" w:rsidR="00032B89" w:rsidRPr="00032B89" w:rsidRDefault="00032B89">
            <w:pPr>
              <w:cnfStyle w:val="000000000000" w:firstRow="0" w:lastRow="0" w:firstColumn="0" w:lastColumn="0" w:oddVBand="0" w:evenVBand="0" w:oddHBand="0" w:evenHBand="0" w:firstRowFirstColumn="0" w:firstRowLastColumn="0" w:lastRowFirstColumn="0" w:lastRowLastColumn="0"/>
              <w:rPr>
                <w:ins w:id="4269" w:author="Sahin, Burak" w:date="2017-03-31T10:43:00Z"/>
                <w:rFonts w:eastAsia="Times New Roman" w:cs="Times New Roman"/>
                <w:szCs w:val="24"/>
                <w:rPrChange w:id="4270" w:author="Sahin, Burak" w:date="2017-03-31T10:43:00Z">
                  <w:rPr>
                    <w:ins w:id="4271" w:author="Sahin, Burak" w:date="2017-03-31T10:43:00Z"/>
                    <w:rFonts w:ascii="Times New Roman" w:eastAsia="Times New Roman" w:hAnsi="Times New Roman" w:cs="Times New Roman"/>
                    <w:sz w:val="24"/>
                    <w:szCs w:val="24"/>
                  </w:rPr>
                </w:rPrChange>
              </w:rPr>
              <w:pPrChange w:id="4272" w:author="Sahin, Burak" w:date="2017-03-31T10:43:00Z">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pPrChange>
            </w:pPr>
            <w:ins w:id="4273" w:author="Sahin, Burak" w:date="2017-03-31T10:43:00Z">
              <w:r w:rsidRPr="00032B89">
                <w:rPr>
                  <w:rFonts w:eastAsia="Times New Roman" w:cs="Times New Roman"/>
                  <w:b/>
                  <w:bCs/>
                  <w:szCs w:val="24"/>
                  <w:rPrChange w:id="4274" w:author="Sahin, Burak" w:date="2017-03-31T10:43:00Z">
                    <w:rPr>
                      <w:rFonts w:ascii="Times New Roman" w:eastAsia="Times New Roman" w:hAnsi="Times New Roman" w:cs="Times New Roman"/>
                      <w:b/>
                      <w:bCs/>
                      <w:sz w:val="24"/>
                      <w:szCs w:val="24"/>
                    </w:rPr>
                  </w:rPrChange>
                </w:rPr>
                <w:t>and</w:t>
              </w:r>
            </w:ins>
          </w:p>
          <w:p w14:paraId="5FD75B68" w14:textId="77777777" w:rsidR="00032B89" w:rsidRPr="00032B89" w:rsidRDefault="00032B89">
            <w:pPr>
              <w:cnfStyle w:val="000000000000" w:firstRow="0" w:lastRow="0" w:firstColumn="0" w:lastColumn="0" w:oddVBand="0" w:evenVBand="0" w:oddHBand="0" w:evenHBand="0" w:firstRowFirstColumn="0" w:firstRowLastColumn="0" w:lastRowFirstColumn="0" w:lastRowLastColumn="0"/>
              <w:rPr>
                <w:ins w:id="4275" w:author="Sahin, Burak" w:date="2017-03-31T10:43:00Z"/>
                <w:rFonts w:eastAsia="Times New Roman" w:cs="Times New Roman"/>
                <w:szCs w:val="24"/>
                <w:rPrChange w:id="4276" w:author="Sahin, Burak" w:date="2017-03-31T10:43:00Z">
                  <w:rPr>
                    <w:ins w:id="4277" w:author="Sahin, Burak" w:date="2017-03-31T10:43:00Z"/>
                    <w:rFonts w:ascii="Times New Roman" w:eastAsia="Times New Roman" w:hAnsi="Times New Roman" w:cs="Times New Roman"/>
                    <w:sz w:val="24"/>
                    <w:szCs w:val="24"/>
                  </w:rPr>
                </w:rPrChange>
              </w:rPr>
              <w:pPrChange w:id="4278" w:author="Sahin, Burak" w:date="2017-03-31T10:43:00Z">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pPrChange>
            </w:pPr>
            <w:ins w:id="4279" w:author="Sahin, Burak" w:date="2017-03-31T10:43:00Z">
              <w:r w:rsidRPr="00032B89">
                <w:rPr>
                  <w:rFonts w:eastAsia="Times New Roman" w:cs="Times New Roman"/>
                  <w:szCs w:val="24"/>
                  <w:rPrChange w:id="4280" w:author="Sahin, Burak" w:date="2017-03-31T10:43:00Z">
                    <w:rPr>
                      <w:rFonts w:ascii="Times New Roman" w:eastAsia="Times New Roman" w:hAnsi="Times New Roman" w:cs="Times New Roman"/>
                      <w:sz w:val="24"/>
                      <w:szCs w:val="24"/>
                    </w:rPr>
                  </w:rPrChange>
                </w:rPr>
                <w:t>Confirmation of the foundational evidence of identity using authoritative source</w:t>
              </w:r>
            </w:ins>
          </w:p>
          <w:p w14:paraId="63DA813E" w14:textId="77777777" w:rsidR="00032B89" w:rsidRPr="00032B89" w:rsidRDefault="00032B89">
            <w:pPr>
              <w:cnfStyle w:val="000000000000" w:firstRow="0" w:lastRow="0" w:firstColumn="0" w:lastColumn="0" w:oddVBand="0" w:evenVBand="0" w:oddHBand="0" w:evenHBand="0" w:firstRowFirstColumn="0" w:firstRowLastColumn="0" w:lastRowFirstColumn="0" w:lastRowLastColumn="0"/>
              <w:rPr>
                <w:ins w:id="4281" w:author="Sahin, Burak" w:date="2017-03-31T10:43:00Z"/>
                <w:rFonts w:eastAsia="Times New Roman" w:cs="Times New Roman"/>
                <w:szCs w:val="24"/>
                <w:rPrChange w:id="4282" w:author="Sahin, Burak" w:date="2017-03-31T10:43:00Z">
                  <w:rPr>
                    <w:ins w:id="4283" w:author="Sahin, Burak" w:date="2017-03-31T10:43:00Z"/>
                    <w:rFonts w:ascii="Times New Roman" w:eastAsia="Times New Roman" w:hAnsi="Times New Roman" w:cs="Times New Roman"/>
                    <w:sz w:val="24"/>
                    <w:szCs w:val="24"/>
                  </w:rPr>
                </w:rPrChange>
              </w:rPr>
              <w:pPrChange w:id="4284" w:author="Sahin, Burak" w:date="2017-03-31T10:43:00Z">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pPrChange>
            </w:pPr>
            <w:ins w:id="4285" w:author="Sahin, Burak" w:date="2017-03-31T10:43:00Z">
              <w:r w:rsidRPr="00032B89">
                <w:rPr>
                  <w:rFonts w:eastAsia="Times New Roman" w:cs="Times New Roman"/>
                  <w:b/>
                  <w:bCs/>
                  <w:szCs w:val="24"/>
                  <w:rPrChange w:id="4286" w:author="Sahin, Burak" w:date="2017-03-31T10:43:00Z">
                    <w:rPr>
                      <w:rFonts w:ascii="Times New Roman" w:eastAsia="Times New Roman" w:hAnsi="Times New Roman" w:cs="Times New Roman"/>
                      <w:b/>
                      <w:bCs/>
                      <w:sz w:val="24"/>
                      <w:szCs w:val="24"/>
                    </w:rPr>
                  </w:rPrChange>
                </w:rPr>
                <w:t>and</w:t>
              </w:r>
            </w:ins>
          </w:p>
          <w:p w14:paraId="418DF4BD" w14:textId="509D06E8" w:rsidR="00A009CD" w:rsidRPr="00032B89" w:rsidRDefault="00032B89" w:rsidP="006C3488">
            <w:pPr>
              <w:cnfStyle w:val="000000000000" w:firstRow="0" w:lastRow="0" w:firstColumn="0" w:lastColumn="0" w:oddVBand="0" w:evenVBand="0" w:oddHBand="0" w:evenHBand="0" w:firstRowFirstColumn="0" w:firstRowLastColumn="0" w:lastRowFirstColumn="0" w:lastRowLastColumn="0"/>
              <w:rPr>
                <w:ins w:id="4287" w:author="Sahin, Burak" w:date="2017-03-31T10:41:00Z"/>
                <w:sz w:val="20"/>
                <w:rPrChange w:id="4288" w:author="Sahin, Burak" w:date="2017-03-31T10:43:00Z">
                  <w:rPr>
                    <w:ins w:id="4289" w:author="Sahin, Burak" w:date="2017-03-31T10:41:00Z"/>
                  </w:rPr>
                </w:rPrChange>
              </w:rPr>
            </w:pPr>
            <w:ins w:id="4290" w:author="Sahin, Burak" w:date="2017-03-31T10:43:00Z">
              <w:r w:rsidRPr="00032B89">
                <w:rPr>
                  <w:rFonts w:eastAsia="Times New Roman" w:cs="Times New Roman"/>
                  <w:szCs w:val="24"/>
                  <w:rPrChange w:id="4291" w:author="Sahin, Burak" w:date="2017-03-31T10:43:00Z">
                    <w:rPr>
                      <w:rFonts w:ascii="Times New Roman" w:eastAsia="Times New Roman" w:hAnsi="Times New Roman" w:cs="Times New Roman"/>
                      <w:sz w:val="24"/>
                      <w:szCs w:val="24"/>
                    </w:rPr>
                  </w:rPrChange>
                </w:rPr>
                <w:t>Confirmation that supporting evidence of identity originates from appropriate authority, using authoritative source</w:t>
              </w:r>
              <w:r w:rsidRPr="00032B89">
                <w:rPr>
                  <w:rFonts w:eastAsia="Times New Roman" w:cs="Times New Roman"/>
                  <w:szCs w:val="24"/>
                  <w:rPrChange w:id="4292" w:author="Sahin, Burak" w:date="2017-03-31T10:43:00Z">
                    <w:rPr>
                      <w:rFonts w:ascii="Times New Roman" w:eastAsia="Times New Roman" w:hAnsi="Times New Roman" w:cs="Times New Roman"/>
                      <w:sz w:val="24"/>
                      <w:szCs w:val="24"/>
                    </w:rPr>
                  </w:rPrChange>
                </w:rPr>
                <w:br/>
              </w:r>
              <w:r w:rsidRPr="00032B89">
                <w:rPr>
                  <w:rFonts w:eastAsia="Times New Roman" w:cs="Times New Roman"/>
                  <w:b/>
                  <w:bCs/>
                  <w:szCs w:val="24"/>
                  <w:rPrChange w:id="4293" w:author="Sahin, Burak" w:date="2017-03-31T10:43:00Z">
                    <w:rPr>
                      <w:rFonts w:ascii="Times New Roman" w:eastAsia="Times New Roman" w:hAnsi="Times New Roman" w:cs="Times New Roman"/>
                      <w:b/>
                      <w:bCs/>
                      <w:sz w:val="24"/>
                      <w:szCs w:val="24"/>
                    </w:rPr>
                  </w:rPrChange>
                </w:rPr>
                <w:t>or</w:t>
              </w:r>
              <w:r w:rsidRPr="00032B89">
                <w:rPr>
                  <w:rFonts w:eastAsia="Times New Roman" w:cs="Times New Roman"/>
                  <w:szCs w:val="24"/>
                  <w:rPrChange w:id="4294" w:author="Sahin, Burak" w:date="2017-03-31T10:43:00Z">
                    <w:rPr>
                      <w:rFonts w:ascii="Times New Roman" w:eastAsia="Times New Roman" w:hAnsi="Times New Roman" w:cs="Times New Roman"/>
                      <w:sz w:val="24"/>
                      <w:szCs w:val="24"/>
                    </w:rPr>
                  </w:rPrChange>
                </w:rPr>
                <w:t xml:space="preserve"> inspection by trained examiner</w:t>
              </w:r>
            </w:ins>
          </w:p>
          <w:p w14:paraId="7DF2CAF3" w14:textId="77777777" w:rsidR="00A009CD" w:rsidRPr="003A1EA3" w:rsidRDefault="00A009CD" w:rsidP="00A009CD">
            <w:pPr>
              <w:cnfStyle w:val="000000000000" w:firstRow="0" w:lastRow="0" w:firstColumn="0" w:lastColumn="0" w:oddVBand="0" w:evenVBand="0" w:oddHBand="0" w:evenHBand="0" w:firstRowFirstColumn="0" w:firstRowLastColumn="0" w:lastRowFirstColumn="0" w:lastRowLastColumn="0"/>
              <w:rPr>
                <w:ins w:id="4295" w:author="Sahin, Burak" w:date="2017-03-31T10:41:00Z"/>
                <w:b/>
              </w:rPr>
            </w:pPr>
            <w:ins w:id="4296" w:author="Sahin, Burak" w:date="2017-03-31T10:41:00Z">
              <w:r w:rsidRPr="003A1EA3">
                <w:rPr>
                  <w:b/>
                </w:rPr>
                <w:t>Linkage of Identity Information to Individual:</w:t>
              </w:r>
            </w:ins>
          </w:p>
          <w:p w14:paraId="478A73A2" w14:textId="77777777" w:rsidR="00032B89" w:rsidRPr="00032B89" w:rsidRDefault="00032B89">
            <w:pPr>
              <w:cnfStyle w:val="000000000000" w:firstRow="0" w:lastRow="0" w:firstColumn="0" w:lastColumn="0" w:oddVBand="0" w:evenVBand="0" w:oddHBand="0" w:evenHBand="0" w:firstRowFirstColumn="0" w:firstRowLastColumn="0" w:lastRowFirstColumn="0" w:lastRowLastColumn="0"/>
              <w:rPr>
                <w:ins w:id="4297" w:author="Sahin, Burak" w:date="2017-03-31T10:43:00Z"/>
                <w:rFonts w:eastAsia="Times New Roman" w:cs="Times New Roman"/>
                <w:szCs w:val="24"/>
                <w:rPrChange w:id="4298" w:author="Sahin, Burak" w:date="2017-03-31T10:44:00Z">
                  <w:rPr>
                    <w:ins w:id="4299" w:author="Sahin, Burak" w:date="2017-03-31T10:43:00Z"/>
                    <w:rFonts w:ascii="Times New Roman" w:eastAsia="Times New Roman" w:hAnsi="Times New Roman" w:cs="Times New Roman"/>
                    <w:sz w:val="24"/>
                    <w:szCs w:val="24"/>
                  </w:rPr>
                </w:rPrChange>
              </w:rPr>
              <w:pPrChange w:id="4300" w:author="Sahin, Burak" w:date="2017-03-31T10:44:00Z">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pPrChange>
            </w:pPr>
            <w:ins w:id="4301" w:author="Sahin, Burak" w:date="2017-03-31T10:43:00Z">
              <w:r w:rsidRPr="00032B89">
                <w:rPr>
                  <w:rFonts w:eastAsia="Times New Roman" w:cs="Times New Roman"/>
                  <w:szCs w:val="24"/>
                  <w:rPrChange w:id="4302" w:author="Sahin, Burak" w:date="2017-03-31T10:44:00Z">
                    <w:rPr>
                      <w:rFonts w:ascii="Times New Roman" w:eastAsia="Times New Roman" w:hAnsi="Times New Roman" w:cs="Times New Roman"/>
                      <w:sz w:val="24"/>
                      <w:szCs w:val="24"/>
                    </w:rPr>
                  </w:rPrChange>
                </w:rPr>
                <w:t xml:space="preserve">At least </w:t>
              </w:r>
              <w:r w:rsidRPr="00032B89">
                <w:rPr>
                  <w:rFonts w:eastAsia="Times New Roman" w:cs="Times New Roman"/>
                  <w:b/>
                  <w:bCs/>
                  <w:szCs w:val="24"/>
                  <w:rPrChange w:id="4303" w:author="Sahin, Burak" w:date="2017-03-31T10:44:00Z">
                    <w:rPr>
                      <w:rFonts w:ascii="Times New Roman" w:eastAsia="Times New Roman" w:hAnsi="Times New Roman" w:cs="Times New Roman"/>
                      <w:b/>
                      <w:bCs/>
                      <w:sz w:val="24"/>
                      <w:szCs w:val="24"/>
                    </w:rPr>
                  </w:rPrChange>
                </w:rPr>
                <w:t>one</w:t>
              </w:r>
              <w:r w:rsidRPr="00032B89">
                <w:rPr>
                  <w:rFonts w:eastAsia="Times New Roman" w:cs="Times New Roman"/>
                  <w:szCs w:val="24"/>
                  <w:rPrChange w:id="4304" w:author="Sahin, Burak" w:date="2017-03-31T10:44:00Z">
                    <w:rPr>
                      <w:rFonts w:ascii="Times New Roman" w:eastAsia="Times New Roman" w:hAnsi="Times New Roman" w:cs="Times New Roman"/>
                      <w:sz w:val="24"/>
                      <w:szCs w:val="24"/>
                    </w:rPr>
                  </w:rPrChange>
                </w:rPr>
                <w:t xml:space="preserve"> of the following:</w:t>
              </w:r>
            </w:ins>
          </w:p>
          <w:p w14:paraId="2582F10F" w14:textId="77777777" w:rsidR="00032B89" w:rsidRPr="00032B89" w:rsidRDefault="00032B89">
            <w:pPr>
              <w:pStyle w:val="ListParagraph"/>
              <w:numPr>
                <w:ilvl w:val="0"/>
                <w:numId w:val="38"/>
              </w:numPr>
              <w:cnfStyle w:val="000000000000" w:firstRow="0" w:lastRow="0" w:firstColumn="0" w:lastColumn="0" w:oddVBand="0" w:evenVBand="0" w:oddHBand="0" w:evenHBand="0" w:firstRowFirstColumn="0" w:firstRowLastColumn="0" w:lastRowFirstColumn="0" w:lastRowLastColumn="0"/>
              <w:rPr>
                <w:ins w:id="4305" w:author="Sahin, Burak" w:date="2017-03-31T10:43:00Z"/>
                <w:rFonts w:eastAsia="Times New Roman" w:cs="Times New Roman"/>
                <w:szCs w:val="24"/>
                <w:rPrChange w:id="4306" w:author="Sahin, Burak" w:date="2017-03-31T10:44:00Z">
                  <w:rPr>
                    <w:ins w:id="4307" w:author="Sahin, Burak" w:date="2017-03-31T10:43:00Z"/>
                    <w:rFonts w:ascii="Times New Roman" w:eastAsia="Times New Roman" w:hAnsi="Times New Roman" w:cs="Times New Roman"/>
                    <w:sz w:val="24"/>
                    <w:szCs w:val="24"/>
                  </w:rPr>
                </w:rPrChange>
              </w:rPr>
              <w:pPrChange w:id="4308" w:author="Sahin, Burak" w:date="2017-03-31T10:44:00Z">
                <w:pPr>
                  <w:numPr>
                    <w:numId w:val="37"/>
                  </w:numPr>
                  <w:tabs>
                    <w:tab w:val="num" w:pos="720"/>
                  </w:tabs>
                  <w:spacing w:before="100" w:beforeAutospacing="1" w:after="100" w:afterAutospacing="1"/>
                  <w:ind w:left="720" w:hanging="360"/>
                  <w:cnfStyle w:val="000000000000" w:firstRow="0" w:lastRow="0" w:firstColumn="0" w:lastColumn="0" w:oddVBand="0" w:evenVBand="0" w:oddHBand="0" w:evenHBand="0" w:firstRowFirstColumn="0" w:firstRowLastColumn="0" w:lastRowFirstColumn="0" w:lastRowLastColumn="0"/>
                </w:pPr>
              </w:pPrChange>
            </w:pPr>
            <w:ins w:id="4309" w:author="Sahin, Burak" w:date="2017-03-31T10:43:00Z">
              <w:r w:rsidRPr="00032B89">
                <w:rPr>
                  <w:rFonts w:eastAsia="Times New Roman" w:cs="Times New Roman"/>
                  <w:szCs w:val="24"/>
                  <w:rPrChange w:id="4310" w:author="Sahin, Burak" w:date="2017-03-31T10:44:00Z">
                    <w:rPr>
                      <w:rFonts w:ascii="Times New Roman" w:eastAsia="Times New Roman" w:hAnsi="Times New Roman" w:cs="Times New Roman"/>
                      <w:sz w:val="24"/>
                      <w:szCs w:val="24"/>
                    </w:rPr>
                  </w:rPrChange>
                </w:rPr>
                <w:t xml:space="preserve">Knowledge-based confirmation </w:t>
              </w:r>
            </w:ins>
          </w:p>
          <w:p w14:paraId="2B6692CF" w14:textId="77777777" w:rsidR="00032B89" w:rsidRPr="00032B89" w:rsidRDefault="00032B89">
            <w:pPr>
              <w:pStyle w:val="ListParagraph"/>
              <w:numPr>
                <w:ilvl w:val="0"/>
                <w:numId w:val="38"/>
              </w:numPr>
              <w:cnfStyle w:val="000000000000" w:firstRow="0" w:lastRow="0" w:firstColumn="0" w:lastColumn="0" w:oddVBand="0" w:evenVBand="0" w:oddHBand="0" w:evenHBand="0" w:firstRowFirstColumn="0" w:firstRowLastColumn="0" w:lastRowFirstColumn="0" w:lastRowLastColumn="0"/>
              <w:rPr>
                <w:ins w:id="4311" w:author="Sahin, Burak" w:date="2017-03-31T10:43:00Z"/>
                <w:rFonts w:eastAsia="Times New Roman" w:cs="Times New Roman"/>
                <w:szCs w:val="24"/>
                <w:rPrChange w:id="4312" w:author="Sahin, Burak" w:date="2017-03-31T10:44:00Z">
                  <w:rPr>
                    <w:ins w:id="4313" w:author="Sahin, Burak" w:date="2017-03-31T10:43:00Z"/>
                    <w:rFonts w:ascii="Times New Roman" w:eastAsia="Times New Roman" w:hAnsi="Times New Roman" w:cs="Times New Roman"/>
                    <w:sz w:val="24"/>
                    <w:szCs w:val="24"/>
                  </w:rPr>
                </w:rPrChange>
              </w:rPr>
              <w:pPrChange w:id="4314" w:author="Sahin, Burak" w:date="2017-03-31T10:44:00Z">
                <w:pPr>
                  <w:numPr>
                    <w:numId w:val="37"/>
                  </w:numPr>
                  <w:tabs>
                    <w:tab w:val="num" w:pos="720"/>
                  </w:tabs>
                  <w:spacing w:before="100" w:beforeAutospacing="1" w:after="100" w:afterAutospacing="1"/>
                  <w:ind w:left="720" w:hanging="360"/>
                  <w:cnfStyle w:val="000000000000" w:firstRow="0" w:lastRow="0" w:firstColumn="0" w:lastColumn="0" w:oddVBand="0" w:evenVBand="0" w:oddHBand="0" w:evenHBand="0" w:firstRowFirstColumn="0" w:firstRowLastColumn="0" w:lastRowFirstColumn="0" w:lastRowLastColumn="0"/>
                </w:pPr>
              </w:pPrChange>
            </w:pPr>
            <w:ins w:id="4315" w:author="Sahin, Burak" w:date="2017-03-31T10:43:00Z">
              <w:r w:rsidRPr="00032B89">
                <w:rPr>
                  <w:rFonts w:eastAsia="Times New Roman" w:cs="Times New Roman"/>
                  <w:szCs w:val="24"/>
                  <w:rPrChange w:id="4316" w:author="Sahin, Burak" w:date="2017-03-31T10:44:00Z">
                    <w:rPr>
                      <w:rFonts w:ascii="Times New Roman" w:eastAsia="Times New Roman" w:hAnsi="Times New Roman" w:cs="Times New Roman"/>
                      <w:sz w:val="24"/>
                      <w:szCs w:val="24"/>
                    </w:rPr>
                  </w:rPrChange>
                </w:rPr>
                <w:t xml:space="preserve">Biological or </w:t>
              </w:r>
              <w:proofErr w:type="spellStart"/>
              <w:r w:rsidRPr="00032B89">
                <w:rPr>
                  <w:rFonts w:eastAsia="Times New Roman" w:cs="Times New Roman"/>
                  <w:szCs w:val="24"/>
                  <w:rPrChange w:id="4317" w:author="Sahin, Burak" w:date="2017-03-31T10:44:00Z">
                    <w:rPr>
                      <w:rFonts w:ascii="Times New Roman" w:eastAsia="Times New Roman" w:hAnsi="Times New Roman" w:cs="Times New Roman"/>
                      <w:sz w:val="24"/>
                      <w:szCs w:val="24"/>
                    </w:rPr>
                  </w:rPrChange>
                </w:rPr>
                <w:t>behavioural</w:t>
              </w:r>
              <w:proofErr w:type="spellEnd"/>
              <w:r w:rsidRPr="00032B89">
                <w:rPr>
                  <w:rFonts w:eastAsia="Times New Roman" w:cs="Times New Roman"/>
                  <w:szCs w:val="24"/>
                  <w:rPrChange w:id="4318" w:author="Sahin, Burak" w:date="2017-03-31T10:44:00Z">
                    <w:rPr>
                      <w:rFonts w:ascii="Times New Roman" w:eastAsia="Times New Roman" w:hAnsi="Times New Roman" w:cs="Times New Roman"/>
                      <w:sz w:val="24"/>
                      <w:szCs w:val="24"/>
                    </w:rPr>
                  </w:rPrChange>
                </w:rPr>
                <w:t xml:space="preserve"> characteristic confirmation </w:t>
              </w:r>
            </w:ins>
          </w:p>
          <w:p w14:paraId="3B9F9AE6" w14:textId="77777777" w:rsidR="00032B89" w:rsidRDefault="00032B89">
            <w:pPr>
              <w:pStyle w:val="ListParagraph"/>
              <w:numPr>
                <w:ilvl w:val="0"/>
                <w:numId w:val="38"/>
              </w:numPr>
              <w:cnfStyle w:val="000000000000" w:firstRow="0" w:lastRow="0" w:firstColumn="0" w:lastColumn="0" w:oddVBand="0" w:evenVBand="0" w:oddHBand="0" w:evenHBand="0" w:firstRowFirstColumn="0" w:firstRowLastColumn="0" w:lastRowFirstColumn="0" w:lastRowLastColumn="0"/>
              <w:rPr>
                <w:ins w:id="4319" w:author="Sahin, Burak" w:date="2017-03-31T10:44:00Z"/>
                <w:rFonts w:eastAsia="Times New Roman" w:cs="Times New Roman"/>
                <w:szCs w:val="24"/>
              </w:rPr>
              <w:pPrChange w:id="4320" w:author="Sahin, Burak" w:date="2017-03-31T10:44:00Z">
                <w:pPr>
                  <w:pStyle w:val="ListParagraph"/>
                  <w:numPr>
                    <w:numId w:val="35"/>
                  </w:numPr>
                  <w:ind w:hanging="360"/>
                  <w:cnfStyle w:val="000000000000" w:firstRow="0" w:lastRow="0" w:firstColumn="0" w:lastColumn="0" w:oddVBand="0" w:evenVBand="0" w:oddHBand="0" w:evenHBand="0" w:firstRowFirstColumn="0" w:firstRowLastColumn="0" w:lastRowFirstColumn="0" w:lastRowLastColumn="0"/>
                </w:pPr>
              </w:pPrChange>
            </w:pPr>
            <w:ins w:id="4321" w:author="Sahin, Burak" w:date="2017-03-31T10:43:00Z">
              <w:r w:rsidRPr="00032B89">
                <w:rPr>
                  <w:rFonts w:eastAsia="Times New Roman" w:cs="Times New Roman"/>
                  <w:szCs w:val="24"/>
                  <w:rPrChange w:id="4322" w:author="Sahin, Burak" w:date="2017-03-31T10:44:00Z">
                    <w:rPr>
                      <w:rFonts w:ascii="Times New Roman" w:eastAsia="Times New Roman" w:hAnsi="Times New Roman" w:cs="Times New Roman"/>
                      <w:sz w:val="24"/>
                      <w:szCs w:val="24"/>
                    </w:rPr>
                  </w:rPrChange>
                </w:rPr>
                <w:t>Trusted referee confirmation</w:t>
              </w:r>
            </w:ins>
          </w:p>
          <w:p w14:paraId="4679F2EC" w14:textId="75063C33" w:rsidR="00A009CD" w:rsidRPr="006C3488" w:rsidRDefault="00032B89">
            <w:pPr>
              <w:pStyle w:val="ListParagraph"/>
              <w:numPr>
                <w:ilvl w:val="0"/>
                <w:numId w:val="38"/>
              </w:numPr>
              <w:cnfStyle w:val="000000000000" w:firstRow="0" w:lastRow="0" w:firstColumn="0" w:lastColumn="0" w:oddVBand="0" w:evenVBand="0" w:oddHBand="0" w:evenHBand="0" w:firstRowFirstColumn="0" w:firstRowLastColumn="0" w:lastRowFirstColumn="0" w:lastRowLastColumn="0"/>
              <w:rPr>
                <w:ins w:id="4323" w:author="Sahin, Burak" w:date="2017-03-31T10:33:00Z"/>
                <w:rFonts w:eastAsia="Times New Roman" w:cs="Times New Roman"/>
                <w:szCs w:val="24"/>
              </w:rPr>
              <w:pPrChange w:id="4324" w:author="Sahin, Burak" w:date="2017-03-31T10:44:00Z">
                <w:pPr>
                  <w:pStyle w:val="ListParagraph"/>
                  <w:numPr>
                    <w:numId w:val="35"/>
                  </w:numPr>
                  <w:ind w:hanging="360"/>
                  <w:cnfStyle w:val="000000000000" w:firstRow="0" w:lastRow="0" w:firstColumn="0" w:lastColumn="0" w:oddVBand="0" w:evenVBand="0" w:oddHBand="0" w:evenHBand="0" w:firstRowFirstColumn="0" w:firstRowLastColumn="0" w:lastRowFirstColumn="0" w:lastRowLastColumn="0"/>
                </w:pPr>
              </w:pPrChange>
            </w:pPr>
            <w:ins w:id="4325" w:author="Sahin, Burak" w:date="2017-03-31T10:43:00Z">
              <w:r w:rsidRPr="00032B89">
                <w:rPr>
                  <w:rFonts w:eastAsia="Times New Roman" w:cs="Times New Roman"/>
                  <w:szCs w:val="24"/>
                  <w:rPrChange w:id="4326" w:author="Sahin, Burak" w:date="2017-03-31T10:44:00Z">
                    <w:rPr>
                      <w:rFonts w:ascii="Times New Roman" w:eastAsia="Times New Roman" w:hAnsi="Times New Roman" w:cs="Times New Roman"/>
                      <w:sz w:val="24"/>
                      <w:szCs w:val="24"/>
                    </w:rPr>
                  </w:rPrChange>
                </w:rPr>
                <w:t>Physical possession confirmation</w:t>
              </w:r>
            </w:ins>
          </w:p>
        </w:tc>
        <w:tc>
          <w:tcPr>
            <w:tcW w:w="1150" w:type="dxa"/>
            <w:tcPrChange w:id="4327" w:author="Sahin, Burak" w:date="2017-03-31T10:38:00Z">
              <w:tcPr>
                <w:tcW w:w="1345" w:type="dxa"/>
              </w:tcPr>
            </w:tcPrChange>
          </w:tcPr>
          <w:p w14:paraId="4F6917D5" w14:textId="77777777" w:rsidR="00A009CD" w:rsidRDefault="00A009CD" w:rsidP="00E87AC5">
            <w:pPr>
              <w:cnfStyle w:val="000000000000" w:firstRow="0" w:lastRow="0" w:firstColumn="0" w:lastColumn="0" w:oddVBand="0" w:evenVBand="0" w:oddHBand="0" w:evenHBand="0" w:firstRowFirstColumn="0" w:firstRowLastColumn="0" w:lastRowFirstColumn="0" w:lastRowLastColumn="0"/>
              <w:rPr>
                <w:ins w:id="4328" w:author="Sahin, Burak" w:date="2017-03-31T10:33:00Z"/>
              </w:rPr>
            </w:pPr>
            <w:ins w:id="4329" w:author="Sahin, Burak" w:date="2017-03-31T10:33:00Z">
              <w:r>
                <w:lastRenderedPageBreak/>
                <w:t>Strong</w:t>
              </w:r>
            </w:ins>
          </w:p>
        </w:tc>
      </w:tr>
      <w:tr w:rsidR="00A009CD" w14:paraId="4768206D" w14:textId="77777777" w:rsidTr="00A009CD">
        <w:trPr>
          <w:cnfStyle w:val="000000100000" w:firstRow="0" w:lastRow="0" w:firstColumn="0" w:lastColumn="0" w:oddVBand="0" w:evenVBand="0" w:oddHBand="1" w:evenHBand="0" w:firstRowFirstColumn="0" w:firstRowLastColumn="0" w:lastRowFirstColumn="0" w:lastRowLastColumn="0"/>
          <w:ins w:id="4330" w:author="Sahin, Burak" w:date="2017-03-31T10:33:00Z"/>
        </w:trPr>
        <w:tc>
          <w:tcPr>
            <w:cnfStyle w:val="001000000000" w:firstRow="0" w:lastRow="0" w:firstColumn="1" w:lastColumn="0" w:oddVBand="0" w:evenVBand="0" w:oddHBand="0" w:evenHBand="0" w:firstRowFirstColumn="0" w:firstRowLastColumn="0" w:lastRowFirstColumn="0" w:lastRowLastColumn="0"/>
            <w:tcW w:w="1281" w:type="dxa"/>
            <w:tcPrChange w:id="4331" w:author="Sahin, Burak" w:date="2017-03-31T10:38:00Z">
              <w:tcPr>
                <w:tcW w:w="1345" w:type="dxa"/>
              </w:tcPr>
            </w:tcPrChange>
          </w:tcPr>
          <w:p w14:paraId="3914AA82" w14:textId="759F03D8" w:rsidR="00A009CD" w:rsidRDefault="00A009CD" w:rsidP="00E87AC5">
            <w:pPr>
              <w:cnfStyle w:val="001000100000" w:firstRow="0" w:lastRow="0" w:firstColumn="1" w:lastColumn="0" w:oddVBand="0" w:evenVBand="0" w:oddHBand="1" w:evenHBand="0" w:firstRowFirstColumn="0" w:firstRowLastColumn="0" w:lastRowFirstColumn="0" w:lastRowLastColumn="0"/>
              <w:rPr>
                <w:ins w:id="4332" w:author="Sahin, Burak" w:date="2017-03-31T10:33:00Z"/>
              </w:rPr>
            </w:pPr>
            <w:ins w:id="4333" w:author="Sahin, Burak" w:date="2017-03-31T10:34:00Z">
              <w:r>
                <w:t xml:space="preserve">Very </w:t>
              </w:r>
            </w:ins>
            <w:ins w:id="4334" w:author="Sahin, Burak" w:date="2017-03-31T10:33:00Z">
              <w:r>
                <w:t>High</w:t>
              </w:r>
            </w:ins>
          </w:p>
        </w:tc>
        <w:tc>
          <w:tcPr>
            <w:tcW w:w="1684" w:type="dxa"/>
            <w:tcPrChange w:id="4335" w:author="Sahin, Burak" w:date="2017-03-31T10:38:00Z">
              <w:tcPr>
                <w:tcW w:w="6660" w:type="dxa"/>
              </w:tcPr>
            </w:tcPrChange>
          </w:tcPr>
          <w:p w14:paraId="4A2463CB" w14:textId="5E516F6A" w:rsidR="00A009CD" w:rsidRDefault="00A009CD" w:rsidP="00E87AC5">
            <w:pPr>
              <w:cnfStyle w:val="000000100000" w:firstRow="0" w:lastRow="0" w:firstColumn="0" w:lastColumn="0" w:oddVBand="0" w:evenVBand="0" w:oddHBand="1" w:evenHBand="0" w:firstRowFirstColumn="0" w:firstRowLastColumn="0" w:lastRowFirstColumn="0" w:lastRowLastColumn="0"/>
              <w:rPr>
                <w:ins w:id="4336" w:author="Sahin, Burak" w:date="2017-03-31T10:36:00Z"/>
                <w:rFonts w:ascii="Arial" w:hAnsi="Arial" w:cs="Arial"/>
                <w:sz w:val="20"/>
                <w:szCs w:val="20"/>
              </w:rPr>
            </w:pPr>
            <w:ins w:id="4337" w:author="Sahin, Burak" w:date="2017-03-31T10:38:00Z">
              <w:r>
                <w:rPr>
                  <w:rFonts w:ascii="Arial" w:hAnsi="Arial" w:cs="Arial"/>
                  <w:sz w:val="20"/>
                  <w:szCs w:val="20"/>
                </w:rPr>
                <w:t>Serious to Catastrophic</w:t>
              </w:r>
            </w:ins>
          </w:p>
        </w:tc>
        <w:tc>
          <w:tcPr>
            <w:tcW w:w="5235" w:type="dxa"/>
            <w:tcPrChange w:id="4338" w:author="Sahin, Burak" w:date="2017-03-31T10:38:00Z">
              <w:tcPr>
                <w:tcW w:w="6660" w:type="dxa"/>
              </w:tcPr>
            </w:tcPrChange>
          </w:tcPr>
          <w:p w14:paraId="6660D9BD" w14:textId="77777777" w:rsidR="00A009CD" w:rsidRPr="003A1EA3" w:rsidRDefault="00A009CD" w:rsidP="00A009CD">
            <w:pPr>
              <w:cnfStyle w:val="000000100000" w:firstRow="0" w:lastRow="0" w:firstColumn="0" w:lastColumn="0" w:oddVBand="0" w:evenVBand="0" w:oddHBand="1" w:evenHBand="0" w:firstRowFirstColumn="0" w:firstRowLastColumn="0" w:lastRowFirstColumn="0" w:lastRowLastColumn="0"/>
              <w:rPr>
                <w:ins w:id="4339" w:author="Sahin, Burak" w:date="2017-03-31T10:41:00Z"/>
                <w:b/>
              </w:rPr>
            </w:pPr>
            <w:ins w:id="4340" w:author="Sahin, Burak" w:date="2017-03-31T10:41:00Z">
              <w:r w:rsidRPr="003A1EA3">
                <w:rPr>
                  <w:b/>
                </w:rPr>
                <w:t>Uniqueness:</w:t>
              </w:r>
            </w:ins>
          </w:p>
          <w:p w14:paraId="2C8E2577" w14:textId="3168A99A" w:rsidR="00A009CD" w:rsidRDefault="00A009CD" w:rsidP="00A009CD">
            <w:pPr>
              <w:cnfStyle w:val="000000100000" w:firstRow="0" w:lastRow="0" w:firstColumn="0" w:lastColumn="0" w:oddVBand="0" w:evenVBand="0" w:oddHBand="1" w:evenHBand="0" w:firstRowFirstColumn="0" w:firstRowLastColumn="0" w:lastRowFirstColumn="0" w:lastRowLastColumn="0"/>
              <w:rPr>
                <w:ins w:id="4341" w:author="Sahin, Burak" w:date="2017-03-31T10:41:00Z"/>
              </w:rPr>
            </w:pPr>
            <w:ins w:id="4342" w:author="Sahin, Burak" w:date="2017-03-31T10:41:00Z">
              <w:r>
                <w:t>Define identity information</w:t>
              </w:r>
              <w:r>
                <w:br/>
                <w:t>Define context</w:t>
              </w:r>
            </w:ins>
          </w:p>
          <w:p w14:paraId="64401F18" w14:textId="77777777" w:rsidR="00A009CD" w:rsidRPr="003A1EA3" w:rsidRDefault="00A009CD" w:rsidP="00A009CD">
            <w:pPr>
              <w:cnfStyle w:val="000000100000" w:firstRow="0" w:lastRow="0" w:firstColumn="0" w:lastColumn="0" w:oddVBand="0" w:evenVBand="0" w:oddHBand="1" w:evenHBand="0" w:firstRowFirstColumn="0" w:firstRowLastColumn="0" w:lastRowFirstColumn="0" w:lastRowLastColumn="0"/>
              <w:rPr>
                <w:ins w:id="4343" w:author="Sahin, Burak" w:date="2017-03-31T10:41:00Z"/>
                <w:b/>
              </w:rPr>
            </w:pPr>
            <w:ins w:id="4344" w:author="Sahin, Burak" w:date="2017-03-31T10:41:00Z">
              <w:r w:rsidRPr="003A1EA3">
                <w:rPr>
                  <w:b/>
                </w:rPr>
                <w:t>Evidence of Identity:</w:t>
              </w:r>
            </w:ins>
          </w:p>
          <w:p w14:paraId="0AF5C5E5" w14:textId="7EE1CB7F" w:rsidR="00A009CD" w:rsidRDefault="00032B89" w:rsidP="00A009CD">
            <w:pPr>
              <w:cnfStyle w:val="000000100000" w:firstRow="0" w:lastRow="0" w:firstColumn="0" w:lastColumn="0" w:oddVBand="0" w:evenVBand="0" w:oddHBand="1" w:evenHBand="0" w:firstRowFirstColumn="0" w:firstRowLastColumn="0" w:lastRowFirstColumn="0" w:lastRowLastColumn="0"/>
              <w:rPr>
                <w:ins w:id="4345" w:author="Sahin, Burak" w:date="2017-03-31T10:41:00Z"/>
              </w:rPr>
            </w:pPr>
            <w:ins w:id="4346" w:author="Sahin, Burak" w:date="2017-03-31T10:44:00Z">
              <w:r>
                <w:rPr>
                  <w:rStyle w:val="Strong"/>
                </w:rPr>
                <w:t>Three</w:t>
              </w:r>
              <w:r>
                <w:t xml:space="preserve"> instances of evidence of identity</w:t>
              </w:r>
              <w:r>
                <w:br/>
                <w:t>(At least one must be foundational evidence of identity)</w:t>
              </w:r>
            </w:ins>
          </w:p>
          <w:p w14:paraId="11B5A46E" w14:textId="77777777" w:rsidR="00A009CD" w:rsidRPr="006C3488" w:rsidRDefault="00A009CD" w:rsidP="006C3488">
            <w:pPr>
              <w:cnfStyle w:val="000000100000" w:firstRow="0" w:lastRow="0" w:firstColumn="0" w:lastColumn="0" w:oddVBand="0" w:evenVBand="0" w:oddHBand="1" w:evenHBand="0" w:firstRowFirstColumn="0" w:firstRowLastColumn="0" w:lastRowFirstColumn="0" w:lastRowLastColumn="0"/>
              <w:rPr>
                <w:ins w:id="4347" w:author="Sahin, Burak" w:date="2017-03-31T10:41:00Z"/>
                <w:b/>
              </w:rPr>
            </w:pPr>
            <w:ins w:id="4348" w:author="Sahin, Burak" w:date="2017-03-31T10:41:00Z">
              <w:r w:rsidRPr="006C3488">
                <w:rPr>
                  <w:b/>
                </w:rPr>
                <w:t>Accuracy of Identity Information:</w:t>
              </w:r>
            </w:ins>
          </w:p>
          <w:p w14:paraId="2D6983E6" w14:textId="77777777" w:rsidR="00032B89" w:rsidRPr="00032B89" w:rsidRDefault="00032B89">
            <w:pPr>
              <w:cnfStyle w:val="000000100000" w:firstRow="0" w:lastRow="0" w:firstColumn="0" w:lastColumn="0" w:oddVBand="0" w:evenVBand="0" w:oddHBand="1" w:evenHBand="0" w:firstRowFirstColumn="0" w:firstRowLastColumn="0" w:lastRowFirstColumn="0" w:lastRowLastColumn="0"/>
              <w:rPr>
                <w:ins w:id="4349" w:author="Sahin, Burak" w:date="2017-03-31T10:44:00Z"/>
                <w:rFonts w:eastAsia="Times New Roman" w:cs="Times New Roman"/>
                <w:rPrChange w:id="4350" w:author="Sahin, Burak" w:date="2017-03-31T10:45:00Z">
                  <w:rPr>
                    <w:ins w:id="4351" w:author="Sahin, Burak" w:date="2017-03-31T10:44:00Z"/>
                    <w:rFonts w:ascii="Times New Roman" w:eastAsia="Times New Roman" w:hAnsi="Times New Roman" w:cs="Times New Roman"/>
                    <w:sz w:val="24"/>
                    <w:szCs w:val="24"/>
                  </w:rPr>
                </w:rPrChange>
              </w:rPr>
              <w:pPrChange w:id="4352" w:author="Sahin, Burak" w:date="2017-03-31T10:45:00Z">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pPrChange>
            </w:pPr>
            <w:ins w:id="4353" w:author="Sahin, Burak" w:date="2017-03-31T10:44:00Z">
              <w:r w:rsidRPr="00032B89">
                <w:rPr>
                  <w:rFonts w:eastAsia="Times New Roman" w:cs="Times New Roman"/>
                  <w:rPrChange w:id="4354" w:author="Sahin, Burak" w:date="2017-03-31T10:45:00Z">
                    <w:rPr>
                      <w:rFonts w:ascii="Times New Roman" w:eastAsia="Times New Roman" w:hAnsi="Times New Roman" w:cs="Times New Roman"/>
                      <w:sz w:val="24"/>
                      <w:szCs w:val="24"/>
                    </w:rPr>
                  </w:rPrChange>
                </w:rPr>
                <w:t>Identity information acceptably matches assertion by an individual and all instances of evidence of identity</w:t>
              </w:r>
            </w:ins>
          </w:p>
          <w:p w14:paraId="43F5D044" w14:textId="77777777" w:rsidR="00032B89" w:rsidRPr="00032B89" w:rsidRDefault="00032B89">
            <w:pPr>
              <w:cnfStyle w:val="000000100000" w:firstRow="0" w:lastRow="0" w:firstColumn="0" w:lastColumn="0" w:oddVBand="0" w:evenVBand="0" w:oddHBand="1" w:evenHBand="0" w:firstRowFirstColumn="0" w:firstRowLastColumn="0" w:lastRowFirstColumn="0" w:lastRowLastColumn="0"/>
              <w:rPr>
                <w:ins w:id="4355" w:author="Sahin, Burak" w:date="2017-03-31T10:44:00Z"/>
                <w:rFonts w:eastAsia="Times New Roman" w:cs="Times New Roman"/>
                <w:rPrChange w:id="4356" w:author="Sahin, Burak" w:date="2017-03-31T10:45:00Z">
                  <w:rPr>
                    <w:ins w:id="4357" w:author="Sahin, Burak" w:date="2017-03-31T10:44:00Z"/>
                    <w:rFonts w:ascii="Times New Roman" w:eastAsia="Times New Roman" w:hAnsi="Times New Roman" w:cs="Times New Roman"/>
                    <w:sz w:val="24"/>
                    <w:szCs w:val="24"/>
                  </w:rPr>
                </w:rPrChange>
              </w:rPr>
              <w:pPrChange w:id="4358" w:author="Sahin, Burak" w:date="2017-03-31T10:45:00Z">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pPrChange>
            </w:pPr>
            <w:ins w:id="4359" w:author="Sahin, Burak" w:date="2017-03-31T10:44:00Z">
              <w:r w:rsidRPr="00032B89">
                <w:rPr>
                  <w:rFonts w:eastAsia="Times New Roman" w:cs="Times New Roman"/>
                  <w:b/>
                  <w:bCs/>
                  <w:rPrChange w:id="4360" w:author="Sahin, Burak" w:date="2017-03-31T10:45:00Z">
                    <w:rPr>
                      <w:rFonts w:ascii="Times New Roman" w:eastAsia="Times New Roman" w:hAnsi="Times New Roman" w:cs="Times New Roman"/>
                      <w:b/>
                      <w:bCs/>
                      <w:sz w:val="24"/>
                      <w:szCs w:val="24"/>
                    </w:rPr>
                  </w:rPrChange>
                </w:rPr>
                <w:t>and</w:t>
              </w:r>
            </w:ins>
          </w:p>
          <w:p w14:paraId="4843A602" w14:textId="77777777" w:rsidR="00032B89" w:rsidRPr="00032B89" w:rsidRDefault="00032B89">
            <w:pPr>
              <w:cnfStyle w:val="000000100000" w:firstRow="0" w:lastRow="0" w:firstColumn="0" w:lastColumn="0" w:oddVBand="0" w:evenVBand="0" w:oddHBand="1" w:evenHBand="0" w:firstRowFirstColumn="0" w:firstRowLastColumn="0" w:lastRowFirstColumn="0" w:lastRowLastColumn="0"/>
              <w:rPr>
                <w:ins w:id="4361" w:author="Sahin, Burak" w:date="2017-03-31T10:44:00Z"/>
                <w:rFonts w:eastAsia="Times New Roman" w:cs="Times New Roman"/>
                <w:rPrChange w:id="4362" w:author="Sahin, Burak" w:date="2017-03-31T10:45:00Z">
                  <w:rPr>
                    <w:ins w:id="4363" w:author="Sahin, Burak" w:date="2017-03-31T10:44:00Z"/>
                    <w:rFonts w:ascii="Times New Roman" w:eastAsia="Times New Roman" w:hAnsi="Times New Roman" w:cs="Times New Roman"/>
                    <w:sz w:val="24"/>
                    <w:szCs w:val="24"/>
                  </w:rPr>
                </w:rPrChange>
              </w:rPr>
              <w:pPrChange w:id="4364" w:author="Sahin, Burak" w:date="2017-03-31T10:45:00Z">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pPrChange>
            </w:pPr>
            <w:ins w:id="4365" w:author="Sahin, Burak" w:date="2017-03-31T10:44:00Z">
              <w:r w:rsidRPr="00032B89">
                <w:rPr>
                  <w:rFonts w:eastAsia="Times New Roman" w:cs="Times New Roman"/>
                  <w:rPrChange w:id="4366" w:author="Sahin, Burak" w:date="2017-03-31T10:45:00Z">
                    <w:rPr>
                      <w:rFonts w:ascii="Times New Roman" w:eastAsia="Times New Roman" w:hAnsi="Times New Roman" w:cs="Times New Roman"/>
                      <w:sz w:val="24"/>
                      <w:szCs w:val="24"/>
                    </w:rPr>
                  </w:rPrChange>
                </w:rPr>
                <w:t>Confirmation of the foundational evidence of identity using authoritative source</w:t>
              </w:r>
            </w:ins>
          </w:p>
          <w:p w14:paraId="66446461" w14:textId="77777777" w:rsidR="00032B89" w:rsidRPr="00032B89" w:rsidRDefault="00032B89">
            <w:pPr>
              <w:cnfStyle w:val="000000100000" w:firstRow="0" w:lastRow="0" w:firstColumn="0" w:lastColumn="0" w:oddVBand="0" w:evenVBand="0" w:oddHBand="1" w:evenHBand="0" w:firstRowFirstColumn="0" w:firstRowLastColumn="0" w:lastRowFirstColumn="0" w:lastRowLastColumn="0"/>
              <w:rPr>
                <w:ins w:id="4367" w:author="Sahin, Burak" w:date="2017-03-31T10:44:00Z"/>
                <w:rFonts w:eastAsia="Times New Roman" w:cs="Times New Roman"/>
                <w:rPrChange w:id="4368" w:author="Sahin, Burak" w:date="2017-03-31T10:45:00Z">
                  <w:rPr>
                    <w:ins w:id="4369" w:author="Sahin, Burak" w:date="2017-03-31T10:44:00Z"/>
                    <w:rFonts w:ascii="Times New Roman" w:eastAsia="Times New Roman" w:hAnsi="Times New Roman" w:cs="Times New Roman"/>
                    <w:sz w:val="24"/>
                    <w:szCs w:val="24"/>
                  </w:rPr>
                </w:rPrChange>
              </w:rPr>
              <w:pPrChange w:id="4370" w:author="Sahin, Burak" w:date="2017-03-31T10:45:00Z">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pPrChange>
            </w:pPr>
            <w:ins w:id="4371" w:author="Sahin, Burak" w:date="2017-03-31T10:44:00Z">
              <w:r w:rsidRPr="00032B89">
                <w:rPr>
                  <w:rFonts w:eastAsia="Times New Roman" w:cs="Times New Roman"/>
                  <w:b/>
                  <w:bCs/>
                  <w:rPrChange w:id="4372" w:author="Sahin, Burak" w:date="2017-03-31T10:45:00Z">
                    <w:rPr>
                      <w:rFonts w:ascii="Times New Roman" w:eastAsia="Times New Roman" w:hAnsi="Times New Roman" w:cs="Times New Roman"/>
                      <w:b/>
                      <w:bCs/>
                      <w:sz w:val="24"/>
                      <w:szCs w:val="24"/>
                    </w:rPr>
                  </w:rPrChange>
                </w:rPr>
                <w:t>and</w:t>
              </w:r>
            </w:ins>
          </w:p>
          <w:p w14:paraId="0071D952" w14:textId="20FF09E3" w:rsidR="00A009CD" w:rsidRPr="006C3488" w:rsidRDefault="00032B89" w:rsidP="006C3488">
            <w:pPr>
              <w:cnfStyle w:val="000000100000" w:firstRow="0" w:lastRow="0" w:firstColumn="0" w:lastColumn="0" w:oddVBand="0" w:evenVBand="0" w:oddHBand="1" w:evenHBand="0" w:firstRowFirstColumn="0" w:firstRowLastColumn="0" w:lastRowFirstColumn="0" w:lastRowLastColumn="0"/>
              <w:rPr>
                <w:ins w:id="4373" w:author="Sahin, Burak" w:date="2017-03-31T10:41:00Z"/>
              </w:rPr>
            </w:pPr>
            <w:ins w:id="4374" w:author="Sahin, Burak" w:date="2017-03-31T10:44:00Z">
              <w:r w:rsidRPr="00032B89">
                <w:rPr>
                  <w:rFonts w:eastAsia="Times New Roman" w:cs="Times New Roman"/>
                  <w:rPrChange w:id="4375" w:author="Sahin, Burak" w:date="2017-03-31T10:45:00Z">
                    <w:rPr>
                      <w:rFonts w:ascii="Times New Roman" w:eastAsia="Times New Roman" w:hAnsi="Times New Roman" w:cs="Times New Roman"/>
                      <w:sz w:val="24"/>
                      <w:szCs w:val="24"/>
                    </w:rPr>
                  </w:rPrChange>
                </w:rPr>
                <w:t>Confirmation supporting evidence of identity originates from appropriate authority, using authoritative source</w:t>
              </w:r>
              <w:r w:rsidRPr="00032B89">
                <w:rPr>
                  <w:rFonts w:eastAsia="Times New Roman" w:cs="Times New Roman"/>
                  <w:rPrChange w:id="4376" w:author="Sahin, Burak" w:date="2017-03-31T10:45:00Z">
                    <w:rPr>
                      <w:rFonts w:ascii="Times New Roman" w:eastAsia="Times New Roman" w:hAnsi="Times New Roman" w:cs="Times New Roman"/>
                      <w:sz w:val="24"/>
                      <w:szCs w:val="24"/>
                    </w:rPr>
                  </w:rPrChange>
                </w:rPr>
                <w:br/>
              </w:r>
              <w:r w:rsidRPr="00032B89">
                <w:rPr>
                  <w:rFonts w:eastAsia="Times New Roman" w:cs="Times New Roman"/>
                  <w:b/>
                  <w:bCs/>
                  <w:rPrChange w:id="4377" w:author="Sahin, Burak" w:date="2017-03-31T10:45:00Z">
                    <w:rPr>
                      <w:rFonts w:ascii="Times New Roman" w:eastAsia="Times New Roman" w:hAnsi="Times New Roman" w:cs="Times New Roman"/>
                      <w:b/>
                      <w:bCs/>
                      <w:sz w:val="24"/>
                      <w:szCs w:val="24"/>
                    </w:rPr>
                  </w:rPrChange>
                </w:rPr>
                <w:t>or</w:t>
              </w:r>
              <w:r w:rsidRPr="00032B89">
                <w:rPr>
                  <w:rFonts w:eastAsia="Times New Roman" w:cs="Times New Roman"/>
                  <w:rPrChange w:id="4378" w:author="Sahin, Burak" w:date="2017-03-31T10:45:00Z">
                    <w:rPr>
                      <w:rFonts w:ascii="Times New Roman" w:eastAsia="Times New Roman" w:hAnsi="Times New Roman" w:cs="Times New Roman"/>
                      <w:sz w:val="24"/>
                      <w:szCs w:val="24"/>
                    </w:rPr>
                  </w:rPrChange>
                </w:rPr>
                <w:t xml:space="preserve"> inspection by trained examiner</w:t>
              </w:r>
            </w:ins>
          </w:p>
          <w:p w14:paraId="2AAACB99" w14:textId="77777777" w:rsidR="00A009CD" w:rsidRPr="006C3488" w:rsidRDefault="00A009CD" w:rsidP="006C3488">
            <w:pPr>
              <w:cnfStyle w:val="000000100000" w:firstRow="0" w:lastRow="0" w:firstColumn="0" w:lastColumn="0" w:oddVBand="0" w:evenVBand="0" w:oddHBand="1" w:evenHBand="0" w:firstRowFirstColumn="0" w:firstRowLastColumn="0" w:lastRowFirstColumn="0" w:lastRowLastColumn="0"/>
              <w:rPr>
                <w:ins w:id="4379" w:author="Sahin, Burak" w:date="2017-03-31T10:41:00Z"/>
                <w:b/>
              </w:rPr>
            </w:pPr>
            <w:ins w:id="4380" w:author="Sahin, Burak" w:date="2017-03-31T10:41:00Z">
              <w:r w:rsidRPr="006C3488">
                <w:rPr>
                  <w:b/>
                </w:rPr>
                <w:t>Linkage of Identity Information to Individual:</w:t>
              </w:r>
            </w:ins>
          </w:p>
          <w:p w14:paraId="36F8CDCF" w14:textId="77777777" w:rsidR="00032B89" w:rsidRPr="00032B89" w:rsidRDefault="00032B89">
            <w:pPr>
              <w:cnfStyle w:val="000000100000" w:firstRow="0" w:lastRow="0" w:firstColumn="0" w:lastColumn="0" w:oddVBand="0" w:evenVBand="0" w:oddHBand="1" w:evenHBand="0" w:firstRowFirstColumn="0" w:firstRowLastColumn="0" w:lastRowFirstColumn="0" w:lastRowLastColumn="0"/>
              <w:rPr>
                <w:ins w:id="4381" w:author="Sahin, Burak" w:date="2017-03-31T10:45:00Z"/>
                <w:rFonts w:eastAsia="Times New Roman" w:cs="Times New Roman"/>
                <w:rPrChange w:id="4382" w:author="Sahin, Burak" w:date="2017-03-31T10:45:00Z">
                  <w:rPr>
                    <w:ins w:id="4383" w:author="Sahin, Burak" w:date="2017-03-31T10:45:00Z"/>
                    <w:rFonts w:ascii="Times New Roman" w:eastAsia="Times New Roman" w:hAnsi="Times New Roman" w:cs="Times New Roman"/>
                    <w:sz w:val="24"/>
                    <w:szCs w:val="24"/>
                  </w:rPr>
                </w:rPrChange>
              </w:rPr>
              <w:pPrChange w:id="4384" w:author="Sahin, Burak" w:date="2017-03-31T10:45:00Z">
                <w:pPr>
                  <w:numPr>
                    <w:numId w:val="39"/>
                  </w:numPr>
                  <w:tabs>
                    <w:tab w:val="num" w:pos="720"/>
                  </w:tabs>
                  <w:spacing w:before="100" w:beforeAutospacing="1" w:after="100" w:afterAutospacing="1"/>
                  <w:ind w:left="720" w:hanging="360"/>
                  <w:cnfStyle w:val="000000100000" w:firstRow="0" w:lastRow="0" w:firstColumn="0" w:lastColumn="0" w:oddVBand="0" w:evenVBand="0" w:oddHBand="1" w:evenHBand="0" w:firstRowFirstColumn="0" w:firstRowLastColumn="0" w:lastRowFirstColumn="0" w:lastRowLastColumn="0"/>
                </w:pPr>
              </w:pPrChange>
            </w:pPr>
            <w:ins w:id="4385" w:author="Sahin, Burak" w:date="2017-03-31T10:45:00Z">
              <w:r w:rsidRPr="00032B89">
                <w:rPr>
                  <w:rFonts w:eastAsia="Times New Roman" w:cs="Times New Roman"/>
                  <w:rPrChange w:id="4386" w:author="Sahin, Burak" w:date="2017-03-31T10:45:00Z">
                    <w:rPr>
                      <w:rFonts w:ascii="Times New Roman" w:eastAsia="Times New Roman" w:hAnsi="Times New Roman" w:cs="Times New Roman"/>
                      <w:sz w:val="24"/>
                      <w:szCs w:val="24"/>
                    </w:rPr>
                  </w:rPrChange>
                </w:rPr>
                <w:t xml:space="preserve">At least </w:t>
              </w:r>
              <w:r w:rsidRPr="00032B89">
                <w:rPr>
                  <w:rFonts w:eastAsia="Times New Roman" w:cs="Times New Roman"/>
                  <w:b/>
                  <w:bCs/>
                  <w:rPrChange w:id="4387" w:author="Sahin, Burak" w:date="2017-03-31T10:45:00Z">
                    <w:rPr>
                      <w:rFonts w:ascii="Times New Roman" w:eastAsia="Times New Roman" w:hAnsi="Times New Roman" w:cs="Times New Roman"/>
                      <w:b/>
                      <w:bCs/>
                      <w:sz w:val="24"/>
                      <w:szCs w:val="24"/>
                    </w:rPr>
                  </w:rPrChange>
                </w:rPr>
                <w:t>three</w:t>
              </w:r>
              <w:r w:rsidRPr="00032B89">
                <w:rPr>
                  <w:rFonts w:eastAsia="Times New Roman" w:cs="Times New Roman"/>
                  <w:rPrChange w:id="4388" w:author="Sahin, Burak" w:date="2017-03-31T10:45:00Z">
                    <w:rPr>
                      <w:rFonts w:ascii="Times New Roman" w:eastAsia="Times New Roman" w:hAnsi="Times New Roman" w:cs="Times New Roman"/>
                      <w:sz w:val="24"/>
                      <w:szCs w:val="24"/>
                    </w:rPr>
                  </w:rPrChange>
                </w:rPr>
                <w:t xml:space="preserve"> of the following:</w:t>
              </w:r>
            </w:ins>
          </w:p>
          <w:p w14:paraId="7684DE99" w14:textId="01FC3E31" w:rsidR="00032B89" w:rsidRPr="006C3488" w:rsidRDefault="00032B89">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ins w:id="4389" w:author="Sahin, Burak" w:date="2017-03-31T10:45:00Z"/>
                <w:rFonts w:eastAsia="Times New Roman" w:cs="Times New Roman"/>
              </w:rPr>
              <w:pPrChange w:id="4390" w:author="Sahin, Burak" w:date="2017-03-31T10:45:00Z">
                <w:pPr>
                  <w:numPr>
                    <w:numId w:val="39"/>
                  </w:numPr>
                  <w:tabs>
                    <w:tab w:val="num" w:pos="720"/>
                  </w:tabs>
                  <w:spacing w:before="100" w:beforeAutospacing="1" w:after="100" w:afterAutospacing="1"/>
                  <w:ind w:left="720" w:hanging="360"/>
                  <w:cnfStyle w:val="000000100000" w:firstRow="0" w:lastRow="0" w:firstColumn="0" w:lastColumn="0" w:oddVBand="0" w:evenVBand="0" w:oddHBand="1" w:evenHBand="0" w:firstRowFirstColumn="0" w:firstRowLastColumn="0" w:lastRowFirstColumn="0" w:lastRowLastColumn="0"/>
                </w:pPr>
              </w:pPrChange>
            </w:pPr>
            <w:ins w:id="4391" w:author="Sahin, Burak" w:date="2017-03-31T10:45:00Z">
              <w:r w:rsidRPr="006C3488">
                <w:rPr>
                  <w:rFonts w:eastAsia="Times New Roman" w:cs="Times New Roman"/>
                </w:rPr>
                <w:t xml:space="preserve">Knowledge-based confirmation </w:t>
              </w:r>
            </w:ins>
          </w:p>
          <w:p w14:paraId="625C8339" w14:textId="5C075970" w:rsidR="00032B89" w:rsidRPr="006C3488" w:rsidRDefault="00513F08">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ins w:id="4392" w:author="Sahin, Burak" w:date="2017-03-31T10:45:00Z"/>
                <w:rFonts w:eastAsia="Times New Roman" w:cs="Times New Roman"/>
              </w:rPr>
              <w:pPrChange w:id="4393" w:author="Sahin, Burak" w:date="2017-03-31T10:45:00Z">
                <w:pPr>
                  <w:numPr>
                    <w:numId w:val="39"/>
                  </w:numPr>
                  <w:tabs>
                    <w:tab w:val="num" w:pos="720"/>
                  </w:tabs>
                  <w:spacing w:before="100" w:beforeAutospacing="1" w:after="100" w:afterAutospacing="1"/>
                  <w:ind w:left="720" w:hanging="360"/>
                  <w:cnfStyle w:val="000000100000" w:firstRow="0" w:lastRow="0" w:firstColumn="0" w:lastColumn="0" w:oddVBand="0" w:evenVBand="0" w:oddHBand="1" w:evenHBand="0" w:firstRowFirstColumn="0" w:firstRowLastColumn="0" w:lastRowFirstColumn="0" w:lastRowLastColumn="0"/>
                </w:pPr>
              </w:pPrChange>
            </w:pPr>
            <w:ins w:id="4394" w:author="Sahin, Burak" w:date="2017-03-31T10:45:00Z">
              <w:r>
                <w:rPr>
                  <w:rFonts w:eastAsia="Times New Roman" w:cs="Times New Roman"/>
                </w:rPr>
                <w:t>Biological/behavio</w:t>
              </w:r>
              <w:r w:rsidR="00032B89" w:rsidRPr="006C3488">
                <w:rPr>
                  <w:rFonts w:eastAsia="Times New Roman" w:cs="Times New Roman"/>
                </w:rPr>
                <w:t xml:space="preserve">ral characteristic confirmation </w:t>
              </w:r>
            </w:ins>
          </w:p>
          <w:p w14:paraId="36FBF022" w14:textId="77777777" w:rsidR="00032B89" w:rsidRPr="006C3488" w:rsidRDefault="00032B89">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ins w:id="4395" w:author="Sahin, Burak" w:date="2017-03-31T10:45:00Z"/>
                <w:rFonts w:eastAsia="Times New Roman" w:cs="Times New Roman"/>
              </w:rPr>
              <w:pPrChange w:id="4396" w:author="Sahin, Burak" w:date="2017-03-31T10:45:00Z">
                <w:pPr>
                  <w:pStyle w:val="ListParagraph"/>
                  <w:numPr>
                    <w:numId w:val="34"/>
                  </w:numPr>
                  <w:ind w:hanging="360"/>
                  <w:cnfStyle w:val="000000100000" w:firstRow="0" w:lastRow="0" w:firstColumn="0" w:lastColumn="0" w:oddVBand="0" w:evenVBand="0" w:oddHBand="1" w:evenHBand="0" w:firstRowFirstColumn="0" w:firstRowLastColumn="0" w:lastRowFirstColumn="0" w:lastRowLastColumn="0"/>
                </w:pPr>
              </w:pPrChange>
            </w:pPr>
            <w:ins w:id="4397" w:author="Sahin, Burak" w:date="2017-03-31T10:45:00Z">
              <w:r w:rsidRPr="006C3488">
                <w:rPr>
                  <w:rFonts w:eastAsia="Times New Roman" w:cs="Times New Roman"/>
                </w:rPr>
                <w:t>Trusted referee confirmation</w:t>
              </w:r>
            </w:ins>
          </w:p>
          <w:p w14:paraId="2D6E181A" w14:textId="7A381646" w:rsidR="00A009CD" w:rsidRPr="00032B89" w:rsidRDefault="00032B89">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ins w:id="4398" w:author="Sahin, Burak" w:date="2017-03-31T10:33:00Z"/>
                <w:rFonts w:ascii="Times New Roman" w:eastAsia="Times New Roman" w:hAnsi="Times New Roman" w:cs="Times New Roman"/>
                <w:sz w:val="24"/>
                <w:szCs w:val="24"/>
                <w:rPrChange w:id="4399" w:author="Sahin, Burak" w:date="2017-03-31T10:45:00Z">
                  <w:rPr>
                    <w:ins w:id="4400" w:author="Sahin, Burak" w:date="2017-03-31T10:33:00Z"/>
                    <w:rFonts w:eastAsia="Times New Roman"/>
                  </w:rPr>
                </w:rPrChange>
              </w:rPr>
              <w:pPrChange w:id="4401" w:author="Sahin, Burak" w:date="2017-03-31T10:45:00Z">
                <w:pPr>
                  <w:pStyle w:val="ListParagraph"/>
                  <w:numPr>
                    <w:numId w:val="34"/>
                  </w:numPr>
                  <w:ind w:hanging="360"/>
                  <w:cnfStyle w:val="000000100000" w:firstRow="0" w:lastRow="0" w:firstColumn="0" w:lastColumn="0" w:oddVBand="0" w:evenVBand="0" w:oddHBand="1" w:evenHBand="0" w:firstRowFirstColumn="0" w:firstRowLastColumn="0" w:lastRowFirstColumn="0" w:lastRowLastColumn="0"/>
                </w:pPr>
              </w:pPrChange>
            </w:pPr>
            <w:ins w:id="4402" w:author="Sahin, Burak" w:date="2017-03-31T10:45:00Z">
              <w:r w:rsidRPr="00032B89">
                <w:rPr>
                  <w:rFonts w:eastAsia="Times New Roman" w:cs="Times New Roman"/>
                  <w:rPrChange w:id="4403" w:author="Sahin, Burak" w:date="2017-03-31T10:45:00Z">
                    <w:rPr>
                      <w:rFonts w:ascii="Times New Roman" w:eastAsia="Times New Roman" w:hAnsi="Times New Roman" w:cs="Times New Roman"/>
                      <w:sz w:val="24"/>
                      <w:szCs w:val="24"/>
                    </w:rPr>
                  </w:rPrChange>
                </w:rPr>
                <w:t>Physical possession confirmation</w:t>
              </w:r>
            </w:ins>
          </w:p>
        </w:tc>
        <w:tc>
          <w:tcPr>
            <w:tcW w:w="1150" w:type="dxa"/>
            <w:tcPrChange w:id="4404" w:author="Sahin, Burak" w:date="2017-03-31T10:38:00Z">
              <w:tcPr>
                <w:tcW w:w="1345" w:type="dxa"/>
              </w:tcPr>
            </w:tcPrChange>
          </w:tcPr>
          <w:p w14:paraId="739F7569" w14:textId="77777777" w:rsidR="00A009CD" w:rsidRDefault="00A009CD" w:rsidP="00A009CD">
            <w:pPr>
              <w:keepNext/>
              <w:cnfStyle w:val="000000100000" w:firstRow="0" w:lastRow="0" w:firstColumn="0" w:lastColumn="0" w:oddVBand="0" w:evenVBand="0" w:oddHBand="1" w:evenHBand="0" w:firstRowFirstColumn="0" w:firstRowLastColumn="0" w:lastRowFirstColumn="0" w:lastRowLastColumn="0"/>
              <w:rPr>
                <w:ins w:id="4405" w:author="Sahin, Burak" w:date="2017-03-31T10:33:00Z"/>
              </w:rPr>
            </w:pPr>
            <w:ins w:id="4406" w:author="Sahin, Burak" w:date="2017-03-31T10:33:00Z">
              <w:r>
                <w:t>Superior</w:t>
              </w:r>
            </w:ins>
          </w:p>
        </w:tc>
      </w:tr>
    </w:tbl>
    <w:p w14:paraId="3F2D5B59" w14:textId="543868C7" w:rsidR="00270D93" w:rsidRDefault="00A009CD">
      <w:pPr>
        <w:pStyle w:val="Caption"/>
        <w:jc w:val="center"/>
        <w:rPr>
          <w:ins w:id="4407" w:author="Sahin, Burak" w:date="2017-06-27T18:44:00Z"/>
        </w:rPr>
        <w:pPrChange w:id="4408" w:author="Sahin, Burak" w:date="2017-03-31T10:33:00Z">
          <w:pPr/>
        </w:pPrChange>
      </w:pPr>
      <w:bookmarkStart w:id="4409" w:name="_Toc478731269"/>
      <w:ins w:id="4410" w:author="Sahin, Burak" w:date="2017-03-31T10:33:00Z">
        <w:r>
          <w:t xml:space="preserve">Table </w:t>
        </w:r>
        <w:r>
          <w:fldChar w:fldCharType="begin"/>
        </w:r>
        <w:r>
          <w:instrText xml:space="preserve"> SEQ Table \* ARABIC </w:instrText>
        </w:r>
      </w:ins>
      <w:r>
        <w:fldChar w:fldCharType="separate"/>
      </w:r>
      <w:ins w:id="4411" w:author="Sahin, Burak" w:date="2017-03-31T13:52:00Z">
        <w:r w:rsidR="001A448E">
          <w:rPr>
            <w:noProof/>
          </w:rPr>
          <w:t>12</w:t>
        </w:r>
      </w:ins>
      <w:ins w:id="4412" w:author="Sahin, Burak" w:date="2017-03-31T10:33:00Z">
        <w:r>
          <w:fldChar w:fldCharType="end"/>
        </w:r>
        <w:r>
          <w:t>: PCTF Levels Mapped to Strengths</w:t>
        </w:r>
      </w:ins>
      <w:bookmarkEnd w:id="4409"/>
    </w:p>
    <w:p w14:paraId="106FF992" w14:textId="77777777" w:rsidR="00063964" w:rsidRDefault="00063964" w:rsidP="00063964">
      <w:pPr>
        <w:rPr>
          <w:ins w:id="4413" w:author="Sahin, Burak" w:date="2017-06-27T18:44:00Z"/>
          <w:rFonts w:eastAsia="Times New Roman" w:cs="Helvetica"/>
          <w:color w:val="454441"/>
          <w:szCs w:val="24"/>
        </w:rPr>
      </w:pPr>
    </w:p>
    <w:tbl>
      <w:tblPr>
        <w:tblStyle w:val="TableGrid"/>
        <w:tblpPr w:leftFromText="180" w:rightFromText="180" w:vertAnchor="text" w:horzAnchor="margin" w:tblpXSpec="right" w:tblpY="42"/>
        <w:tblW w:w="5000" w:type="pct"/>
        <w:tblBorders>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063964" w:rsidRPr="00F47283" w14:paraId="760B34B8" w14:textId="77777777" w:rsidTr="00F47283">
        <w:trPr>
          <w:trHeight w:val="372"/>
          <w:ins w:id="4414" w:author="Sahin, Burak" w:date="2017-06-27T18:44:00Z"/>
        </w:trPr>
        <w:tc>
          <w:tcPr>
            <w:tcW w:w="5000" w:type="pct"/>
            <w:shd w:val="clear" w:color="auto" w:fill="F2F2F2" w:themeFill="background1" w:themeFillShade="F2"/>
          </w:tcPr>
          <w:p w14:paraId="32C621CB" w14:textId="4BC1A3E2" w:rsidR="00063964" w:rsidRPr="00F47283" w:rsidRDefault="00063964" w:rsidP="00063964">
            <w:pPr>
              <w:rPr>
                <w:ins w:id="4415" w:author="Sahin, Burak" w:date="2017-06-27T18:44:00Z"/>
                <w:b/>
                <w:i/>
                <w:highlight w:val="yellow"/>
              </w:rPr>
              <w:pPrChange w:id="4416" w:author="Sahin, Burak" w:date="2017-06-27T18:44:00Z">
                <w:pPr>
                  <w:framePr w:hSpace="180" w:wrap="around" w:vAnchor="text" w:hAnchor="margin" w:xAlign="right" w:y="42"/>
                </w:pPr>
              </w:pPrChange>
            </w:pPr>
            <w:ins w:id="4417" w:author="Sahin, Burak" w:date="2017-06-27T18:44:00Z">
              <w:r w:rsidRPr="00F47283">
                <w:rPr>
                  <w:b/>
                  <w:i/>
                  <w:highlight w:val="yellow"/>
                </w:rPr>
                <w:lastRenderedPageBreak/>
                <w:t xml:space="preserve">Case Example: </w:t>
              </w:r>
              <w:r>
                <w:rPr>
                  <w:b/>
                  <w:i/>
                  <w:highlight w:val="yellow"/>
                </w:rPr>
                <w:t>I</w:t>
              </w:r>
            </w:ins>
            <w:ins w:id="4418" w:author="Sahin, Burak" w:date="2017-06-27T18:45:00Z">
              <w:r>
                <w:rPr>
                  <w:b/>
                  <w:i/>
                  <w:highlight w:val="yellow"/>
                </w:rPr>
                <w:t>dentity Proofing of Foreign Individuals</w:t>
              </w:r>
            </w:ins>
          </w:p>
        </w:tc>
      </w:tr>
      <w:tr w:rsidR="00063964" w:rsidRPr="00F47283" w14:paraId="3FDC0CF3" w14:textId="77777777" w:rsidTr="00F47283">
        <w:trPr>
          <w:trHeight w:val="425"/>
          <w:ins w:id="4419" w:author="Sahin, Burak" w:date="2017-06-27T18:44:00Z"/>
        </w:trPr>
        <w:tc>
          <w:tcPr>
            <w:tcW w:w="5000" w:type="pct"/>
            <w:shd w:val="clear" w:color="auto" w:fill="F2F2F2" w:themeFill="background1" w:themeFillShade="F2"/>
          </w:tcPr>
          <w:p w14:paraId="26F27E17" w14:textId="77777777" w:rsidR="00063964" w:rsidRPr="00F47283" w:rsidRDefault="00063964" w:rsidP="00F47283">
            <w:pPr>
              <w:rPr>
                <w:ins w:id="4420" w:author="Sahin, Burak" w:date="2017-06-27T18:44:00Z"/>
                <w:highlight w:val="yellow"/>
              </w:rPr>
            </w:pPr>
            <w:ins w:id="4421" w:author="Sahin, Burak" w:date="2017-06-27T18:44:00Z">
              <w:r w:rsidRPr="00F47283">
                <w:rPr>
                  <w:highlight w:val="yellow"/>
                </w:rPr>
                <w:t>Placeholder</w:t>
              </w:r>
            </w:ins>
          </w:p>
        </w:tc>
      </w:tr>
    </w:tbl>
    <w:p w14:paraId="71818248" w14:textId="51436CB4" w:rsidR="00063964" w:rsidRPr="00063964" w:rsidDel="00063964" w:rsidRDefault="00063964" w:rsidP="00063964">
      <w:pPr>
        <w:rPr>
          <w:del w:id="4422" w:author="Sahin, Burak" w:date="2017-06-27T18:45:00Z"/>
          <w:rPrChange w:id="4423" w:author="Sahin, Burak" w:date="2017-06-27T18:44:00Z">
            <w:rPr>
              <w:del w:id="4424" w:author="Sahin, Burak" w:date="2017-06-27T18:45:00Z"/>
            </w:rPr>
          </w:rPrChange>
        </w:rPr>
        <w:pPrChange w:id="4425" w:author="Sahin, Burak" w:date="2017-06-27T18:44:00Z">
          <w:pPr/>
        </w:pPrChange>
      </w:pPr>
      <w:bookmarkStart w:id="4426" w:name="_GoBack"/>
      <w:bookmarkEnd w:id="4426"/>
    </w:p>
    <w:p w14:paraId="5B2335CF" w14:textId="0789B27C" w:rsidR="00BE42AF" w:rsidDel="00946EC0" w:rsidRDefault="00BE42AF" w:rsidP="0053684B">
      <w:pPr>
        <w:pStyle w:val="Heading2"/>
        <w:rPr>
          <w:del w:id="4427" w:author="Sahin, Burak" w:date="2017-02-17T13:59:00Z"/>
        </w:rPr>
      </w:pPr>
      <w:commentRangeStart w:id="4428"/>
      <w:del w:id="4429" w:author="Sahin, Burak" w:date="2017-02-17T13:59:00Z">
        <w:r w:rsidDel="00946EC0">
          <w:delText>Identity Proofing of Individuals with No Permanent Address</w:delText>
        </w:r>
        <w:commentRangeEnd w:id="4428"/>
        <w:r w:rsidR="001858C4" w:rsidDel="00946EC0">
          <w:rPr>
            <w:rStyle w:val="CommentReference"/>
            <w:rFonts w:asciiTheme="minorHAnsi" w:eastAsiaTheme="minorEastAsia" w:hAnsiTheme="minorHAnsi" w:cstheme="minorBidi"/>
            <w:b w:val="0"/>
            <w:bCs w:val="0"/>
            <w:smallCaps w:val="0"/>
            <w:color w:val="auto"/>
          </w:rPr>
          <w:commentReference w:id="4428"/>
        </w:r>
        <w:bookmarkStart w:id="4430" w:name="_Toc478656895"/>
        <w:bookmarkStart w:id="4431" w:name="_Toc478656996"/>
        <w:bookmarkStart w:id="4432" w:name="_Toc478657191"/>
        <w:bookmarkStart w:id="4433" w:name="_Toc478730200"/>
        <w:bookmarkStart w:id="4434" w:name="_Toc478730310"/>
        <w:bookmarkStart w:id="4435" w:name="_Toc478730420"/>
        <w:bookmarkStart w:id="4436" w:name="_Toc478730532"/>
        <w:bookmarkStart w:id="4437" w:name="_Toc478731130"/>
        <w:bookmarkStart w:id="4438" w:name="_Toc478731255"/>
        <w:bookmarkStart w:id="4439" w:name="_Toc478731614"/>
        <w:bookmarkStart w:id="4440" w:name="_Toc478731723"/>
        <w:bookmarkStart w:id="4441" w:name="_Toc478731832"/>
        <w:bookmarkStart w:id="4442" w:name="_Toc478731941"/>
        <w:bookmarkStart w:id="4443" w:name="_Toc478734612"/>
        <w:bookmarkStart w:id="4444" w:name="_Toc486347510"/>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del>
    </w:p>
    <w:p w14:paraId="45288A04" w14:textId="7D5B5D56" w:rsidR="00BE42AF" w:rsidDel="003F2F9D" w:rsidRDefault="00BE42AF">
      <w:pPr>
        <w:rPr>
          <w:del w:id="4445" w:author="Sahin, Burak" w:date="2017-02-17T13:59:00Z"/>
        </w:rPr>
      </w:pPr>
      <w:del w:id="4446" w:author="Sahin, Burak" w:date="2017-02-17T13:59:00Z">
        <w:r w:rsidDel="00946EC0">
          <w:delText xml:space="preserve">Place Holder </w:delText>
        </w:r>
        <w:bookmarkStart w:id="4447" w:name="_Toc478656896"/>
        <w:bookmarkStart w:id="4448" w:name="_Toc478656997"/>
        <w:bookmarkStart w:id="4449" w:name="_Toc478657192"/>
        <w:bookmarkStart w:id="4450" w:name="_Toc478730201"/>
        <w:bookmarkStart w:id="4451" w:name="_Toc478730311"/>
        <w:bookmarkStart w:id="4452" w:name="_Toc478730421"/>
        <w:bookmarkStart w:id="4453" w:name="_Toc478730533"/>
        <w:bookmarkStart w:id="4454" w:name="_Toc478731131"/>
        <w:bookmarkStart w:id="4455" w:name="_Toc478731256"/>
        <w:bookmarkStart w:id="4456" w:name="_Toc478731615"/>
        <w:bookmarkStart w:id="4457" w:name="_Toc478731724"/>
        <w:bookmarkStart w:id="4458" w:name="_Toc478731833"/>
        <w:bookmarkStart w:id="4459" w:name="_Toc478731942"/>
        <w:bookmarkStart w:id="4460" w:name="_Toc478734613"/>
        <w:bookmarkStart w:id="4461" w:name="_Toc486347511"/>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del>
    </w:p>
    <w:p w14:paraId="63E85DA5" w14:textId="62F98F96" w:rsidR="003F2F9D" w:rsidRDefault="003F2F9D">
      <w:pPr>
        <w:pStyle w:val="Heading1"/>
        <w:rPr>
          <w:ins w:id="4462" w:author="Sahin, Burak" w:date="2017-03-21T15:08:00Z"/>
        </w:rPr>
        <w:pPrChange w:id="4463" w:author="Sahin, Burak" w:date="2017-03-31T13:40:00Z">
          <w:pPr/>
        </w:pPrChange>
      </w:pPr>
      <w:bookmarkStart w:id="4464" w:name="_Toc486347512"/>
      <w:ins w:id="4465" w:author="Sahin, Burak" w:date="2017-03-21T15:06:00Z">
        <w:r>
          <w:t>Appendix</w:t>
        </w:r>
      </w:ins>
      <w:bookmarkStart w:id="4466" w:name="_Ref478658112"/>
      <w:ins w:id="4467" w:author="Sahin, Burak" w:date="2017-03-31T13:40:00Z">
        <w:r w:rsidR="0039301C">
          <w:t xml:space="preserve">: </w:t>
        </w:r>
      </w:ins>
      <w:ins w:id="4468" w:author="Sahin, Burak" w:date="2017-03-21T15:08:00Z">
        <w:r>
          <w:t xml:space="preserve">Driver’s License </w:t>
        </w:r>
      </w:ins>
      <w:ins w:id="4469" w:author="Sahin, Burak" w:date="2017-03-31T13:40:00Z">
        <w:r w:rsidR="0039301C">
          <w:t xml:space="preserve">Evidence </w:t>
        </w:r>
      </w:ins>
      <w:ins w:id="4470" w:author="Sahin, Burak" w:date="2017-03-21T15:08:00Z">
        <w:r>
          <w:t>Requirements</w:t>
        </w:r>
        <w:bookmarkEnd w:id="4464"/>
        <w:bookmarkEnd w:id="4466"/>
      </w:ins>
    </w:p>
    <w:p w14:paraId="19EC8D96" w14:textId="77777777" w:rsidR="00032B89" w:rsidRDefault="003F2F9D" w:rsidP="003F2F9D">
      <w:pPr>
        <w:rPr>
          <w:ins w:id="4471" w:author="Sahin, Burak" w:date="2017-03-21T15:08:00Z"/>
        </w:rPr>
      </w:pPr>
      <w:ins w:id="4472" w:author="Sahin, Burak" w:date="2017-03-21T15:08:00Z">
        <w:r w:rsidRPr="003F2F9D">
          <w:t>The Department of Homeland Security classifies U.S. states and territories into four groups with respect to their REAL ID Act compliance status. These are Compliant, Extension, Limited Exte</w:t>
        </w:r>
        <w:r w:rsidR="00032B89">
          <w:t>nsion and Noncompliant.</w:t>
        </w:r>
      </w:ins>
    </w:p>
    <w:p w14:paraId="33A4D717" w14:textId="2819CB5B" w:rsidR="003F2F9D" w:rsidRPr="003F2F9D" w:rsidRDefault="003F2F9D" w:rsidP="003F2F9D">
      <w:pPr>
        <w:rPr>
          <w:ins w:id="4473" w:author="Sahin, Burak" w:date="2017-03-21T15:08:00Z"/>
        </w:rPr>
      </w:pPr>
      <w:ins w:id="4474" w:author="Sahin, Burak" w:date="2017-03-21T15:08:00Z">
        <w:r w:rsidRPr="003F2F9D">
          <w:t xml:space="preserve">We selected examples from the first two </w:t>
        </w:r>
        <w:r w:rsidR="00824F04">
          <w:t>categories (Compliant –Arizona</w:t>
        </w:r>
        <w:r w:rsidRPr="003F2F9D">
          <w:t xml:space="preserve">, the District of Columbia; Extension –New Jersey, Texas) and </w:t>
        </w:r>
      </w:ins>
      <w:ins w:id="4475" w:author="Sahin, Burak" w:date="2017-03-31T10:52:00Z">
        <w:r w:rsidR="00032B89">
          <w:t>reviewed t</w:t>
        </w:r>
        <w:r w:rsidR="00032B89" w:rsidRPr="003F2F9D">
          <w:t>he driver’s license evidence requirements for the</w:t>
        </w:r>
        <w:r w:rsidR="001221F5">
          <w:t>se</w:t>
        </w:r>
        <w:r w:rsidR="00032B89" w:rsidRPr="003F2F9D">
          <w:t xml:space="preserve"> states. </w:t>
        </w:r>
        <w:r w:rsidR="001221F5">
          <w:t xml:space="preserve">In this section </w:t>
        </w:r>
      </w:ins>
      <w:ins w:id="4476" w:author="Sahin, Burak" w:date="2017-03-21T15:08:00Z">
        <w:r w:rsidRPr="003F2F9D">
          <w:t>present their identity proofing evidence requirements in the state identity document provision process, illustrated in the following tables.</w:t>
        </w:r>
      </w:ins>
    </w:p>
    <w:p w14:paraId="55DC4B18" w14:textId="77777777" w:rsidR="003F2F9D" w:rsidRDefault="003F2F9D" w:rsidP="003F2F9D">
      <w:pPr>
        <w:rPr>
          <w:ins w:id="4477" w:author="Sahin, Burak" w:date="2017-03-21T15:08:00Z"/>
        </w:rPr>
      </w:pPr>
      <w:ins w:id="4478" w:author="Sahin, Burak" w:date="2017-03-21T15:08:00Z">
        <w:r w:rsidRPr="003F2F9D">
          <w:t xml:space="preserve">For Arizona, the requirements have been shown in </w:t>
        </w:r>
        <w:r w:rsidRPr="003F2F9D">
          <w:fldChar w:fldCharType="begin"/>
        </w:r>
        <w:r w:rsidRPr="003F2F9D">
          <w:instrText xml:space="preserve"> REF _Ref477432620 \h  \* MERGEFORMAT </w:instrText>
        </w:r>
      </w:ins>
      <w:ins w:id="4479" w:author="Sahin, Burak" w:date="2017-03-21T15:08:00Z">
        <w:r w:rsidRPr="003F2F9D">
          <w:fldChar w:fldCharType="separate"/>
        </w:r>
        <w:r w:rsidRPr="003F2F9D">
          <w:rPr>
            <w:i/>
          </w:rPr>
          <w:t xml:space="preserve">Table </w:t>
        </w:r>
        <w:r w:rsidRPr="003F2F9D">
          <w:rPr>
            <w:i/>
            <w:noProof/>
          </w:rPr>
          <w:t>3</w:t>
        </w:r>
        <w:r w:rsidRPr="003F2F9D">
          <w:fldChar w:fldCharType="end"/>
        </w:r>
        <w:r w:rsidRPr="003F2F9D">
          <w:t>. The state requires 2 documents from full list of accepted documents (http://www.azdot.gov/docs/default-source/mvd-forms-pubs/96-0155.pdf?sfvrsn=2 and listed to the right). One document must include a clear photo and a</w:t>
        </w:r>
        <w:r w:rsidRPr="003F2F9D">
          <w:rPr>
            <w:rFonts w:ascii="Calibri" w:eastAsia="Times New Roman" w:hAnsi="Calibri" w:cs="Times New Roman"/>
            <w:color w:val="000000"/>
          </w:rPr>
          <w:t>t least 1 document must be from the Primary column. All documents must be originals or certified copies. If legal name is different from that in the document, the applicant must show proof of name change. If the applicant does not have a photo document, 3 documents from the list are required.</w:t>
        </w:r>
      </w:ins>
    </w:p>
    <w:tbl>
      <w:tblPr>
        <w:tblStyle w:val="GridTable41"/>
        <w:tblW w:w="0" w:type="auto"/>
        <w:tblLook w:val="04A0" w:firstRow="1" w:lastRow="0" w:firstColumn="1" w:lastColumn="0" w:noHBand="0" w:noVBand="1"/>
        <w:tblPrChange w:id="4480" w:author="Sahin, Burak" w:date="2017-03-31T10:55:00Z">
          <w:tblPr>
            <w:tblStyle w:val="TableGrid"/>
            <w:tblW w:w="0" w:type="auto"/>
            <w:tblLook w:val="04A0" w:firstRow="1" w:lastRow="0" w:firstColumn="1" w:lastColumn="0" w:noHBand="0" w:noVBand="1"/>
          </w:tblPr>
        </w:tblPrChange>
      </w:tblPr>
      <w:tblGrid>
        <w:gridCol w:w="4675"/>
        <w:gridCol w:w="4675"/>
        <w:tblGridChange w:id="4481">
          <w:tblGrid>
            <w:gridCol w:w="4675"/>
            <w:gridCol w:w="4675"/>
          </w:tblGrid>
        </w:tblGridChange>
      </w:tblGrid>
      <w:tr w:rsidR="003F2F9D" w14:paraId="4586D3B0" w14:textId="77777777" w:rsidTr="00A850DF">
        <w:trPr>
          <w:cnfStyle w:val="100000000000" w:firstRow="1" w:lastRow="0" w:firstColumn="0" w:lastColumn="0" w:oddVBand="0" w:evenVBand="0" w:oddHBand="0" w:evenHBand="0" w:firstRowFirstColumn="0" w:firstRowLastColumn="0" w:lastRowFirstColumn="0" w:lastRowLastColumn="0"/>
          <w:ins w:id="4482"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483" w:author="Sahin, Burak" w:date="2017-03-31T10:55:00Z">
              <w:tcPr>
                <w:tcW w:w="4675" w:type="dxa"/>
                <w:vAlign w:val="center"/>
              </w:tcPr>
            </w:tcPrChange>
          </w:tcPr>
          <w:p w14:paraId="7F39CB54" w14:textId="404E3292" w:rsidR="003F2F9D" w:rsidRDefault="003F2F9D">
            <w:pPr>
              <w:jc w:val="center"/>
              <w:cnfStyle w:val="101000000000" w:firstRow="1" w:lastRow="0" w:firstColumn="1" w:lastColumn="0" w:oddVBand="0" w:evenVBand="0" w:oddHBand="0" w:evenHBand="0" w:firstRowFirstColumn="0" w:firstRowLastColumn="0" w:lastRowFirstColumn="0" w:lastRowLastColumn="0"/>
              <w:rPr>
                <w:ins w:id="4484" w:author="Sahin, Burak" w:date="2017-03-21T15:08:00Z"/>
                <w:rFonts w:ascii="Calibri" w:hAnsi="Calibri"/>
                <w:color w:val="000000"/>
              </w:rPr>
              <w:pPrChange w:id="4485" w:author="Sahin, Burak" w:date="2017-03-31T10:55:00Z">
                <w:pPr>
                  <w:cnfStyle w:val="101000000000" w:firstRow="1" w:lastRow="0" w:firstColumn="1" w:lastColumn="0" w:oddVBand="0" w:evenVBand="0" w:oddHBand="0" w:evenHBand="0" w:firstRowFirstColumn="0" w:firstRowLastColumn="0" w:lastRowFirstColumn="0" w:lastRowLastColumn="0"/>
                </w:pPr>
              </w:pPrChange>
            </w:pPr>
            <w:ins w:id="4486" w:author="Sahin, Burak" w:date="2017-03-21T15:08:00Z">
              <w:r>
                <w:rPr>
                  <w:rFonts w:ascii="Calibri" w:hAnsi="Calibri"/>
                  <w:color w:val="000000"/>
                </w:rPr>
                <w:t xml:space="preserve">At </w:t>
              </w:r>
            </w:ins>
            <w:proofErr w:type="spellStart"/>
            <w:ins w:id="4487" w:author="Sahin, Burak" w:date="2017-03-31T10:55:00Z">
              <w:r w:rsidR="00A850DF">
                <w:rPr>
                  <w:rFonts w:ascii="Calibri" w:hAnsi="Calibri"/>
                </w:rPr>
                <w:t>At</w:t>
              </w:r>
              <w:proofErr w:type="spellEnd"/>
              <w:r w:rsidR="00A850DF">
                <w:rPr>
                  <w:rFonts w:ascii="Calibri" w:hAnsi="Calibri"/>
                </w:rPr>
                <w:t xml:space="preserve"> l</w:t>
              </w:r>
            </w:ins>
            <w:ins w:id="4488" w:author="Sahin, Burak" w:date="2017-03-21T15:08:00Z">
              <w:r w:rsidRPr="00A850DF">
                <w:rPr>
                  <w:rFonts w:ascii="Calibri" w:hAnsi="Calibri"/>
                  <w:color w:val="auto"/>
                  <w:rPrChange w:id="4489" w:author="Sahin, Burak" w:date="2017-03-31T10:55:00Z">
                    <w:rPr>
                      <w:rFonts w:ascii="Calibri" w:hAnsi="Calibri"/>
                      <w:color w:val="000000"/>
                    </w:rPr>
                  </w:rPrChange>
                </w:rPr>
                <w:t>east one of (Primary)</w:t>
              </w:r>
            </w:ins>
          </w:p>
        </w:tc>
        <w:tc>
          <w:tcPr>
            <w:tcW w:w="4675" w:type="dxa"/>
            <w:tcPrChange w:id="4490" w:author="Sahin, Burak" w:date="2017-03-31T10:55:00Z">
              <w:tcPr>
                <w:tcW w:w="4675" w:type="dxa"/>
              </w:tcPr>
            </w:tcPrChange>
          </w:tcPr>
          <w:p w14:paraId="673A6022" w14:textId="77777777" w:rsidR="003F2F9D" w:rsidRDefault="003F2F9D" w:rsidP="00F11EC1">
            <w:pPr>
              <w:cnfStyle w:val="100000000000" w:firstRow="1" w:lastRow="0" w:firstColumn="0" w:lastColumn="0" w:oddVBand="0" w:evenVBand="0" w:oddHBand="0" w:evenHBand="0" w:firstRowFirstColumn="0" w:firstRowLastColumn="0" w:lastRowFirstColumn="0" w:lastRowLastColumn="0"/>
              <w:rPr>
                <w:ins w:id="4491" w:author="Sahin, Burak" w:date="2017-03-21T15:08:00Z"/>
              </w:rPr>
            </w:pPr>
            <w:ins w:id="4492" w:author="Sahin, Burak" w:date="2017-03-21T15:08:00Z">
              <w:r>
                <w:t>Can be used in addition to primary (Secondary)</w:t>
              </w:r>
            </w:ins>
          </w:p>
        </w:tc>
      </w:tr>
      <w:tr w:rsidR="003F2F9D" w14:paraId="525EE29D" w14:textId="77777777" w:rsidTr="00A850DF">
        <w:trPr>
          <w:cnfStyle w:val="000000100000" w:firstRow="0" w:lastRow="0" w:firstColumn="0" w:lastColumn="0" w:oddVBand="0" w:evenVBand="0" w:oddHBand="1" w:evenHBand="0" w:firstRowFirstColumn="0" w:firstRowLastColumn="0" w:lastRowFirstColumn="0" w:lastRowLastColumn="0"/>
          <w:ins w:id="4493"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494" w:author="Sahin, Burak" w:date="2017-03-31T10:55:00Z">
              <w:tcPr>
                <w:tcW w:w="4675" w:type="dxa"/>
                <w:vAlign w:val="center"/>
              </w:tcPr>
            </w:tcPrChange>
          </w:tcPr>
          <w:p w14:paraId="6073F0E2" w14:textId="77777777" w:rsidR="003F2F9D" w:rsidRPr="00A850DF" w:rsidRDefault="003F2F9D" w:rsidP="00F11EC1">
            <w:pPr>
              <w:cnfStyle w:val="001000100000" w:firstRow="0" w:lastRow="0" w:firstColumn="1" w:lastColumn="0" w:oddVBand="0" w:evenVBand="0" w:oddHBand="1" w:evenHBand="0" w:firstRowFirstColumn="0" w:firstRowLastColumn="0" w:lastRowFirstColumn="0" w:lastRowLastColumn="0"/>
              <w:rPr>
                <w:ins w:id="4495" w:author="Sahin, Burak" w:date="2017-03-21T15:08:00Z"/>
                <w:b w:val="0"/>
                <w:rPrChange w:id="4496" w:author="Sahin, Burak" w:date="2017-03-31T10:55:00Z">
                  <w:rPr>
                    <w:ins w:id="4497" w:author="Sahin, Burak" w:date="2017-03-21T15:08:00Z"/>
                  </w:rPr>
                </w:rPrChange>
              </w:rPr>
            </w:pPr>
            <w:ins w:id="4498" w:author="Sahin, Burak" w:date="2017-03-21T15:08:00Z">
              <w:r w:rsidRPr="00A850DF">
                <w:rPr>
                  <w:rFonts w:ascii="Calibri" w:hAnsi="Calibri"/>
                  <w:color w:val="000000"/>
                </w:rPr>
                <w:t>Enhanced Driver License or Enhanced ID Card issued by any state in the US - (Evidenced by the word "Enhanced" printed on the card.)</w:t>
              </w:r>
            </w:ins>
          </w:p>
        </w:tc>
        <w:tc>
          <w:tcPr>
            <w:tcW w:w="4675" w:type="dxa"/>
            <w:tcPrChange w:id="4499" w:author="Sahin, Burak" w:date="2017-03-31T10:55:00Z">
              <w:tcPr>
                <w:tcW w:w="4675" w:type="dxa"/>
                <w:vAlign w:val="center"/>
              </w:tcPr>
            </w:tcPrChange>
          </w:tcPr>
          <w:p w14:paraId="5AED0829" w14:textId="77777777" w:rsidR="003F2F9D" w:rsidRDefault="003F2F9D" w:rsidP="00F11EC1">
            <w:pPr>
              <w:cnfStyle w:val="000000100000" w:firstRow="0" w:lastRow="0" w:firstColumn="0" w:lastColumn="0" w:oddVBand="0" w:evenVBand="0" w:oddHBand="1" w:evenHBand="0" w:firstRowFirstColumn="0" w:firstRowLastColumn="0" w:lastRowFirstColumn="0" w:lastRowLastColumn="0"/>
              <w:rPr>
                <w:ins w:id="4500" w:author="Sahin, Burak" w:date="2017-03-21T15:08:00Z"/>
              </w:rPr>
            </w:pPr>
            <w:ins w:id="4501" w:author="Sahin, Burak" w:date="2017-03-21T15:08:00Z">
              <w:r>
                <w:rPr>
                  <w:rFonts w:ascii="Calibri" w:hAnsi="Calibri"/>
                  <w:color w:val="000000"/>
                </w:rPr>
                <w:t>Driver License, ID Card or Instruction Permit issued by any state, territory, or possession of the US</w:t>
              </w:r>
            </w:ins>
          </w:p>
        </w:tc>
      </w:tr>
      <w:tr w:rsidR="003F2F9D" w14:paraId="5DD9621E" w14:textId="77777777" w:rsidTr="00A850DF">
        <w:trPr>
          <w:ins w:id="4502"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503" w:author="Sahin, Burak" w:date="2017-03-31T10:55:00Z">
              <w:tcPr>
                <w:tcW w:w="4675" w:type="dxa"/>
                <w:vAlign w:val="center"/>
              </w:tcPr>
            </w:tcPrChange>
          </w:tcPr>
          <w:p w14:paraId="1D287316" w14:textId="77777777" w:rsidR="003F2F9D" w:rsidRPr="00A850DF" w:rsidRDefault="003F2F9D" w:rsidP="00F11EC1">
            <w:pPr>
              <w:rPr>
                <w:ins w:id="4504" w:author="Sahin, Burak" w:date="2017-03-21T15:08:00Z"/>
                <w:b w:val="0"/>
                <w:rPrChange w:id="4505" w:author="Sahin, Burak" w:date="2017-03-31T10:55:00Z">
                  <w:rPr>
                    <w:ins w:id="4506" w:author="Sahin, Burak" w:date="2017-03-21T15:08:00Z"/>
                  </w:rPr>
                </w:rPrChange>
              </w:rPr>
            </w:pPr>
            <w:ins w:id="4507" w:author="Sahin, Burak" w:date="2017-03-21T15:08:00Z">
              <w:r w:rsidRPr="00A850DF">
                <w:rPr>
                  <w:rFonts w:ascii="Calibri" w:hAnsi="Calibri"/>
                  <w:color w:val="000000"/>
                </w:rPr>
                <w:t>Enhanced Tribal Card (Tohono O'odham Nation, Kootenai Tribe, and Pascua Yaqui Tribe)</w:t>
              </w:r>
            </w:ins>
          </w:p>
        </w:tc>
        <w:tc>
          <w:tcPr>
            <w:tcW w:w="4675" w:type="dxa"/>
            <w:tcPrChange w:id="4508" w:author="Sahin, Burak" w:date="2017-03-31T10:55:00Z">
              <w:tcPr>
                <w:tcW w:w="4675" w:type="dxa"/>
                <w:vAlign w:val="center"/>
              </w:tcPr>
            </w:tcPrChange>
          </w:tcPr>
          <w:p w14:paraId="33D3C27F" w14:textId="77777777" w:rsidR="003F2F9D" w:rsidRDefault="003F2F9D" w:rsidP="00F11EC1">
            <w:pPr>
              <w:cnfStyle w:val="000000000000" w:firstRow="0" w:lastRow="0" w:firstColumn="0" w:lastColumn="0" w:oddVBand="0" w:evenVBand="0" w:oddHBand="0" w:evenHBand="0" w:firstRowFirstColumn="0" w:firstRowLastColumn="0" w:lastRowFirstColumn="0" w:lastRowLastColumn="0"/>
              <w:rPr>
                <w:ins w:id="4509" w:author="Sahin, Burak" w:date="2017-03-21T15:08:00Z"/>
              </w:rPr>
            </w:pPr>
            <w:ins w:id="4510" w:author="Sahin, Burak" w:date="2017-03-21T15:08:00Z">
              <w:r>
                <w:rPr>
                  <w:rFonts w:ascii="Calibri" w:hAnsi="Calibri"/>
                  <w:color w:val="000000"/>
                </w:rPr>
                <w:t>Arizona Certificate of Birth (Foreign Born)</w:t>
              </w:r>
            </w:ins>
          </w:p>
        </w:tc>
      </w:tr>
      <w:tr w:rsidR="003F2F9D" w14:paraId="10C70830" w14:textId="77777777" w:rsidTr="00A850DF">
        <w:trPr>
          <w:cnfStyle w:val="000000100000" w:firstRow="0" w:lastRow="0" w:firstColumn="0" w:lastColumn="0" w:oddVBand="0" w:evenVBand="0" w:oddHBand="1" w:evenHBand="0" w:firstRowFirstColumn="0" w:firstRowLastColumn="0" w:lastRowFirstColumn="0" w:lastRowLastColumn="0"/>
          <w:ins w:id="4511"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512" w:author="Sahin, Burak" w:date="2017-03-31T10:55:00Z">
              <w:tcPr>
                <w:tcW w:w="4675" w:type="dxa"/>
                <w:vAlign w:val="center"/>
              </w:tcPr>
            </w:tcPrChange>
          </w:tcPr>
          <w:p w14:paraId="77960CE2" w14:textId="77777777" w:rsidR="003F2F9D" w:rsidRPr="00A850DF" w:rsidRDefault="003F2F9D" w:rsidP="00F11EC1">
            <w:pPr>
              <w:cnfStyle w:val="001000100000" w:firstRow="0" w:lastRow="0" w:firstColumn="1" w:lastColumn="0" w:oddVBand="0" w:evenVBand="0" w:oddHBand="1" w:evenHBand="0" w:firstRowFirstColumn="0" w:firstRowLastColumn="0" w:lastRowFirstColumn="0" w:lastRowLastColumn="0"/>
              <w:rPr>
                <w:ins w:id="4513" w:author="Sahin, Burak" w:date="2017-03-21T15:08:00Z"/>
                <w:b w:val="0"/>
                <w:rPrChange w:id="4514" w:author="Sahin, Burak" w:date="2017-03-31T10:55:00Z">
                  <w:rPr>
                    <w:ins w:id="4515" w:author="Sahin, Burak" w:date="2017-03-21T15:08:00Z"/>
                  </w:rPr>
                </w:rPrChange>
              </w:rPr>
            </w:pPr>
            <w:ins w:id="4516" w:author="Sahin, Burak" w:date="2017-03-21T15:08:00Z">
              <w:r w:rsidRPr="00A850DF">
                <w:rPr>
                  <w:rFonts w:ascii="Calibri" w:hAnsi="Calibri"/>
                  <w:color w:val="000000"/>
                </w:rPr>
                <w:t>Original or certified copy of a birth Certificate issued by any state, territory, or possession of the US (Hospital records/certificates and California Certified Abstracts of Birth are not acceptable.)</w:t>
              </w:r>
            </w:ins>
          </w:p>
        </w:tc>
        <w:tc>
          <w:tcPr>
            <w:tcW w:w="4675" w:type="dxa"/>
            <w:tcPrChange w:id="4517" w:author="Sahin, Burak" w:date="2017-03-31T10:55:00Z">
              <w:tcPr>
                <w:tcW w:w="4675" w:type="dxa"/>
                <w:vAlign w:val="center"/>
              </w:tcPr>
            </w:tcPrChange>
          </w:tcPr>
          <w:p w14:paraId="52794132" w14:textId="77777777" w:rsidR="003F2F9D" w:rsidRDefault="003F2F9D" w:rsidP="00F11EC1">
            <w:pPr>
              <w:cnfStyle w:val="000000100000" w:firstRow="0" w:lastRow="0" w:firstColumn="0" w:lastColumn="0" w:oddVBand="0" w:evenVBand="0" w:oddHBand="1" w:evenHBand="0" w:firstRowFirstColumn="0" w:firstRowLastColumn="0" w:lastRowFirstColumn="0" w:lastRowLastColumn="0"/>
              <w:rPr>
                <w:ins w:id="4518" w:author="Sahin, Burak" w:date="2017-03-21T15:08:00Z"/>
              </w:rPr>
            </w:pPr>
            <w:ins w:id="4519" w:author="Sahin, Burak" w:date="2017-03-21T15:08:00Z">
              <w:r>
                <w:rPr>
                  <w:rFonts w:ascii="Calibri" w:hAnsi="Calibri"/>
                  <w:color w:val="000000"/>
                </w:rPr>
                <w:t>Social Security Card</w:t>
              </w:r>
            </w:ins>
          </w:p>
        </w:tc>
      </w:tr>
      <w:tr w:rsidR="003F2F9D" w14:paraId="619C0087" w14:textId="77777777" w:rsidTr="00A850DF">
        <w:trPr>
          <w:ins w:id="4520"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521" w:author="Sahin, Burak" w:date="2017-03-31T10:55:00Z">
              <w:tcPr>
                <w:tcW w:w="4675" w:type="dxa"/>
                <w:vAlign w:val="center"/>
              </w:tcPr>
            </w:tcPrChange>
          </w:tcPr>
          <w:p w14:paraId="3E91D7EE" w14:textId="77777777" w:rsidR="003F2F9D" w:rsidRPr="00A850DF" w:rsidRDefault="003F2F9D" w:rsidP="00F11EC1">
            <w:pPr>
              <w:rPr>
                <w:ins w:id="4522" w:author="Sahin, Burak" w:date="2017-03-21T15:08:00Z"/>
                <w:b w:val="0"/>
                <w:rPrChange w:id="4523" w:author="Sahin, Burak" w:date="2017-03-31T10:55:00Z">
                  <w:rPr>
                    <w:ins w:id="4524" w:author="Sahin, Burak" w:date="2017-03-21T15:08:00Z"/>
                  </w:rPr>
                </w:rPrChange>
              </w:rPr>
            </w:pPr>
            <w:ins w:id="4525" w:author="Sahin, Burak" w:date="2017-03-21T15:08:00Z">
              <w:r w:rsidRPr="00A850DF">
                <w:rPr>
                  <w:rFonts w:ascii="Calibri" w:hAnsi="Calibri"/>
                  <w:color w:val="000000"/>
                </w:rPr>
                <w:t>Delayed Birth Certificate issued by any state, territory or possession of the US</w:t>
              </w:r>
            </w:ins>
          </w:p>
        </w:tc>
        <w:tc>
          <w:tcPr>
            <w:tcW w:w="4675" w:type="dxa"/>
            <w:tcPrChange w:id="4526" w:author="Sahin, Burak" w:date="2017-03-31T10:55:00Z">
              <w:tcPr>
                <w:tcW w:w="4675" w:type="dxa"/>
                <w:vAlign w:val="center"/>
              </w:tcPr>
            </w:tcPrChange>
          </w:tcPr>
          <w:p w14:paraId="7C158BAA" w14:textId="77777777" w:rsidR="003F2F9D" w:rsidRDefault="003F2F9D" w:rsidP="00F11EC1">
            <w:pPr>
              <w:cnfStyle w:val="000000000000" w:firstRow="0" w:lastRow="0" w:firstColumn="0" w:lastColumn="0" w:oddVBand="0" w:evenVBand="0" w:oddHBand="0" w:evenHBand="0" w:firstRowFirstColumn="0" w:firstRowLastColumn="0" w:lastRowFirstColumn="0" w:lastRowLastColumn="0"/>
              <w:rPr>
                <w:ins w:id="4527" w:author="Sahin, Burak" w:date="2017-03-21T15:08:00Z"/>
              </w:rPr>
            </w:pPr>
            <w:ins w:id="4528" w:author="Sahin, Burak" w:date="2017-03-21T15:08:00Z">
              <w:r>
                <w:rPr>
                  <w:rFonts w:ascii="Calibri" w:hAnsi="Calibri"/>
                  <w:color w:val="000000"/>
                </w:rPr>
                <w:t>US Military Dependent ID Card</w:t>
              </w:r>
            </w:ins>
          </w:p>
        </w:tc>
      </w:tr>
      <w:tr w:rsidR="003F2F9D" w14:paraId="2096ECE3" w14:textId="77777777" w:rsidTr="00A850DF">
        <w:trPr>
          <w:cnfStyle w:val="000000100000" w:firstRow="0" w:lastRow="0" w:firstColumn="0" w:lastColumn="0" w:oddVBand="0" w:evenVBand="0" w:oddHBand="1" w:evenHBand="0" w:firstRowFirstColumn="0" w:firstRowLastColumn="0" w:lastRowFirstColumn="0" w:lastRowLastColumn="0"/>
          <w:ins w:id="4529"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530" w:author="Sahin, Burak" w:date="2017-03-31T10:55:00Z">
              <w:tcPr>
                <w:tcW w:w="4675" w:type="dxa"/>
                <w:vAlign w:val="center"/>
              </w:tcPr>
            </w:tcPrChange>
          </w:tcPr>
          <w:p w14:paraId="38CD19FA" w14:textId="77777777" w:rsidR="003F2F9D" w:rsidRPr="00A850DF" w:rsidRDefault="003F2F9D" w:rsidP="00F11EC1">
            <w:pPr>
              <w:cnfStyle w:val="001000100000" w:firstRow="0" w:lastRow="0" w:firstColumn="1" w:lastColumn="0" w:oddVBand="0" w:evenVBand="0" w:oddHBand="1" w:evenHBand="0" w:firstRowFirstColumn="0" w:firstRowLastColumn="0" w:lastRowFirstColumn="0" w:lastRowLastColumn="0"/>
              <w:rPr>
                <w:ins w:id="4531" w:author="Sahin, Burak" w:date="2017-03-21T15:08:00Z"/>
                <w:b w:val="0"/>
                <w:rPrChange w:id="4532" w:author="Sahin, Burak" w:date="2017-03-31T10:55:00Z">
                  <w:rPr>
                    <w:ins w:id="4533" w:author="Sahin, Burak" w:date="2017-03-21T15:08:00Z"/>
                  </w:rPr>
                </w:rPrChange>
              </w:rPr>
            </w:pPr>
            <w:ins w:id="4534" w:author="Sahin, Burak" w:date="2017-03-21T15:08:00Z">
              <w:r w:rsidRPr="00A850DF">
                <w:rPr>
                  <w:rFonts w:ascii="Calibri" w:hAnsi="Calibri"/>
                  <w:color w:val="000000"/>
                </w:rPr>
                <w:t>US Certificate of Birth Abroad (FS-240, 545, or DS-1350)</w:t>
              </w:r>
            </w:ins>
          </w:p>
        </w:tc>
        <w:tc>
          <w:tcPr>
            <w:tcW w:w="4675" w:type="dxa"/>
            <w:tcPrChange w:id="4535" w:author="Sahin, Burak" w:date="2017-03-31T10:55:00Z">
              <w:tcPr>
                <w:tcW w:w="4675" w:type="dxa"/>
                <w:vAlign w:val="center"/>
              </w:tcPr>
            </w:tcPrChange>
          </w:tcPr>
          <w:p w14:paraId="2F6A6AFB" w14:textId="77777777" w:rsidR="003F2F9D" w:rsidRDefault="003F2F9D" w:rsidP="00F11EC1">
            <w:pPr>
              <w:cnfStyle w:val="000000100000" w:firstRow="0" w:lastRow="0" w:firstColumn="0" w:lastColumn="0" w:oddVBand="0" w:evenVBand="0" w:oddHBand="1" w:evenHBand="0" w:firstRowFirstColumn="0" w:firstRowLastColumn="0" w:lastRowFirstColumn="0" w:lastRowLastColumn="0"/>
              <w:rPr>
                <w:ins w:id="4536" w:author="Sahin, Burak" w:date="2017-03-21T15:08:00Z"/>
              </w:rPr>
            </w:pPr>
            <w:ins w:id="4537" w:author="Sahin, Burak" w:date="2017-03-21T15:08:00Z">
              <w:r>
                <w:rPr>
                  <w:rFonts w:ascii="Calibri" w:hAnsi="Calibri"/>
                  <w:color w:val="000000"/>
                </w:rPr>
                <w:t>US Armed Forces Driver License</w:t>
              </w:r>
            </w:ins>
          </w:p>
        </w:tc>
      </w:tr>
      <w:tr w:rsidR="003F2F9D" w14:paraId="5D5407DE" w14:textId="77777777" w:rsidTr="00A850DF">
        <w:trPr>
          <w:ins w:id="4538"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539" w:author="Sahin, Burak" w:date="2017-03-31T10:55:00Z">
              <w:tcPr>
                <w:tcW w:w="4675" w:type="dxa"/>
                <w:vAlign w:val="center"/>
              </w:tcPr>
            </w:tcPrChange>
          </w:tcPr>
          <w:p w14:paraId="590A81CD" w14:textId="77777777" w:rsidR="003F2F9D" w:rsidRPr="00A850DF" w:rsidRDefault="003F2F9D" w:rsidP="00F11EC1">
            <w:pPr>
              <w:rPr>
                <w:ins w:id="4540" w:author="Sahin, Burak" w:date="2017-03-21T15:08:00Z"/>
                <w:b w:val="0"/>
                <w:rPrChange w:id="4541" w:author="Sahin, Burak" w:date="2017-03-31T10:55:00Z">
                  <w:rPr>
                    <w:ins w:id="4542" w:author="Sahin, Burak" w:date="2017-03-21T15:08:00Z"/>
                  </w:rPr>
                </w:rPrChange>
              </w:rPr>
            </w:pPr>
            <w:ins w:id="4543" w:author="Sahin, Burak" w:date="2017-03-21T15:08:00Z">
              <w:r w:rsidRPr="00A850DF">
                <w:rPr>
                  <w:rFonts w:ascii="Calibri" w:hAnsi="Calibri"/>
                  <w:color w:val="000000"/>
                </w:rPr>
                <w:t>US Passport or Passport Card</w:t>
              </w:r>
            </w:ins>
          </w:p>
        </w:tc>
        <w:tc>
          <w:tcPr>
            <w:tcW w:w="4675" w:type="dxa"/>
            <w:tcPrChange w:id="4544" w:author="Sahin, Burak" w:date="2017-03-31T10:55:00Z">
              <w:tcPr>
                <w:tcW w:w="4675" w:type="dxa"/>
                <w:vAlign w:val="center"/>
              </w:tcPr>
            </w:tcPrChange>
          </w:tcPr>
          <w:p w14:paraId="03227E4D" w14:textId="77777777" w:rsidR="003F2F9D" w:rsidRDefault="003F2F9D" w:rsidP="00F11EC1">
            <w:pPr>
              <w:cnfStyle w:val="000000000000" w:firstRow="0" w:lastRow="0" w:firstColumn="0" w:lastColumn="0" w:oddVBand="0" w:evenVBand="0" w:oddHBand="0" w:evenHBand="0" w:firstRowFirstColumn="0" w:firstRowLastColumn="0" w:lastRowFirstColumn="0" w:lastRowLastColumn="0"/>
              <w:rPr>
                <w:ins w:id="4545" w:author="Sahin, Burak" w:date="2017-03-21T15:08:00Z"/>
              </w:rPr>
            </w:pPr>
            <w:ins w:id="4546" w:author="Sahin, Burak" w:date="2017-03-21T15:08:00Z">
              <w:r>
                <w:rPr>
                  <w:rFonts w:ascii="Calibri" w:hAnsi="Calibri"/>
                  <w:color w:val="000000"/>
                </w:rPr>
                <w:t>US Department of Veterans Affairs Card</w:t>
              </w:r>
            </w:ins>
          </w:p>
        </w:tc>
      </w:tr>
      <w:tr w:rsidR="003F2F9D" w14:paraId="4D55192E" w14:textId="77777777" w:rsidTr="00A850DF">
        <w:trPr>
          <w:cnfStyle w:val="000000100000" w:firstRow="0" w:lastRow="0" w:firstColumn="0" w:lastColumn="0" w:oddVBand="0" w:evenVBand="0" w:oddHBand="1" w:evenHBand="0" w:firstRowFirstColumn="0" w:firstRowLastColumn="0" w:lastRowFirstColumn="0" w:lastRowLastColumn="0"/>
          <w:ins w:id="4547"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548" w:author="Sahin, Burak" w:date="2017-03-31T10:55:00Z">
              <w:tcPr>
                <w:tcW w:w="4675" w:type="dxa"/>
                <w:vAlign w:val="center"/>
              </w:tcPr>
            </w:tcPrChange>
          </w:tcPr>
          <w:p w14:paraId="7BBEBCD1" w14:textId="77777777" w:rsidR="003F2F9D" w:rsidRPr="00A850DF" w:rsidRDefault="003F2F9D" w:rsidP="00F11EC1">
            <w:pPr>
              <w:cnfStyle w:val="001000100000" w:firstRow="0" w:lastRow="0" w:firstColumn="1" w:lastColumn="0" w:oddVBand="0" w:evenVBand="0" w:oddHBand="1" w:evenHBand="0" w:firstRowFirstColumn="0" w:firstRowLastColumn="0" w:lastRowFirstColumn="0" w:lastRowLastColumn="0"/>
              <w:rPr>
                <w:ins w:id="4549" w:author="Sahin, Burak" w:date="2017-03-21T15:08:00Z"/>
                <w:b w:val="0"/>
                <w:rPrChange w:id="4550" w:author="Sahin, Burak" w:date="2017-03-31T10:55:00Z">
                  <w:rPr>
                    <w:ins w:id="4551" w:author="Sahin, Burak" w:date="2017-03-21T15:08:00Z"/>
                  </w:rPr>
                </w:rPrChange>
              </w:rPr>
            </w:pPr>
            <w:ins w:id="4552" w:author="Sahin, Burak" w:date="2017-03-21T15:08:00Z">
              <w:r w:rsidRPr="00A850DF">
                <w:rPr>
                  <w:rFonts w:ascii="Calibri" w:hAnsi="Calibri"/>
                  <w:color w:val="000000"/>
                </w:rPr>
                <w:t>Arizona ID Card</w:t>
              </w:r>
            </w:ins>
          </w:p>
        </w:tc>
        <w:tc>
          <w:tcPr>
            <w:tcW w:w="4675" w:type="dxa"/>
            <w:tcPrChange w:id="4553" w:author="Sahin, Burak" w:date="2017-03-31T10:55:00Z">
              <w:tcPr>
                <w:tcW w:w="4675" w:type="dxa"/>
                <w:vAlign w:val="center"/>
              </w:tcPr>
            </w:tcPrChange>
          </w:tcPr>
          <w:p w14:paraId="5F5EA7B8" w14:textId="77777777" w:rsidR="003F2F9D" w:rsidRDefault="003F2F9D" w:rsidP="00F11EC1">
            <w:pPr>
              <w:cnfStyle w:val="000000100000" w:firstRow="0" w:lastRow="0" w:firstColumn="0" w:lastColumn="0" w:oddVBand="0" w:evenVBand="0" w:oddHBand="1" w:evenHBand="0" w:firstRowFirstColumn="0" w:firstRowLastColumn="0" w:lastRowFirstColumn="0" w:lastRowLastColumn="0"/>
              <w:rPr>
                <w:ins w:id="4554" w:author="Sahin, Burak" w:date="2017-03-21T15:08:00Z"/>
              </w:rPr>
            </w:pPr>
            <w:ins w:id="4555" w:author="Sahin, Burak" w:date="2017-03-21T15:08:00Z">
              <w:r>
                <w:rPr>
                  <w:rFonts w:ascii="Calibri" w:hAnsi="Calibri"/>
                  <w:color w:val="000000"/>
                </w:rPr>
                <w:t>US Department of Justice Inmate ID Card</w:t>
              </w:r>
            </w:ins>
          </w:p>
        </w:tc>
      </w:tr>
      <w:tr w:rsidR="003F2F9D" w14:paraId="4E8AAE13" w14:textId="77777777" w:rsidTr="00A850DF">
        <w:trPr>
          <w:ins w:id="4556"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557" w:author="Sahin, Burak" w:date="2017-03-31T10:55:00Z">
              <w:tcPr>
                <w:tcW w:w="4675" w:type="dxa"/>
                <w:vAlign w:val="center"/>
              </w:tcPr>
            </w:tcPrChange>
          </w:tcPr>
          <w:p w14:paraId="54B3E3A9" w14:textId="77777777" w:rsidR="003F2F9D" w:rsidRPr="00A850DF" w:rsidRDefault="003F2F9D" w:rsidP="00F11EC1">
            <w:pPr>
              <w:rPr>
                <w:ins w:id="4558" w:author="Sahin, Burak" w:date="2017-03-21T15:08:00Z"/>
                <w:b w:val="0"/>
                <w:rPrChange w:id="4559" w:author="Sahin, Burak" w:date="2017-03-31T10:55:00Z">
                  <w:rPr>
                    <w:ins w:id="4560" w:author="Sahin, Burak" w:date="2017-03-21T15:08:00Z"/>
                  </w:rPr>
                </w:rPrChange>
              </w:rPr>
            </w:pPr>
            <w:ins w:id="4561" w:author="Sahin, Burak" w:date="2017-03-21T15:08:00Z">
              <w:r w:rsidRPr="00A850DF">
                <w:rPr>
                  <w:rFonts w:ascii="Calibri" w:hAnsi="Calibri"/>
                  <w:color w:val="000000"/>
                </w:rPr>
                <w:t>Tribal Certificate of Indian Blood</w:t>
              </w:r>
            </w:ins>
          </w:p>
        </w:tc>
        <w:tc>
          <w:tcPr>
            <w:tcW w:w="4675" w:type="dxa"/>
            <w:tcPrChange w:id="4562" w:author="Sahin, Burak" w:date="2017-03-31T10:55:00Z">
              <w:tcPr>
                <w:tcW w:w="4675" w:type="dxa"/>
                <w:vAlign w:val="center"/>
              </w:tcPr>
            </w:tcPrChange>
          </w:tcPr>
          <w:p w14:paraId="14319E18" w14:textId="77777777" w:rsidR="003F2F9D" w:rsidRDefault="003F2F9D" w:rsidP="00F11EC1">
            <w:pPr>
              <w:cnfStyle w:val="000000000000" w:firstRow="0" w:lastRow="0" w:firstColumn="0" w:lastColumn="0" w:oddVBand="0" w:evenVBand="0" w:oddHBand="0" w:evenHBand="0" w:firstRowFirstColumn="0" w:firstRowLastColumn="0" w:lastRowFirstColumn="0" w:lastRowLastColumn="0"/>
              <w:rPr>
                <w:ins w:id="4563" w:author="Sahin, Burak" w:date="2017-03-21T15:08:00Z"/>
              </w:rPr>
            </w:pPr>
            <w:ins w:id="4564" w:author="Sahin, Burak" w:date="2017-03-21T15:08:00Z">
              <w:r>
                <w:rPr>
                  <w:rFonts w:ascii="Calibri" w:hAnsi="Calibri"/>
                  <w:color w:val="000000"/>
                </w:rPr>
                <w:t>Motor Vehicle Record or Clearance Letter (within 30 days of issue)</w:t>
              </w:r>
            </w:ins>
          </w:p>
        </w:tc>
      </w:tr>
      <w:tr w:rsidR="003F2F9D" w14:paraId="3BEA8B6D" w14:textId="77777777" w:rsidTr="00A850DF">
        <w:trPr>
          <w:cnfStyle w:val="000000100000" w:firstRow="0" w:lastRow="0" w:firstColumn="0" w:lastColumn="0" w:oddVBand="0" w:evenVBand="0" w:oddHBand="1" w:evenHBand="0" w:firstRowFirstColumn="0" w:firstRowLastColumn="0" w:lastRowFirstColumn="0" w:lastRowLastColumn="0"/>
          <w:ins w:id="4565"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566" w:author="Sahin, Burak" w:date="2017-03-31T10:55:00Z">
              <w:tcPr>
                <w:tcW w:w="4675" w:type="dxa"/>
                <w:vAlign w:val="center"/>
              </w:tcPr>
            </w:tcPrChange>
          </w:tcPr>
          <w:p w14:paraId="3944E0F3" w14:textId="77777777" w:rsidR="003F2F9D" w:rsidRPr="00A850DF" w:rsidRDefault="003F2F9D" w:rsidP="00F11EC1">
            <w:pPr>
              <w:cnfStyle w:val="001000100000" w:firstRow="0" w:lastRow="0" w:firstColumn="1" w:lastColumn="0" w:oddVBand="0" w:evenVBand="0" w:oddHBand="1" w:evenHBand="0" w:firstRowFirstColumn="0" w:firstRowLastColumn="0" w:lastRowFirstColumn="0" w:lastRowLastColumn="0"/>
              <w:rPr>
                <w:ins w:id="4567" w:author="Sahin, Burak" w:date="2017-03-21T15:08:00Z"/>
                <w:b w:val="0"/>
                <w:rPrChange w:id="4568" w:author="Sahin, Burak" w:date="2017-03-31T10:55:00Z">
                  <w:rPr>
                    <w:ins w:id="4569" w:author="Sahin, Burak" w:date="2017-03-21T15:08:00Z"/>
                  </w:rPr>
                </w:rPrChange>
              </w:rPr>
            </w:pPr>
            <w:ins w:id="4570" w:author="Sahin, Burak" w:date="2017-03-21T15:08:00Z">
              <w:r w:rsidRPr="00A850DF">
                <w:rPr>
                  <w:rFonts w:ascii="Calibri" w:hAnsi="Calibri"/>
                  <w:color w:val="000000"/>
                </w:rPr>
                <w:t>Tribal or Bureau of Indian Affairs Affidavit of Birth</w:t>
              </w:r>
            </w:ins>
          </w:p>
        </w:tc>
        <w:tc>
          <w:tcPr>
            <w:tcW w:w="4675" w:type="dxa"/>
            <w:tcPrChange w:id="4571" w:author="Sahin, Burak" w:date="2017-03-31T10:55:00Z">
              <w:tcPr>
                <w:tcW w:w="4675" w:type="dxa"/>
                <w:vAlign w:val="center"/>
              </w:tcPr>
            </w:tcPrChange>
          </w:tcPr>
          <w:p w14:paraId="2276A026" w14:textId="77777777" w:rsidR="003F2F9D" w:rsidRDefault="003F2F9D" w:rsidP="00F11EC1">
            <w:pPr>
              <w:cnfStyle w:val="000000100000" w:firstRow="0" w:lastRow="0" w:firstColumn="0" w:lastColumn="0" w:oddVBand="0" w:evenVBand="0" w:oddHBand="1" w:evenHBand="0" w:firstRowFirstColumn="0" w:firstRowLastColumn="0" w:lastRowFirstColumn="0" w:lastRowLastColumn="0"/>
              <w:rPr>
                <w:ins w:id="4572" w:author="Sahin, Burak" w:date="2017-03-21T15:08:00Z"/>
              </w:rPr>
            </w:pPr>
            <w:ins w:id="4573" w:author="Sahin, Burak" w:date="2017-03-21T15:08:00Z">
              <w:r>
                <w:rPr>
                  <w:rFonts w:ascii="Calibri" w:hAnsi="Calibri"/>
                  <w:color w:val="000000"/>
                </w:rPr>
                <w:t>Legal Guardian Certificate</w:t>
              </w:r>
            </w:ins>
          </w:p>
        </w:tc>
      </w:tr>
      <w:tr w:rsidR="003F2F9D" w14:paraId="02ABC6A3" w14:textId="77777777" w:rsidTr="00A850DF">
        <w:trPr>
          <w:ins w:id="4574"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575" w:author="Sahin, Burak" w:date="2017-03-31T10:55:00Z">
              <w:tcPr>
                <w:tcW w:w="4675" w:type="dxa"/>
                <w:vAlign w:val="center"/>
              </w:tcPr>
            </w:tcPrChange>
          </w:tcPr>
          <w:p w14:paraId="2FF3A23A" w14:textId="77777777" w:rsidR="003F2F9D" w:rsidRPr="00A850DF" w:rsidRDefault="003F2F9D" w:rsidP="00F11EC1">
            <w:pPr>
              <w:rPr>
                <w:ins w:id="4576" w:author="Sahin, Burak" w:date="2017-03-21T15:08:00Z"/>
                <w:b w:val="0"/>
                <w:rPrChange w:id="4577" w:author="Sahin, Burak" w:date="2017-03-31T10:55:00Z">
                  <w:rPr>
                    <w:ins w:id="4578" w:author="Sahin, Burak" w:date="2017-03-21T15:08:00Z"/>
                  </w:rPr>
                </w:rPrChange>
              </w:rPr>
            </w:pPr>
            <w:ins w:id="4579" w:author="Sahin, Burak" w:date="2017-03-21T15:08:00Z">
              <w:r w:rsidRPr="00A850DF">
                <w:rPr>
                  <w:rFonts w:ascii="Calibri" w:hAnsi="Calibri"/>
                  <w:color w:val="000000"/>
                </w:rPr>
                <w:t>Foreign Passport with US Visa or VISA Waiver I-94W (Green) or Admission Stamp (classes WB &amp; WT eligible for ID card only)</w:t>
              </w:r>
            </w:ins>
          </w:p>
        </w:tc>
        <w:tc>
          <w:tcPr>
            <w:tcW w:w="4675" w:type="dxa"/>
            <w:tcPrChange w:id="4580" w:author="Sahin, Burak" w:date="2017-03-31T10:55:00Z">
              <w:tcPr>
                <w:tcW w:w="4675" w:type="dxa"/>
                <w:vAlign w:val="center"/>
              </w:tcPr>
            </w:tcPrChange>
          </w:tcPr>
          <w:p w14:paraId="30A34571" w14:textId="77777777" w:rsidR="003F2F9D" w:rsidRDefault="003F2F9D" w:rsidP="00F11EC1">
            <w:pPr>
              <w:cnfStyle w:val="000000000000" w:firstRow="0" w:lastRow="0" w:firstColumn="0" w:lastColumn="0" w:oddVBand="0" w:evenVBand="0" w:oddHBand="0" w:evenHBand="0" w:firstRowFirstColumn="0" w:firstRowLastColumn="0" w:lastRowFirstColumn="0" w:lastRowLastColumn="0"/>
              <w:rPr>
                <w:ins w:id="4581" w:author="Sahin, Burak" w:date="2017-03-21T15:08:00Z"/>
              </w:rPr>
            </w:pPr>
            <w:ins w:id="4582" w:author="Sahin, Burak" w:date="2017-03-21T15:08:00Z">
              <w:r>
                <w:rPr>
                  <w:rFonts w:ascii="Calibri" w:hAnsi="Calibri"/>
                  <w:color w:val="000000"/>
                </w:rPr>
                <w:t>Selective Service Card</w:t>
              </w:r>
            </w:ins>
          </w:p>
        </w:tc>
      </w:tr>
      <w:tr w:rsidR="003F2F9D" w14:paraId="1D122FF3" w14:textId="77777777" w:rsidTr="00A850DF">
        <w:trPr>
          <w:cnfStyle w:val="000000100000" w:firstRow="0" w:lastRow="0" w:firstColumn="0" w:lastColumn="0" w:oddVBand="0" w:evenVBand="0" w:oddHBand="1" w:evenHBand="0" w:firstRowFirstColumn="0" w:firstRowLastColumn="0" w:lastRowFirstColumn="0" w:lastRowLastColumn="0"/>
          <w:ins w:id="4583"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584" w:author="Sahin, Burak" w:date="2017-03-31T10:55:00Z">
              <w:tcPr>
                <w:tcW w:w="4675" w:type="dxa"/>
                <w:vAlign w:val="center"/>
              </w:tcPr>
            </w:tcPrChange>
          </w:tcPr>
          <w:p w14:paraId="12F012BD" w14:textId="77777777" w:rsidR="003F2F9D" w:rsidRPr="00A850DF" w:rsidRDefault="003F2F9D" w:rsidP="00F11EC1">
            <w:pPr>
              <w:cnfStyle w:val="001000100000" w:firstRow="0" w:lastRow="0" w:firstColumn="1" w:lastColumn="0" w:oddVBand="0" w:evenVBand="0" w:oddHBand="1" w:evenHBand="0" w:firstRowFirstColumn="0" w:firstRowLastColumn="0" w:lastRowFirstColumn="0" w:lastRowLastColumn="0"/>
              <w:rPr>
                <w:ins w:id="4585" w:author="Sahin, Burak" w:date="2017-03-21T15:08:00Z"/>
                <w:b w:val="0"/>
                <w:rPrChange w:id="4586" w:author="Sahin, Burak" w:date="2017-03-31T10:55:00Z">
                  <w:rPr>
                    <w:ins w:id="4587" w:author="Sahin, Burak" w:date="2017-03-21T15:08:00Z"/>
                  </w:rPr>
                </w:rPrChange>
              </w:rPr>
            </w:pPr>
            <w:ins w:id="4588" w:author="Sahin, Burak" w:date="2017-03-21T15:08:00Z">
              <w:r w:rsidRPr="00A850DF">
                <w:rPr>
                  <w:rFonts w:ascii="Calibri" w:hAnsi="Calibri"/>
                  <w:color w:val="000000"/>
                </w:rPr>
                <w:lastRenderedPageBreak/>
                <w:t>I-94 Form presented without passport. If without photo, must also provide other acceptable form of state ID.</w:t>
              </w:r>
            </w:ins>
          </w:p>
        </w:tc>
        <w:tc>
          <w:tcPr>
            <w:tcW w:w="4675" w:type="dxa"/>
            <w:tcPrChange w:id="4589" w:author="Sahin, Burak" w:date="2017-03-31T10:55:00Z">
              <w:tcPr>
                <w:tcW w:w="4675" w:type="dxa"/>
                <w:vAlign w:val="center"/>
              </w:tcPr>
            </w:tcPrChange>
          </w:tcPr>
          <w:p w14:paraId="1F0BA6FE" w14:textId="77777777" w:rsidR="003F2F9D" w:rsidRDefault="003F2F9D" w:rsidP="00F11EC1">
            <w:pPr>
              <w:cnfStyle w:val="000000100000" w:firstRow="0" w:lastRow="0" w:firstColumn="0" w:lastColumn="0" w:oddVBand="0" w:evenVBand="0" w:oddHBand="1" w:evenHBand="0" w:firstRowFirstColumn="0" w:firstRowLastColumn="0" w:lastRowFirstColumn="0" w:lastRowLastColumn="0"/>
              <w:rPr>
                <w:ins w:id="4590" w:author="Sahin, Burak" w:date="2017-03-21T15:08:00Z"/>
              </w:rPr>
            </w:pPr>
            <w:ins w:id="4591" w:author="Sahin, Burak" w:date="2017-03-21T15:08:00Z">
              <w:r>
                <w:rPr>
                  <w:rFonts w:ascii="Calibri" w:hAnsi="Calibri"/>
                  <w:color w:val="000000"/>
                </w:rPr>
                <w:t>W-2 Form</w:t>
              </w:r>
            </w:ins>
          </w:p>
        </w:tc>
      </w:tr>
      <w:tr w:rsidR="003F2F9D" w14:paraId="57C7D610" w14:textId="77777777" w:rsidTr="00A850DF">
        <w:trPr>
          <w:ins w:id="4592"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593" w:author="Sahin, Burak" w:date="2017-03-31T10:55:00Z">
              <w:tcPr>
                <w:tcW w:w="4675" w:type="dxa"/>
                <w:vAlign w:val="center"/>
              </w:tcPr>
            </w:tcPrChange>
          </w:tcPr>
          <w:p w14:paraId="5DC6304D" w14:textId="77777777" w:rsidR="003F2F9D" w:rsidRPr="00A850DF" w:rsidRDefault="003F2F9D" w:rsidP="00F11EC1">
            <w:pPr>
              <w:rPr>
                <w:ins w:id="4594" w:author="Sahin, Burak" w:date="2017-03-21T15:08:00Z"/>
                <w:b w:val="0"/>
                <w:rPrChange w:id="4595" w:author="Sahin, Burak" w:date="2017-03-31T10:55:00Z">
                  <w:rPr>
                    <w:ins w:id="4596" w:author="Sahin, Burak" w:date="2017-03-21T15:08:00Z"/>
                  </w:rPr>
                </w:rPrChange>
              </w:rPr>
            </w:pPr>
            <w:ins w:id="4597" w:author="Sahin, Burak" w:date="2017-03-21T15:08:00Z">
              <w:r w:rsidRPr="00A850DF">
                <w:rPr>
                  <w:rFonts w:ascii="Calibri" w:hAnsi="Calibri"/>
                  <w:color w:val="000000"/>
                </w:rPr>
                <w:t>Permanent Resident Card/Resident Alien Card, I-551</w:t>
              </w:r>
            </w:ins>
          </w:p>
        </w:tc>
        <w:tc>
          <w:tcPr>
            <w:tcW w:w="4675" w:type="dxa"/>
            <w:tcPrChange w:id="4598" w:author="Sahin, Burak" w:date="2017-03-31T10:55:00Z">
              <w:tcPr>
                <w:tcW w:w="4675" w:type="dxa"/>
                <w:vAlign w:val="center"/>
              </w:tcPr>
            </w:tcPrChange>
          </w:tcPr>
          <w:p w14:paraId="1737EE90" w14:textId="77777777" w:rsidR="003F2F9D" w:rsidRDefault="003F2F9D" w:rsidP="00F11EC1">
            <w:pPr>
              <w:cnfStyle w:val="000000000000" w:firstRow="0" w:lastRow="0" w:firstColumn="0" w:lastColumn="0" w:oddVBand="0" w:evenVBand="0" w:oddHBand="0" w:evenHBand="0" w:firstRowFirstColumn="0" w:firstRowLastColumn="0" w:lastRowFirstColumn="0" w:lastRowLastColumn="0"/>
              <w:rPr>
                <w:ins w:id="4599" w:author="Sahin, Burak" w:date="2017-03-21T15:08:00Z"/>
              </w:rPr>
            </w:pPr>
            <w:ins w:id="4600" w:author="Sahin, Burak" w:date="2017-03-21T15:08:00Z">
              <w:r>
                <w:rPr>
                  <w:rFonts w:ascii="Calibri" w:hAnsi="Calibri"/>
                  <w:color w:val="000000"/>
                </w:rPr>
                <w:t>Concealed Weapons Permit</w:t>
              </w:r>
            </w:ins>
          </w:p>
        </w:tc>
      </w:tr>
      <w:tr w:rsidR="003F2F9D" w14:paraId="2B6D423E" w14:textId="77777777" w:rsidTr="00A850DF">
        <w:trPr>
          <w:cnfStyle w:val="000000100000" w:firstRow="0" w:lastRow="0" w:firstColumn="0" w:lastColumn="0" w:oddVBand="0" w:evenVBand="0" w:oddHBand="1" w:evenHBand="0" w:firstRowFirstColumn="0" w:firstRowLastColumn="0" w:lastRowFirstColumn="0" w:lastRowLastColumn="0"/>
          <w:ins w:id="4601"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602" w:author="Sahin, Burak" w:date="2017-03-31T10:55:00Z">
              <w:tcPr>
                <w:tcW w:w="4675" w:type="dxa"/>
                <w:vAlign w:val="center"/>
              </w:tcPr>
            </w:tcPrChange>
          </w:tcPr>
          <w:p w14:paraId="286C1628" w14:textId="77777777" w:rsidR="003F2F9D" w:rsidRPr="00A850DF" w:rsidRDefault="003F2F9D" w:rsidP="00F11EC1">
            <w:pPr>
              <w:cnfStyle w:val="001000100000" w:firstRow="0" w:lastRow="0" w:firstColumn="1" w:lastColumn="0" w:oddVBand="0" w:evenVBand="0" w:oddHBand="1" w:evenHBand="0" w:firstRowFirstColumn="0" w:firstRowLastColumn="0" w:lastRowFirstColumn="0" w:lastRowLastColumn="0"/>
              <w:rPr>
                <w:ins w:id="4603" w:author="Sahin, Burak" w:date="2017-03-21T15:08:00Z"/>
                <w:b w:val="0"/>
                <w:rPrChange w:id="4604" w:author="Sahin, Burak" w:date="2017-03-31T10:55:00Z">
                  <w:rPr>
                    <w:ins w:id="4605" w:author="Sahin, Burak" w:date="2017-03-21T15:08:00Z"/>
                  </w:rPr>
                </w:rPrChange>
              </w:rPr>
            </w:pPr>
            <w:ins w:id="4606" w:author="Sahin, Burak" w:date="2017-03-21T15:08:00Z">
              <w:r w:rsidRPr="00A850DF">
                <w:rPr>
                  <w:rFonts w:ascii="Calibri" w:hAnsi="Calibri"/>
                  <w:color w:val="000000"/>
                </w:rPr>
                <w:t>USCIS Employment Authorization Card (EAC), except for an EAC with the following category code: Category A11 (Deferred Enforced Departure). A Category C14 (Deferred Action) may be eligible, must include either an I-797 Notice of Action that identifies the EAC holder as a derivative child named in a Form I-360 or a Form I-918 Petition for U Nonimmigrant Status (U Visa).</w:t>
              </w:r>
            </w:ins>
          </w:p>
        </w:tc>
        <w:tc>
          <w:tcPr>
            <w:tcW w:w="4675" w:type="dxa"/>
            <w:tcPrChange w:id="4607" w:author="Sahin, Burak" w:date="2017-03-31T10:55:00Z">
              <w:tcPr>
                <w:tcW w:w="4675" w:type="dxa"/>
                <w:vAlign w:val="center"/>
              </w:tcPr>
            </w:tcPrChange>
          </w:tcPr>
          <w:p w14:paraId="559AB70D" w14:textId="77777777" w:rsidR="003F2F9D" w:rsidRDefault="003F2F9D" w:rsidP="00F11EC1">
            <w:pPr>
              <w:cnfStyle w:val="000000100000" w:firstRow="0" w:lastRow="0" w:firstColumn="0" w:lastColumn="0" w:oddVBand="0" w:evenVBand="0" w:oddHBand="1" w:evenHBand="0" w:firstRowFirstColumn="0" w:firstRowLastColumn="0" w:lastRowFirstColumn="0" w:lastRowLastColumn="0"/>
              <w:rPr>
                <w:ins w:id="4608" w:author="Sahin, Burak" w:date="2017-03-21T15:08:00Z"/>
              </w:rPr>
            </w:pPr>
            <w:ins w:id="4609" w:author="Sahin, Burak" w:date="2017-03-21T15:08:00Z">
              <w:r>
                <w:rPr>
                  <w:rFonts w:ascii="Calibri" w:hAnsi="Calibri"/>
                  <w:color w:val="000000"/>
                </w:rPr>
                <w:t>Medical Insurance ID Card (including AHCCCS ID card)</w:t>
              </w:r>
            </w:ins>
          </w:p>
        </w:tc>
      </w:tr>
      <w:tr w:rsidR="003F2F9D" w14:paraId="60BDE304" w14:textId="77777777" w:rsidTr="00A850DF">
        <w:trPr>
          <w:ins w:id="4610"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611" w:author="Sahin, Burak" w:date="2017-03-31T10:55:00Z">
              <w:tcPr>
                <w:tcW w:w="4675" w:type="dxa"/>
                <w:vAlign w:val="center"/>
              </w:tcPr>
            </w:tcPrChange>
          </w:tcPr>
          <w:p w14:paraId="19931A2B" w14:textId="77777777" w:rsidR="003F2F9D" w:rsidRPr="00A850DF" w:rsidRDefault="003F2F9D" w:rsidP="00F11EC1">
            <w:pPr>
              <w:rPr>
                <w:ins w:id="4612" w:author="Sahin, Burak" w:date="2017-03-21T15:08:00Z"/>
                <w:b w:val="0"/>
                <w:rPrChange w:id="4613" w:author="Sahin, Burak" w:date="2017-03-31T10:55:00Z">
                  <w:rPr>
                    <w:ins w:id="4614" w:author="Sahin, Burak" w:date="2017-03-21T15:08:00Z"/>
                  </w:rPr>
                </w:rPrChange>
              </w:rPr>
            </w:pPr>
            <w:ins w:id="4615" w:author="Sahin, Burak" w:date="2017-03-21T15:08:00Z">
              <w:r w:rsidRPr="00A850DF">
                <w:rPr>
                  <w:rFonts w:ascii="Calibri" w:hAnsi="Calibri"/>
                  <w:color w:val="000000"/>
                </w:rPr>
                <w:t>Refugee Travel Document I-571</w:t>
              </w:r>
            </w:ins>
          </w:p>
        </w:tc>
        <w:tc>
          <w:tcPr>
            <w:tcW w:w="4675" w:type="dxa"/>
            <w:tcPrChange w:id="4616" w:author="Sahin, Burak" w:date="2017-03-31T10:55:00Z">
              <w:tcPr>
                <w:tcW w:w="4675" w:type="dxa"/>
                <w:vAlign w:val="center"/>
              </w:tcPr>
            </w:tcPrChange>
          </w:tcPr>
          <w:p w14:paraId="3B5FAEB3" w14:textId="77777777" w:rsidR="003F2F9D" w:rsidRDefault="003F2F9D" w:rsidP="00F11EC1">
            <w:pPr>
              <w:cnfStyle w:val="000000000000" w:firstRow="0" w:lastRow="0" w:firstColumn="0" w:lastColumn="0" w:oddVBand="0" w:evenVBand="0" w:oddHBand="0" w:evenHBand="0" w:firstRowFirstColumn="0" w:firstRowLastColumn="0" w:lastRowFirstColumn="0" w:lastRowLastColumn="0"/>
              <w:rPr>
                <w:ins w:id="4617" w:author="Sahin, Burak" w:date="2017-03-21T15:08:00Z"/>
              </w:rPr>
            </w:pPr>
            <w:ins w:id="4618" w:author="Sahin, Burak" w:date="2017-03-21T15:08:00Z">
              <w:r>
                <w:rPr>
                  <w:rFonts w:ascii="Calibri" w:hAnsi="Calibri"/>
                  <w:color w:val="000000"/>
                </w:rPr>
                <w:t>Professional License</w:t>
              </w:r>
            </w:ins>
          </w:p>
        </w:tc>
      </w:tr>
      <w:tr w:rsidR="003F2F9D" w14:paraId="7EB2BA6A" w14:textId="77777777" w:rsidTr="00A850DF">
        <w:trPr>
          <w:cnfStyle w:val="000000100000" w:firstRow="0" w:lastRow="0" w:firstColumn="0" w:lastColumn="0" w:oddVBand="0" w:evenVBand="0" w:oddHBand="1" w:evenHBand="0" w:firstRowFirstColumn="0" w:firstRowLastColumn="0" w:lastRowFirstColumn="0" w:lastRowLastColumn="0"/>
          <w:ins w:id="4619"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620" w:author="Sahin, Burak" w:date="2017-03-31T10:55:00Z">
              <w:tcPr>
                <w:tcW w:w="4675" w:type="dxa"/>
                <w:vAlign w:val="center"/>
              </w:tcPr>
            </w:tcPrChange>
          </w:tcPr>
          <w:p w14:paraId="6FBAF00F" w14:textId="77777777" w:rsidR="003F2F9D" w:rsidRPr="00A850DF" w:rsidRDefault="003F2F9D" w:rsidP="00F11EC1">
            <w:pPr>
              <w:cnfStyle w:val="001000100000" w:firstRow="0" w:lastRow="0" w:firstColumn="1" w:lastColumn="0" w:oddVBand="0" w:evenVBand="0" w:oddHBand="1" w:evenHBand="0" w:firstRowFirstColumn="0" w:firstRowLastColumn="0" w:lastRowFirstColumn="0" w:lastRowLastColumn="0"/>
              <w:rPr>
                <w:ins w:id="4621" w:author="Sahin, Burak" w:date="2017-03-21T15:08:00Z"/>
                <w:b w:val="0"/>
                <w:rPrChange w:id="4622" w:author="Sahin, Burak" w:date="2017-03-31T10:55:00Z">
                  <w:rPr>
                    <w:ins w:id="4623" w:author="Sahin, Burak" w:date="2017-03-21T15:08:00Z"/>
                  </w:rPr>
                </w:rPrChange>
              </w:rPr>
            </w:pPr>
            <w:ins w:id="4624" w:author="Sahin, Burak" w:date="2017-03-21T15:08:00Z">
              <w:r w:rsidRPr="00A850DF">
                <w:rPr>
                  <w:rFonts w:ascii="Calibri" w:hAnsi="Calibri"/>
                  <w:color w:val="000000"/>
                </w:rPr>
                <w:t>US Certificate of Naturalization</w:t>
              </w:r>
            </w:ins>
          </w:p>
        </w:tc>
        <w:tc>
          <w:tcPr>
            <w:tcW w:w="4675" w:type="dxa"/>
            <w:tcPrChange w:id="4625" w:author="Sahin, Burak" w:date="2017-03-31T10:55:00Z">
              <w:tcPr>
                <w:tcW w:w="4675" w:type="dxa"/>
                <w:vAlign w:val="center"/>
              </w:tcPr>
            </w:tcPrChange>
          </w:tcPr>
          <w:p w14:paraId="719866F5" w14:textId="77777777" w:rsidR="003F2F9D" w:rsidRDefault="003F2F9D" w:rsidP="00F11EC1">
            <w:pPr>
              <w:cnfStyle w:val="000000100000" w:firstRow="0" w:lastRow="0" w:firstColumn="0" w:lastColumn="0" w:oddVBand="0" w:evenVBand="0" w:oddHBand="1" w:evenHBand="0" w:firstRowFirstColumn="0" w:firstRowLastColumn="0" w:lastRowFirstColumn="0" w:lastRowLastColumn="0"/>
              <w:rPr>
                <w:ins w:id="4626" w:author="Sahin, Burak" w:date="2017-03-21T15:08:00Z"/>
              </w:rPr>
            </w:pPr>
            <w:ins w:id="4627" w:author="Sahin, Burak" w:date="2017-03-21T15:08:00Z">
              <w:r>
                <w:rPr>
                  <w:rFonts w:ascii="Calibri" w:hAnsi="Calibri"/>
                  <w:color w:val="000000"/>
                </w:rPr>
                <w:t>Bank Card</w:t>
              </w:r>
            </w:ins>
          </w:p>
        </w:tc>
      </w:tr>
      <w:tr w:rsidR="003F2F9D" w14:paraId="13C7AA34" w14:textId="77777777" w:rsidTr="00A850DF">
        <w:trPr>
          <w:ins w:id="4628"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629" w:author="Sahin, Burak" w:date="2017-03-31T10:55:00Z">
              <w:tcPr>
                <w:tcW w:w="4675" w:type="dxa"/>
                <w:vAlign w:val="center"/>
              </w:tcPr>
            </w:tcPrChange>
          </w:tcPr>
          <w:p w14:paraId="29A666A0" w14:textId="77777777" w:rsidR="003F2F9D" w:rsidRPr="00A850DF" w:rsidRDefault="003F2F9D" w:rsidP="00F11EC1">
            <w:pPr>
              <w:rPr>
                <w:ins w:id="4630" w:author="Sahin, Burak" w:date="2017-03-21T15:08:00Z"/>
                <w:b w:val="0"/>
                <w:rPrChange w:id="4631" w:author="Sahin, Burak" w:date="2017-03-31T10:55:00Z">
                  <w:rPr>
                    <w:ins w:id="4632" w:author="Sahin, Burak" w:date="2017-03-21T15:08:00Z"/>
                  </w:rPr>
                </w:rPrChange>
              </w:rPr>
            </w:pPr>
            <w:ins w:id="4633" w:author="Sahin, Burak" w:date="2017-03-21T15:08:00Z">
              <w:r w:rsidRPr="00A850DF">
                <w:rPr>
                  <w:rFonts w:ascii="Calibri" w:hAnsi="Calibri"/>
                  <w:color w:val="000000"/>
                </w:rPr>
                <w:t>US Certificate of Citizenship</w:t>
              </w:r>
            </w:ins>
          </w:p>
        </w:tc>
        <w:tc>
          <w:tcPr>
            <w:tcW w:w="4675" w:type="dxa"/>
            <w:tcPrChange w:id="4634" w:author="Sahin, Burak" w:date="2017-03-31T10:55:00Z">
              <w:tcPr>
                <w:tcW w:w="4675" w:type="dxa"/>
                <w:vAlign w:val="center"/>
              </w:tcPr>
            </w:tcPrChange>
          </w:tcPr>
          <w:p w14:paraId="6FBBD42D" w14:textId="77777777" w:rsidR="003F2F9D" w:rsidRDefault="003F2F9D" w:rsidP="00F11EC1">
            <w:pPr>
              <w:cnfStyle w:val="000000000000" w:firstRow="0" w:lastRow="0" w:firstColumn="0" w:lastColumn="0" w:oddVBand="0" w:evenVBand="0" w:oddHBand="0" w:evenHBand="0" w:firstRowFirstColumn="0" w:firstRowLastColumn="0" w:lastRowFirstColumn="0" w:lastRowLastColumn="0"/>
              <w:rPr>
                <w:ins w:id="4635" w:author="Sahin, Burak" w:date="2017-03-21T15:08:00Z"/>
              </w:rPr>
            </w:pPr>
            <w:ins w:id="4636" w:author="Sahin, Burak" w:date="2017-03-21T15:08:00Z">
              <w:r>
                <w:rPr>
                  <w:rFonts w:ascii="Calibri" w:hAnsi="Calibri"/>
                  <w:color w:val="000000"/>
                </w:rPr>
                <w:t>Credit Card</w:t>
              </w:r>
            </w:ins>
          </w:p>
        </w:tc>
      </w:tr>
      <w:tr w:rsidR="003F2F9D" w14:paraId="6BF43262" w14:textId="77777777" w:rsidTr="00A850DF">
        <w:trPr>
          <w:cnfStyle w:val="000000100000" w:firstRow="0" w:lastRow="0" w:firstColumn="0" w:lastColumn="0" w:oddVBand="0" w:evenVBand="0" w:oddHBand="1" w:evenHBand="0" w:firstRowFirstColumn="0" w:firstRowLastColumn="0" w:lastRowFirstColumn="0" w:lastRowLastColumn="0"/>
          <w:ins w:id="4637"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638" w:author="Sahin, Burak" w:date="2017-03-31T10:55:00Z">
              <w:tcPr>
                <w:tcW w:w="4675" w:type="dxa"/>
                <w:vAlign w:val="center"/>
              </w:tcPr>
            </w:tcPrChange>
          </w:tcPr>
          <w:p w14:paraId="6DD93713" w14:textId="77777777" w:rsidR="003F2F9D" w:rsidRPr="00A850DF" w:rsidRDefault="003F2F9D" w:rsidP="00F11EC1">
            <w:pPr>
              <w:cnfStyle w:val="001000100000" w:firstRow="0" w:lastRow="0" w:firstColumn="1" w:lastColumn="0" w:oddVBand="0" w:evenVBand="0" w:oddHBand="1" w:evenHBand="0" w:firstRowFirstColumn="0" w:firstRowLastColumn="0" w:lastRowFirstColumn="0" w:lastRowLastColumn="0"/>
              <w:rPr>
                <w:ins w:id="4639" w:author="Sahin, Burak" w:date="2017-03-21T15:08:00Z"/>
                <w:b w:val="0"/>
                <w:rPrChange w:id="4640" w:author="Sahin, Burak" w:date="2017-03-31T10:55:00Z">
                  <w:rPr>
                    <w:ins w:id="4641" w:author="Sahin, Burak" w:date="2017-03-21T15:08:00Z"/>
                  </w:rPr>
                </w:rPrChange>
              </w:rPr>
            </w:pPr>
            <w:ins w:id="4642" w:author="Sahin, Burak" w:date="2017-03-21T15:08:00Z">
              <w:r w:rsidRPr="00A850DF">
                <w:rPr>
                  <w:rFonts w:ascii="Calibri" w:hAnsi="Calibri"/>
                  <w:color w:val="000000"/>
                </w:rPr>
                <w:t>US Military DD-214</w:t>
              </w:r>
            </w:ins>
          </w:p>
        </w:tc>
        <w:tc>
          <w:tcPr>
            <w:tcW w:w="4675" w:type="dxa"/>
            <w:tcPrChange w:id="4643" w:author="Sahin, Burak" w:date="2017-03-31T10:55:00Z">
              <w:tcPr>
                <w:tcW w:w="4675" w:type="dxa"/>
                <w:vAlign w:val="center"/>
              </w:tcPr>
            </w:tcPrChange>
          </w:tcPr>
          <w:p w14:paraId="4122B7DB" w14:textId="77777777" w:rsidR="003F2F9D" w:rsidRDefault="003F2F9D" w:rsidP="00F11EC1">
            <w:pPr>
              <w:cnfStyle w:val="000000100000" w:firstRow="0" w:lastRow="0" w:firstColumn="0" w:lastColumn="0" w:oddVBand="0" w:evenVBand="0" w:oddHBand="1" w:evenHBand="0" w:firstRowFirstColumn="0" w:firstRowLastColumn="0" w:lastRowFirstColumn="0" w:lastRowLastColumn="0"/>
              <w:rPr>
                <w:ins w:id="4644" w:author="Sahin, Burak" w:date="2017-03-21T15:08:00Z"/>
              </w:rPr>
            </w:pPr>
            <w:ins w:id="4645" w:author="Sahin, Burak" w:date="2017-03-21T15:08:00Z">
              <w:r>
                <w:rPr>
                  <w:rFonts w:ascii="Calibri" w:hAnsi="Calibri"/>
                  <w:color w:val="000000"/>
                </w:rPr>
                <w:t>Employee ID Badge (with photo)</w:t>
              </w:r>
            </w:ins>
          </w:p>
        </w:tc>
      </w:tr>
      <w:tr w:rsidR="003F2F9D" w14:paraId="2DBB8BC7" w14:textId="77777777" w:rsidTr="00A850DF">
        <w:trPr>
          <w:ins w:id="4646"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647" w:author="Sahin, Burak" w:date="2017-03-31T10:55:00Z">
              <w:tcPr>
                <w:tcW w:w="4675" w:type="dxa"/>
                <w:vAlign w:val="center"/>
              </w:tcPr>
            </w:tcPrChange>
          </w:tcPr>
          <w:p w14:paraId="123DD40A" w14:textId="77777777" w:rsidR="003F2F9D" w:rsidRPr="00A850DF" w:rsidRDefault="003F2F9D" w:rsidP="00F11EC1">
            <w:pPr>
              <w:rPr>
                <w:ins w:id="4648" w:author="Sahin, Burak" w:date="2017-03-21T15:08:00Z"/>
                <w:b w:val="0"/>
                <w:rPrChange w:id="4649" w:author="Sahin, Burak" w:date="2017-03-31T10:55:00Z">
                  <w:rPr>
                    <w:ins w:id="4650" w:author="Sahin, Burak" w:date="2017-03-21T15:08:00Z"/>
                  </w:rPr>
                </w:rPrChange>
              </w:rPr>
            </w:pPr>
            <w:ins w:id="4651" w:author="Sahin, Burak" w:date="2017-03-21T15:08:00Z">
              <w:r w:rsidRPr="00A850DF">
                <w:rPr>
                  <w:rFonts w:ascii="Calibri" w:hAnsi="Calibri"/>
                  <w:color w:val="000000"/>
                </w:rPr>
                <w:t>US Military ID Card (active duty, reserve and retired)</w:t>
              </w:r>
            </w:ins>
          </w:p>
        </w:tc>
        <w:tc>
          <w:tcPr>
            <w:tcW w:w="4675" w:type="dxa"/>
            <w:tcPrChange w:id="4652" w:author="Sahin, Burak" w:date="2017-03-31T10:55:00Z">
              <w:tcPr>
                <w:tcW w:w="4675" w:type="dxa"/>
                <w:vAlign w:val="center"/>
              </w:tcPr>
            </w:tcPrChange>
          </w:tcPr>
          <w:p w14:paraId="68FC2F9D" w14:textId="77777777" w:rsidR="003F2F9D" w:rsidRDefault="003F2F9D" w:rsidP="00F11EC1">
            <w:pPr>
              <w:cnfStyle w:val="000000000000" w:firstRow="0" w:lastRow="0" w:firstColumn="0" w:lastColumn="0" w:oddVBand="0" w:evenVBand="0" w:oddHBand="0" w:evenHBand="0" w:firstRowFirstColumn="0" w:firstRowLastColumn="0" w:lastRowFirstColumn="0" w:lastRowLastColumn="0"/>
              <w:rPr>
                <w:ins w:id="4653" w:author="Sahin, Burak" w:date="2017-03-21T15:08:00Z"/>
              </w:rPr>
            </w:pPr>
            <w:ins w:id="4654" w:author="Sahin, Burak" w:date="2017-03-21T15:08:00Z">
              <w:r>
                <w:rPr>
                  <w:rFonts w:ascii="Calibri" w:hAnsi="Calibri"/>
                  <w:color w:val="000000"/>
                </w:rPr>
                <w:t>School ID (with photo)</w:t>
              </w:r>
            </w:ins>
          </w:p>
        </w:tc>
      </w:tr>
      <w:tr w:rsidR="003F2F9D" w14:paraId="4B156FA8" w14:textId="77777777" w:rsidTr="00A850DF">
        <w:trPr>
          <w:cnfStyle w:val="000000100000" w:firstRow="0" w:lastRow="0" w:firstColumn="0" w:lastColumn="0" w:oddVBand="0" w:evenVBand="0" w:oddHBand="1" w:evenHBand="0" w:firstRowFirstColumn="0" w:firstRowLastColumn="0" w:lastRowFirstColumn="0" w:lastRowLastColumn="0"/>
          <w:ins w:id="4655"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656" w:author="Sahin, Burak" w:date="2017-03-31T10:55:00Z">
              <w:tcPr>
                <w:tcW w:w="4675" w:type="dxa"/>
                <w:vAlign w:val="center"/>
              </w:tcPr>
            </w:tcPrChange>
          </w:tcPr>
          <w:p w14:paraId="0EEE20CC" w14:textId="77777777" w:rsidR="003F2F9D" w:rsidRPr="00A850DF" w:rsidRDefault="003F2F9D" w:rsidP="00F11EC1">
            <w:pPr>
              <w:cnfStyle w:val="001000100000" w:firstRow="0" w:lastRow="0" w:firstColumn="1" w:lastColumn="0" w:oddVBand="0" w:evenVBand="0" w:oddHBand="1" w:evenHBand="0" w:firstRowFirstColumn="0" w:firstRowLastColumn="0" w:lastRowFirstColumn="0" w:lastRowLastColumn="0"/>
              <w:rPr>
                <w:ins w:id="4657" w:author="Sahin, Burak" w:date="2017-03-21T15:08:00Z"/>
                <w:b w:val="0"/>
                <w:rPrChange w:id="4658" w:author="Sahin, Burak" w:date="2017-03-31T10:55:00Z">
                  <w:rPr>
                    <w:ins w:id="4659" w:author="Sahin, Burak" w:date="2017-03-21T15:08:00Z"/>
                  </w:rPr>
                </w:rPrChange>
              </w:rPr>
            </w:pPr>
            <w:ins w:id="4660" w:author="Sahin, Burak" w:date="2017-03-21T15:08:00Z">
              <w:r w:rsidRPr="00A850DF">
                <w:rPr>
                  <w:rFonts w:ascii="Calibri" w:hAnsi="Calibri"/>
                  <w:color w:val="000000"/>
                </w:rPr>
                <w:t>Record of a previous Arizona Driver License, ID Card or Instruction Permit</w:t>
              </w:r>
            </w:ins>
          </w:p>
        </w:tc>
        <w:tc>
          <w:tcPr>
            <w:tcW w:w="4675" w:type="dxa"/>
            <w:tcPrChange w:id="4661" w:author="Sahin, Burak" w:date="2017-03-31T10:55:00Z">
              <w:tcPr>
                <w:tcW w:w="4675" w:type="dxa"/>
                <w:vAlign w:val="center"/>
              </w:tcPr>
            </w:tcPrChange>
          </w:tcPr>
          <w:p w14:paraId="606CDADE" w14:textId="77777777" w:rsidR="003F2F9D" w:rsidRDefault="003F2F9D" w:rsidP="00F11EC1">
            <w:pPr>
              <w:cnfStyle w:val="000000100000" w:firstRow="0" w:lastRow="0" w:firstColumn="0" w:lastColumn="0" w:oddVBand="0" w:evenVBand="0" w:oddHBand="1" w:evenHBand="0" w:firstRowFirstColumn="0" w:firstRowLastColumn="0" w:lastRowFirstColumn="0" w:lastRowLastColumn="0"/>
              <w:rPr>
                <w:ins w:id="4662" w:author="Sahin, Burak" w:date="2017-03-21T15:08:00Z"/>
              </w:rPr>
            </w:pPr>
            <w:ins w:id="4663" w:author="Sahin, Burak" w:date="2017-03-21T15:08:00Z">
              <w:r>
                <w:rPr>
                  <w:rFonts w:ascii="Calibri" w:hAnsi="Calibri"/>
                  <w:color w:val="000000"/>
                </w:rPr>
                <w:t>Marriage Certificate issued by any state, territory or possession of the US</w:t>
              </w:r>
            </w:ins>
          </w:p>
        </w:tc>
      </w:tr>
      <w:tr w:rsidR="003F2F9D" w14:paraId="0382CA65" w14:textId="77777777" w:rsidTr="00A850DF">
        <w:trPr>
          <w:ins w:id="4664"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665" w:author="Sahin, Burak" w:date="2017-03-31T10:55:00Z">
              <w:tcPr>
                <w:tcW w:w="4675" w:type="dxa"/>
                <w:vAlign w:val="center"/>
              </w:tcPr>
            </w:tcPrChange>
          </w:tcPr>
          <w:p w14:paraId="10696749" w14:textId="77777777" w:rsidR="003F2F9D" w:rsidRPr="00A850DF" w:rsidRDefault="003F2F9D" w:rsidP="00F11EC1">
            <w:pPr>
              <w:rPr>
                <w:ins w:id="4666" w:author="Sahin, Burak" w:date="2017-03-21T15:08:00Z"/>
                <w:b w:val="0"/>
                <w:rPrChange w:id="4667" w:author="Sahin, Burak" w:date="2017-03-31T10:55:00Z">
                  <w:rPr>
                    <w:ins w:id="4668" w:author="Sahin, Burak" w:date="2017-03-21T15:08:00Z"/>
                  </w:rPr>
                </w:rPrChange>
              </w:rPr>
            </w:pPr>
            <w:ins w:id="4669" w:author="Sahin, Burak" w:date="2017-03-21T15:08:00Z">
              <w:r w:rsidRPr="00A850DF">
                <w:rPr>
                  <w:rFonts w:ascii="Calibri" w:hAnsi="Calibri"/>
                  <w:color w:val="000000"/>
                </w:rPr>
                <w:t>Affidavit of Identification (with photo and within 15 days of issue) from Arizona Department of Corrections</w:t>
              </w:r>
            </w:ins>
          </w:p>
        </w:tc>
        <w:tc>
          <w:tcPr>
            <w:tcW w:w="4675" w:type="dxa"/>
            <w:tcPrChange w:id="4670" w:author="Sahin, Burak" w:date="2017-03-31T10:55:00Z">
              <w:tcPr>
                <w:tcW w:w="4675" w:type="dxa"/>
                <w:vAlign w:val="center"/>
              </w:tcPr>
            </w:tcPrChange>
          </w:tcPr>
          <w:p w14:paraId="36AC1A89" w14:textId="77777777" w:rsidR="003F2F9D" w:rsidRDefault="003F2F9D" w:rsidP="00F11EC1">
            <w:pPr>
              <w:cnfStyle w:val="000000000000" w:firstRow="0" w:lastRow="0" w:firstColumn="0" w:lastColumn="0" w:oddVBand="0" w:evenVBand="0" w:oddHBand="0" w:evenHBand="0" w:firstRowFirstColumn="0" w:firstRowLastColumn="0" w:lastRowFirstColumn="0" w:lastRowLastColumn="0"/>
              <w:rPr>
                <w:ins w:id="4671" w:author="Sahin, Burak" w:date="2017-03-21T15:08:00Z"/>
              </w:rPr>
            </w:pPr>
            <w:ins w:id="4672" w:author="Sahin, Burak" w:date="2017-03-21T15:08:00Z">
              <w:r>
                <w:rPr>
                  <w:rFonts w:ascii="Calibri" w:hAnsi="Calibri"/>
                  <w:color w:val="000000"/>
                </w:rPr>
                <w:t>Certified Letter of Identification for a Ward of the Court, issued by a court or government agency in the US</w:t>
              </w:r>
            </w:ins>
          </w:p>
        </w:tc>
      </w:tr>
      <w:tr w:rsidR="003F2F9D" w14:paraId="40F6B4B5" w14:textId="77777777" w:rsidTr="00A850DF">
        <w:trPr>
          <w:cnfStyle w:val="000000100000" w:firstRow="0" w:lastRow="0" w:firstColumn="0" w:lastColumn="0" w:oddVBand="0" w:evenVBand="0" w:oddHBand="1" w:evenHBand="0" w:firstRowFirstColumn="0" w:firstRowLastColumn="0" w:lastRowFirstColumn="0" w:lastRowLastColumn="0"/>
          <w:ins w:id="4673"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674" w:author="Sahin, Burak" w:date="2017-03-31T10:55:00Z">
              <w:tcPr>
                <w:tcW w:w="4675" w:type="dxa"/>
                <w:vAlign w:val="center"/>
              </w:tcPr>
            </w:tcPrChange>
          </w:tcPr>
          <w:p w14:paraId="4B9B4940" w14:textId="77777777" w:rsidR="003F2F9D" w:rsidRPr="00A850DF" w:rsidRDefault="003F2F9D" w:rsidP="00F11EC1">
            <w:pPr>
              <w:cnfStyle w:val="001000100000" w:firstRow="0" w:lastRow="0" w:firstColumn="1" w:lastColumn="0" w:oddVBand="0" w:evenVBand="0" w:oddHBand="1" w:evenHBand="0" w:firstRowFirstColumn="0" w:firstRowLastColumn="0" w:lastRowFirstColumn="0" w:lastRowLastColumn="0"/>
              <w:rPr>
                <w:ins w:id="4675" w:author="Sahin, Burak" w:date="2017-03-21T15:08:00Z"/>
                <w:b w:val="0"/>
                <w:rPrChange w:id="4676" w:author="Sahin, Burak" w:date="2017-03-31T10:55:00Z">
                  <w:rPr>
                    <w:ins w:id="4677" w:author="Sahin, Burak" w:date="2017-03-21T15:08:00Z"/>
                  </w:rPr>
                </w:rPrChange>
              </w:rPr>
            </w:pPr>
            <w:ins w:id="4678" w:author="Sahin, Burak" w:date="2017-03-21T15:08:00Z">
              <w:r w:rsidRPr="00A850DF">
                <w:rPr>
                  <w:rFonts w:ascii="Calibri" w:hAnsi="Calibri"/>
                  <w:color w:val="000000"/>
                </w:rPr>
                <w:t>Released Offender ID (with photo) from Arizona Department of Corrections</w:t>
              </w:r>
            </w:ins>
          </w:p>
        </w:tc>
        <w:tc>
          <w:tcPr>
            <w:tcW w:w="4675" w:type="dxa"/>
            <w:tcPrChange w:id="4679" w:author="Sahin, Burak" w:date="2017-03-31T10:55:00Z">
              <w:tcPr>
                <w:tcW w:w="4675" w:type="dxa"/>
              </w:tcPr>
            </w:tcPrChange>
          </w:tcPr>
          <w:p w14:paraId="1F55FDCF" w14:textId="77777777" w:rsidR="003F2F9D" w:rsidRDefault="003F2F9D" w:rsidP="00F11EC1">
            <w:pPr>
              <w:cnfStyle w:val="000000100000" w:firstRow="0" w:lastRow="0" w:firstColumn="0" w:lastColumn="0" w:oddVBand="0" w:evenVBand="0" w:oddHBand="1" w:evenHBand="0" w:firstRowFirstColumn="0" w:firstRowLastColumn="0" w:lastRowFirstColumn="0" w:lastRowLastColumn="0"/>
              <w:rPr>
                <w:ins w:id="4680" w:author="Sahin, Burak" w:date="2017-03-21T15:08:00Z"/>
              </w:rPr>
            </w:pPr>
          </w:p>
        </w:tc>
      </w:tr>
      <w:tr w:rsidR="003F2F9D" w14:paraId="6C9C1F7B" w14:textId="77777777" w:rsidTr="00A850DF">
        <w:trPr>
          <w:ins w:id="4681"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682" w:author="Sahin, Burak" w:date="2017-03-31T10:55:00Z">
              <w:tcPr>
                <w:tcW w:w="4675" w:type="dxa"/>
                <w:vAlign w:val="center"/>
              </w:tcPr>
            </w:tcPrChange>
          </w:tcPr>
          <w:p w14:paraId="537F5AAB" w14:textId="77777777" w:rsidR="003F2F9D" w:rsidRPr="00A850DF" w:rsidRDefault="003F2F9D" w:rsidP="00F11EC1">
            <w:pPr>
              <w:rPr>
                <w:ins w:id="4683" w:author="Sahin, Burak" w:date="2017-03-21T15:08:00Z"/>
                <w:b w:val="0"/>
                <w:rPrChange w:id="4684" w:author="Sahin, Burak" w:date="2017-03-31T10:55:00Z">
                  <w:rPr>
                    <w:ins w:id="4685" w:author="Sahin, Burak" w:date="2017-03-21T15:08:00Z"/>
                  </w:rPr>
                </w:rPrChange>
              </w:rPr>
            </w:pPr>
            <w:ins w:id="4686" w:author="Sahin, Burak" w:date="2017-03-21T15:08:00Z">
              <w:r w:rsidRPr="00A850DF">
                <w:rPr>
                  <w:rFonts w:ascii="Calibri" w:hAnsi="Calibri"/>
                  <w:color w:val="000000"/>
                </w:rPr>
                <w:t>ALPHA Program/Community Re-Entry ID from the Maricopa County Sheriff's Office</w:t>
              </w:r>
            </w:ins>
          </w:p>
        </w:tc>
        <w:tc>
          <w:tcPr>
            <w:tcW w:w="4675" w:type="dxa"/>
            <w:tcPrChange w:id="4687" w:author="Sahin, Burak" w:date="2017-03-31T10:55:00Z">
              <w:tcPr>
                <w:tcW w:w="4675" w:type="dxa"/>
              </w:tcPr>
            </w:tcPrChange>
          </w:tcPr>
          <w:p w14:paraId="57C646EF" w14:textId="77777777" w:rsidR="003F2F9D" w:rsidRDefault="003F2F9D" w:rsidP="00F11EC1">
            <w:pPr>
              <w:cnfStyle w:val="000000000000" w:firstRow="0" w:lastRow="0" w:firstColumn="0" w:lastColumn="0" w:oddVBand="0" w:evenVBand="0" w:oddHBand="0" w:evenHBand="0" w:firstRowFirstColumn="0" w:firstRowLastColumn="0" w:lastRowFirstColumn="0" w:lastRowLastColumn="0"/>
              <w:rPr>
                <w:ins w:id="4688" w:author="Sahin, Burak" w:date="2017-03-21T15:08:00Z"/>
              </w:rPr>
            </w:pPr>
          </w:p>
        </w:tc>
      </w:tr>
      <w:tr w:rsidR="003F2F9D" w14:paraId="60BFE93E" w14:textId="77777777" w:rsidTr="00A850DF">
        <w:trPr>
          <w:cnfStyle w:val="000000100000" w:firstRow="0" w:lastRow="0" w:firstColumn="0" w:lastColumn="0" w:oddVBand="0" w:evenVBand="0" w:oddHBand="1" w:evenHBand="0" w:firstRowFirstColumn="0" w:firstRowLastColumn="0" w:lastRowFirstColumn="0" w:lastRowLastColumn="0"/>
          <w:ins w:id="4689"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690" w:author="Sahin, Burak" w:date="2017-03-31T10:55:00Z">
              <w:tcPr>
                <w:tcW w:w="4675" w:type="dxa"/>
                <w:vAlign w:val="center"/>
              </w:tcPr>
            </w:tcPrChange>
          </w:tcPr>
          <w:p w14:paraId="3C7097A9" w14:textId="77777777" w:rsidR="003F2F9D" w:rsidRPr="00A850DF" w:rsidRDefault="003F2F9D" w:rsidP="00F11EC1">
            <w:pPr>
              <w:cnfStyle w:val="001000100000" w:firstRow="0" w:lastRow="0" w:firstColumn="1" w:lastColumn="0" w:oddVBand="0" w:evenVBand="0" w:oddHBand="1" w:evenHBand="0" w:firstRowFirstColumn="0" w:firstRowLastColumn="0" w:lastRowFirstColumn="0" w:lastRowLastColumn="0"/>
              <w:rPr>
                <w:ins w:id="4691" w:author="Sahin, Burak" w:date="2017-03-21T15:08:00Z"/>
                <w:b w:val="0"/>
                <w:rPrChange w:id="4692" w:author="Sahin, Burak" w:date="2017-03-31T10:55:00Z">
                  <w:rPr>
                    <w:ins w:id="4693" w:author="Sahin, Burak" w:date="2017-03-21T15:08:00Z"/>
                  </w:rPr>
                </w:rPrChange>
              </w:rPr>
            </w:pPr>
            <w:ins w:id="4694" w:author="Sahin, Burak" w:date="2017-03-21T15:08:00Z">
              <w:r w:rsidRPr="00A850DF">
                <w:rPr>
                  <w:rFonts w:ascii="Calibri" w:hAnsi="Calibri"/>
                  <w:color w:val="000000"/>
                </w:rPr>
                <w:t>Affidavit of Identification (with photo and within 15 days of issue) from the Maricopa County Adult Probation Department</w:t>
              </w:r>
            </w:ins>
          </w:p>
        </w:tc>
        <w:tc>
          <w:tcPr>
            <w:tcW w:w="4675" w:type="dxa"/>
            <w:tcPrChange w:id="4695" w:author="Sahin, Burak" w:date="2017-03-31T10:55:00Z">
              <w:tcPr>
                <w:tcW w:w="4675" w:type="dxa"/>
              </w:tcPr>
            </w:tcPrChange>
          </w:tcPr>
          <w:p w14:paraId="4677107A" w14:textId="77777777" w:rsidR="003F2F9D" w:rsidRDefault="003F2F9D" w:rsidP="00F11EC1">
            <w:pPr>
              <w:cnfStyle w:val="000000100000" w:firstRow="0" w:lastRow="0" w:firstColumn="0" w:lastColumn="0" w:oddVBand="0" w:evenVBand="0" w:oddHBand="1" w:evenHBand="0" w:firstRowFirstColumn="0" w:firstRowLastColumn="0" w:lastRowFirstColumn="0" w:lastRowLastColumn="0"/>
              <w:rPr>
                <w:ins w:id="4696" w:author="Sahin, Burak" w:date="2017-03-21T15:08:00Z"/>
              </w:rPr>
            </w:pPr>
          </w:p>
        </w:tc>
      </w:tr>
      <w:tr w:rsidR="003F2F9D" w14:paraId="2A6EB646" w14:textId="77777777" w:rsidTr="00A850DF">
        <w:trPr>
          <w:ins w:id="4697"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698" w:author="Sahin, Burak" w:date="2017-03-31T10:55:00Z">
              <w:tcPr>
                <w:tcW w:w="4675" w:type="dxa"/>
                <w:vAlign w:val="center"/>
              </w:tcPr>
            </w:tcPrChange>
          </w:tcPr>
          <w:p w14:paraId="3D63CFF5" w14:textId="77777777" w:rsidR="003F2F9D" w:rsidRPr="00A850DF" w:rsidRDefault="003F2F9D" w:rsidP="00F11EC1">
            <w:pPr>
              <w:rPr>
                <w:ins w:id="4699" w:author="Sahin, Burak" w:date="2017-03-21T15:08:00Z"/>
                <w:b w:val="0"/>
                <w:rPrChange w:id="4700" w:author="Sahin, Burak" w:date="2017-03-31T10:55:00Z">
                  <w:rPr>
                    <w:ins w:id="4701" w:author="Sahin, Burak" w:date="2017-03-21T15:08:00Z"/>
                  </w:rPr>
                </w:rPrChange>
              </w:rPr>
            </w:pPr>
            <w:ins w:id="4702" w:author="Sahin, Burak" w:date="2017-03-21T15:08:00Z">
              <w:r w:rsidRPr="00A850DF">
                <w:rPr>
                  <w:rFonts w:ascii="Calibri" w:hAnsi="Calibri"/>
                  <w:color w:val="000000"/>
                </w:rPr>
                <w:t>REAL ID driver's license or identification card issued in compliance with the standards established by this criteria</w:t>
              </w:r>
            </w:ins>
          </w:p>
        </w:tc>
        <w:tc>
          <w:tcPr>
            <w:tcW w:w="4675" w:type="dxa"/>
            <w:tcPrChange w:id="4703" w:author="Sahin, Burak" w:date="2017-03-31T10:55:00Z">
              <w:tcPr>
                <w:tcW w:w="4675" w:type="dxa"/>
              </w:tcPr>
            </w:tcPrChange>
          </w:tcPr>
          <w:p w14:paraId="392DBB14" w14:textId="77777777" w:rsidR="003F2F9D" w:rsidRDefault="003F2F9D" w:rsidP="00F11EC1">
            <w:pPr>
              <w:cnfStyle w:val="000000000000" w:firstRow="0" w:lastRow="0" w:firstColumn="0" w:lastColumn="0" w:oddVBand="0" w:evenVBand="0" w:oddHBand="0" w:evenHBand="0" w:firstRowFirstColumn="0" w:firstRowLastColumn="0" w:lastRowFirstColumn="0" w:lastRowLastColumn="0"/>
              <w:rPr>
                <w:ins w:id="4704" w:author="Sahin, Burak" w:date="2017-03-21T15:08:00Z"/>
              </w:rPr>
            </w:pPr>
          </w:p>
        </w:tc>
      </w:tr>
      <w:tr w:rsidR="003F2F9D" w14:paraId="57FAABF1" w14:textId="77777777" w:rsidTr="00A850DF">
        <w:trPr>
          <w:cnfStyle w:val="000000100000" w:firstRow="0" w:lastRow="0" w:firstColumn="0" w:lastColumn="0" w:oddVBand="0" w:evenVBand="0" w:oddHBand="1" w:evenHBand="0" w:firstRowFirstColumn="0" w:firstRowLastColumn="0" w:lastRowFirstColumn="0" w:lastRowLastColumn="0"/>
          <w:ins w:id="4705" w:author="Sahin, Burak" w:date="2017-03-21T15:08:00Z"/>
        </w:trPr>
        <w:tc>
          <w:tcPr>
            <w:cnfStyle w:val="001000000000" w:firstRow="0" w:lastRow="0" w:firstColumn="1" w:lastColumn="0" w:oddVBand="0" w:evenVBand="0" w:oddHBand="0" w:evenHBand="0" w:firstRowFirstColumn="0" w:firstRowLastColumn="0" w:lastRowFirstColumn="0" w:lastRowLastColumn="0"/>
            <w:tcW w:w="4675" w:type="dxa"/>
            <w:tcPrChange w:id="4706" w:author="Sahin, Burak" w:date="2017-03-31T10:55:00Z">
              <w:tcPr>
                <w:tcW w:w="4675" w:type="dxa"/>
                <w:vAlign w:val="center"/>
              </w:tcPr>
            </w:tcPrChange>
          </w:tcPr>
          <w:p w14:paraId="74536442" w14:textId="77777777" w:rsidR="003F2F9D" w:rsidRPr="00A850DF" w:rsidRDefault="003F2F9D" w:rsidP="00F11EC1">
            <w:pPr>
              <w:cnfStyle w:val="001000100000" w:firstRow="0" w:lastRow="0" w:firstColumn="1" w:lastColumn="0" w:oddVBand="0" w:evenVBand="0" w:oddHBand="1" w:evenHBand="0" w:firstRowFirstColumn="0" w:firstRowLastColumn="0" w:lastRowFirstColumn="0" w:lastRowLastColumn="0"/>
              <w:rPr>
                <w:ins w:id="4707" w:author="Sahin, Burak" w:date="2017-03-21T15:08:00Z"/>
                <w:b w:val="0"/>
                <w:rPrChange w:id="4708" w:author="Sahin, Burak" w:date="2017-03-31T10:55:00Z">
                  <w:rPr>
                    <w:ins w:id="4709" w:author="Sahin, Burak" w:date="2017-03-21T15:08:00Z"/>
                  </w:rPr>
                </w:rPrChange>
              </w:rPr>
            </w:pPr>
            <w:ins w:id="4710" w:author="Sahin, Burak" w:date="2017-03-21T15:08:00Z">
              <w:r w:rsidRPr="00A850DF">
                <w:rPr>
                  <w:rFonts w:ascii="Calibri" w:hAnsi="Calibri"/>
                  <w:color w:val="000000"/>
                </w:rPr>
                <w:t>Enhanced Driver License or Enhanced ID Card issued by any state in the US - (Evidenced by the word "Enhanced" printed on the card.)</w:t>
              </w:r>
            </w:ins>
          </w:p>
        </w:tc>
        <w:tc>
          <w:tcPr>
            <w:tcW w:w="4675" w:type="dxa"/>
            <w:tcPrChange w:id="4711" w:author="Sahin, Burak" w:date="2017-03-31T10:55:00Z">
              <w:tcPr>
                <w:tcW w:w="4675" w:type="dxa"/>
              </w:tcPr>
            </w:tcPrChange>
          </w:tcPr>
          <w:p w14:paraId="3E3A2718" w14:textId="77777777" w:rsidR="003F2F9D" w:rsidRDefault="003F2F9D" w:rsidP="00F11EC1">
            <w:pPr>
              <w:keepNext/>
              <w:cnfStyle w:val="000000100000" w:firstRow="0" w:lastRow="0" w:firstColumn="0" w:lastColumn="0" w:oddVBand="0" w:evenVBand="0" w:oddHBand="1" w:evenHBand="0" w:firstRowFirstColumn="0" w:firstRowLastColumn="0" w:lastRowFirstColumn="0" w:lastRowLastColumn="0"/>
              <w:rPr>
                <w:ins w:id="4712" w:author="Sahin, Burak" w:date="2017-03-21T15:08:00Z"/>
              </w:rPr>
            </w:pPr>
          </w:p>
        </w:tc>
      </w:tr>
    </w:tbl>
    <w:p w14:paraId="46A32FCA" w14:textId="77777777" w:rsidR="003F2F9D" w:rsidRPr="0055657C" w:rsidRDefault="003F2F9D" w:rsidP="003F2F9D">
      <w:pPr>
        <w:jc w:val="center"/>
        <w:rPr>
          <w:ins w:id="4713" w:author="Sahin, Burak" w:date="2017-03-21T15:08:00Z"/>
          <w:rFonts w:ascii="Calibri" w:eastAsia="Times New Roman" w:hAnsi="Calibri" w:cs="Times New Roman"/>
          <w:color w:val="000000"/>
        </w:rPr>
      </w:pPr>
      <w:bookmarkStart w:id="4714" w:name="_Ref477432620"/>
      <w:bookmarkStart w:id="4715" w:name="_Ref477432128"/>
      <w:bookmarkStart w:id="4716" w:name="_Toc478731270"/>
      <w:ins w:id="4717" w:author="Sahin, Burak" w:date="2017-03-21T15:08:00Z">
        <w:r w:rsidRPr="0055657C">
          <w:rPr>
            <w:i/>
          </w:rPr>
          <w:t xml:space="preserve">Table </w:t>
        </w:r>
        <w:r w:rsidRPr="0055657C">
          <w:rPr>
            <w:i/>
          </w:rPr>
          <w:fldChar w:fldCharType="begin"/>
        </w:r>
        <w:r w:rsidRPr="0055657C">
          <w:rPr>
            <w:i/>
          </w:rPr>
          <w:instrText xml:space="preserve"> SEQ Table \* ARABIC </w:instrText>
        </w:r>
        <w:r w:rsidRPr="0055657C">
          <w:rPr>
            <w:i/>
          </w:rPr>
          <w:fldChar w:fldCharType="separate"/>
        </w:r>
      </w:ins>
      <w:ins w:id="4718" w:author="Sahin, Burak" w:date="2017-03-31T13:52:00Z">
        <w:r w:rsidR="001A448E">
          <w:rPr>
            <w:i/>
            <w:noProof/>
          </w:rPr>
          <w:t>13</w:t>
        </w:r>
      </w:ins>
      <w:ins w:id="4719" w:author="Sahin, Burak" w:date="2017-03-21T15:08:00Z">
        <w:r w:rsidRPr="0055657C">
          <w:rPr>
            <w:i/>
          </w:rPr>
          <w:fldChar w:fldCharType="end"/>
        </w:r>
        <w:bookmarkEnd w:id="4714"/>
        <w:r>
          <w:rPr>
            <w:i/>
          </w:rPr>
          <w:t>: Requirements for Arizona</w:t>
        </w:r>
        <w:bookmarkEnd w:id="4715"/>
        <w:bookmarkEnd w:id="4716"/>
      </w:ins>
    </w:p>
    <w:p w14:paraId="7EAD6299" w14:textId="77777777" w:rsidR="003F2F9D" w:rsidRDefault="003F2F9D" w:rsidP="003F2F9D">
      <w:pPr>
        <w:rPr>
          <w:ins w:id="4720" w:author="Sahin, Burak" w:date="2017-03-21T15:08:00Z"/>
        </w:rPr>
      </w:pPr>
      <w:ins w:id="4721" w:author="Sahin, Burak" w:date="2017-03-21T15:08:00Z">
        <w:r w:rsidRPr="003F2F9D">
          <w:t xml:space="preserve">The District of Columbia requires a set of documents from three categories –one of Group A, or one of Group B, AND two of Group C are required for identity proofing of individuals for a driver’s license application. These groups are listed in </w:t>
        </w:r>
        <w:r w:rsidRPr="003F2F9D">
          <w:fldChar w:fldCharType="begin"/>
        </w:r>
        <w:r w:rsidRPr="003F2F9D">
          <w:instrText xml:space="preserve"> REF _Ref477435860 \h  \* MERGEFORMAT </w:instrText>
        </w:r>
      </w:ins>
      <w:ins w:id="4722" w:author="Sahin, Burak" w:date="2017-03-21T15:08:00Z">
        <w:r w:rsidRPr="003F2F9D">
          <w:fldChar w:fldCharType="separate"/>
        </w:r>
      </w:ins>
      <w:ins w:id="4723" w:author="Sahin, Burak" w:date="2017-03-31T12:40:00Z">
        <w:r w:rsidR="00824F04" w:rsidRPr="00DC09C7">
          <w:rPr>
            <w:i/>
          </w:rPr>
          <w:t xml:space="preserve">Table </w:t>
        </w:r>
        <w:r w:rsidR="00824F04">
          <w:rPr>
            <w:i/>
            <w:noProof/>
          </w:rPr>
          <w:t>10</w:t>
        </w:r>
      </w:ins>
      <w:ins w:id="4724" w:author="Sahin, Burak" w:date="2017-03-21T15:08:00Z">
        <w:r w:rsidRPr="003F2F9D">
          <w:fldChar w:fldCharType="end"/>
        </w:r>
        <w:r w:rsidRPr="003F2F9D">
          <w:t>.</w:t>
        </w:r>
      </w:ins>
    </w:p>
    <w:tbl>
      <w:tblPr>
        <w:tblStyle w:val="GridTable41"/>
        <w:tblW w:w="0" w:type="auto"/>
        <w:tblLook w:val="04A0" w:firstRow="1" w:lastRow="0" w:firstColumn="1" w:lastColumn="0" w:noHBand="0" w:noVBand="1"/>
        <w:tblPrChange w:id="4725" w:author="Sahin, Burak" w:date="2017-03-31T11:04:00Z">
          <w:tblPr>
            <w:tblStyle w:val="TableGrid"/>
            <w:tblW w:w="0" w:type="auto"/>
            <w:tblLook w:val="04A0" w:firstRow="1" w:lastRow="0" w:firstColumn="1" w:lastColumn="0" w:noHBand="0" w:noVBand="1"/>
          </w:tblPr>
        </w:tblPrChange>
      </w:tblPr>
      <w:tblGrid>
        <w:gridCol w:w="3116"/>
        <w:gridCol w:w="3117"/>
        <w:gridCol w:w="3117"/>
        <w:tblGridChange w:id="4726">
          <w:tblGrid>
            <w:gridCol w:w="3116"/>
            <w:gridCol w:w="3117"/>
            <w:gridCol w:w="3117"/>
          </w:tblGrid>
        </w:tblGridChange>
      </w:tblGrid>
      <w:tr w:rsidR="003F2F9D" w14:paraId="332B16A9" w14:textId="77777777" w:rsidTr="00B709F1">
        <w:trPr>
          <w:cnfStyle w:val="100000000000" w:firstRow="1" w:lastRow="0" w:firstColumn="0" w:lastColumn="0" w:oddVBand="0" w:evenVBand="0" w:oddHBand="0" w:evenHBand="0" w:firstRowFirstColumn="0" w:firstRowLastColumn="0" w:lastRowFirstColumn="0" w:lastRowLastColumn="0"/>
          <w:ins w:id="4727" w:author="Sahin, Burak" w:date="2017-03-21T15:08:00Z"/>
        </w:trPr>
        <w:tc>
          <w:tcPr>
            <w:cnfStyle w:val="001000000000" w:firstRow="0" w:lastRow="0" w:firstColumn="1" w:lastColumn="0" w:oddVBand="0" w:evenVBand="0" w:oddHBand="0" w:evenHBand="0" w:firstRowFirstColumn="0" w:firstRowLastColumn="0" w:lastRowFirstColumn="0" w:lastRowLastColumn="0"/>
            <w:tcW w:w="3116" w:type="dxa"/>
            <w:tcPrChange w:id="4728" w:author="Sahin, Burak" w:date="2017-03-31T11:04:00Z">
              <w:tcPr>
                <w:tcW w:w="3116" w:type="dxa"/>
              </w:tcPr>
            </w:tcPrChange>
          </w:tcPr>
          <w:p w14:paraId="5CAC96B2" w14:textId="77777777" w:rsidR="003F2F9D" w:rsidRDefault="003F2F9D" w:rsidP="00F11EC1">
            <w:pPr>
              <w:cnfStyle w:val="101000000000" w:firstRow="1" w:lastRow="0" w:firstColumn="1" w:lastColumn="0" w:oddVBand="0" w:evenVBand="0" w:oddHBand="0" w:evenHBand="0" w:firstRowFirstColumn="0" w:firstRowLastColumn="0" w:lastRowFirstColumn="0" w:lastRowLastColumn="0"/>
              <w:rPr>
                <w:ins w:id="4729" w:author="Sahin, Burak" w:date="2017-03-21T15:08:00Z"/>
              </w:rPr>
            </w:pPr>
            <w:ins w:id="4730" w:author="Sahin, Burak" w:date="2017-03-21T15:08:00Z">
              <w:r>
                <w:t>One of (Group A)</w:t>
              </w:r>
            </w:ins>
          </w:p>
        </w:tc>
        <w:tc>
          <w:tcPr>
            <w:tcW w:w="3117" w:type="dxa"/>
            <w:tcPrChange w:id="4731" w:author="Sahin, Burak" w:date="2017-03-31T11:04:00Z">
              <w:tcPr>
                <w:tcW w:w="3117" w:type="dxa"/>
              </w:tcPr>
            </w:tcPrChange>
          </w:tcPr>
          <w:p w14:paraId="641E021A" w14:textId="77777777" w:rsidR="003F2F9D" w:rsidRDefault="003F2F9D" w:rsidP="00F11EC1">
            <w:pPr>
              <w:cnfStyle w:val="100000000000" w:firstRow="1" w:lastRow="0" w:firstColumn="0" w:lastColumn="0" w:oddVBand="0" w:evenVBand="0" w:oddHBand="0" w:evenHBand="0" w:firstRowFirstColumn="0" w:firstRowLastColumn="0" w:lastRowFirstColumn="0" w:lastRowLastColumn="0"/>
              <w:rPr>
                <w:ins w:id="4732" w:author="Sahin, Burak" w:date="2017-03-21T15:08:00Z"/>
              </w:rPr>
            </w:pPr>
            <w:ins w:id="4733" w:author="Sahin, Burak" w:date="2017-03-21T15:08:00Z">
              <w:r>
                <w:t>Or, One of (Group B)</w:t>
              </w:r>
            </w:ins>
          </w:p>
        </w:tc>
        <w:tc>
          <w:tcPr>
            <w:tcW w:w="3117" w:type="dxa"/>
            <w:tcPrChange w:id="4734" w:author="Sahin, Burak" w:date="2017-03-31T11:04:00Z">
              <w:tcPr>
                <w:tcW w:w="3117" w:type="dxa"/>
              </w:tcPr>
            </w:tcPrChange>
          </w:tcPr>
          <w:p w14:paraId="6E439EAC" w14:textId="77777777" w:rsidR="003F2F9D" w:rsidRDefault="003F2F9D" w:rsidP="00F11EC1">
            <w:pPr>
              <w:cnfStyle w:val="100000000000" w:firstRow="1" w:lastRow="0" w:firstColumn="0" w:lastColumn="0" w:oddVBand="0" w:evenVBand="0" w:oddHBand="0" w:evenHBand="0" w:firstRowFirstColumn="0" w:firstRowLastColumn="0" w:lastRowFirstColumn="0" w:lastRowLastColumn="0"/>
              <w:rPr>
                <w:ins w:id="4735" w:author="Sahin, Burak" w:date="2017-03-21T15:08:00Z"/>
              </w:rPr>
            </w:pPr>
            <w:ins w:id="4736" w:author="Sahin, Burak" w:date="2017-03-21T15:08:00Z">
              <w:r>
                <w:t>And, Two of (Group C)</w:t>
              </w:r>
            </w:ins>
          </w:p>
        </w:tc>
      </w:tr>
      <w:tr w:rsidR="00824F04" w14:paraId="1A23941B" w14:textId="77777777" w:rsidTr="00E87AC5">
        <w:trPr>
          <w:cnfStyle w:val="000000100000" w:firstRow="0" w:lastRow="0" w:firstColumn="0" w:lastColumn="0" w:oddVBand="0" w:evenVBand="0" w:oddHBand="1" w:evenHBand="0" w:firstRowFirstColumn="0" w:firstRowLastColumn="0" w:lastRowFirstColumn="0" w:lastRowLastColumn="0"/>
          <w:ins w:id="4737" w:author="Sahin, Burak" w:date="2017-03-21T15:08:00Z"/>
        </w:trPr>
        <w:tc>
          <w:tcPr>
            <w:cnfStyle w:val="001000000000" w:firstRow="0" w:lastRow="0" w:firstColumn="1" w:lastColumn="0" w:oddVBand="0" w:evenVBand="0" w:oddHBand="0" w:evenHBand="0" w:firstRowFirstColumn="0" w:firstRowLastColumn="0" w:lastRowFirstColumn="0" w:lastRowLastColumn="0"/>
            <w:tcW w:w="3116" w:type="dxa"/>
            <w:vAlign w:val="center"/>
            <w:tcPrChange w:id="4738" w:author="Sahin, Burak" w:date="2017-03-31T12:43:00Z">
              <w:tcPr>
                <w:tcW w:w="3116" w:type="dxa"/>
              </w:tcPr>
            </w:tcPrChange>
          </w:tcPr>
          <w:p w14:paraId="171113B5" w14:textId="2B0B45EA" w:rsidR="00824F04" w:rsidRPr="00824F04" w:rsidRDefault="00824F04" w:rsidP="00824F04">
            <w:pPr>
              <w:cnfStyle w:val="001000100000" w:firstRow="0" w:lastRow="0" w:firstColumn="1" w:lastColumn="0" w:oddVBand="0" w:evenVBand="0" w:oddHBand="1" w:evenHBand="0" w:firstRowFirstColumn="0" w:firstRowLastColumn="0" w:lastRowFirstColumn="0" w:lastRowLastColumn="0"/>
              <w:rPr>
                <w:ins w:id="4739" w:author="Sahin, Burak" w:date="2017-03-21T15:08:00Z"/>
                <w:b w:val="0"/>
                <w:rPrChange w:id="4740" w:author="Sahin, Burak" w:date="2017-03-31T12:41:00Z">
                  <w:rPr>
                    <w:ins w:id="4741" w:author="Sahin, Burak" w:date="2017-03-21T15:08:00Z"/>
                  </w:rPr>
                </w:rPrChange>
              </w:rPr>
            </w:pPr>
            <w:ins w:id="4742" w:author="Sahin, Burak" w:date="2017-03-31T12:41:00Z">
              <w:r w:rsidRPr="00824F04">
                <w:rPr>
                  <w:rFonts w:ascii="Calibri" w:hAnsi="Calibri"/>
                  <w:color w:val="000000"/>
                </w:rPr>
                <w:t xml:space="preserve">United States birth certificate or birth certification card filed </w:t>
              </w:r>
              <w:r w:rsidRPr="00824F04">
                <w:rPr>
                  <w:rFonts w:ascii="Calibri" w:hAnsi="Calibri"/>
                  <w:color w:val="000000"/>
                </w:rPr>
                <w:lastRenderedPageBreak/>
                <w:t>with a state office of vital statistics</w:t>
              </w:r>
            </w:ins>
          </w:p>
        </w:tc>
        <w:tc>
          <w:tcPr>
            <w:tcW w:w="3117" w:type="dxa"/>
            <w:vAlign w:val="center"/>
            <w:tcPrChange w:id="4743" w:author="Sahin, Burak" w:date="2017-03-31T12:43:00Z">
              <w:tcPr>
                <w:tcW w:w="3117" w:type="dxa"/>
              </w:tcPr>
            </w:tcPrChange>
          </w:tcPr>
          <w:p w14:paraId="052DD715" w14:textId="4C43FC48" w:rsidR="00824F04" w:rsidRDefault="00824F04" w:rsidP="00824F04">
            <w:pPr>
              <w:cnfStyle w:val="000000100000" w:firstRow="0" w:lastRow="0" w:firstColumn="0" w:lastColumn="0" w:oddVBand="0" w:evenVBand="0" w:oddHBand="1" w:evenHBand="0" w:firstRowFirstColumn="0" w:firstRowLastColumn="0" w:lastRowFirstColumn="0" w:lastRowLastColumn="0"/>
              <w:rPr>
                <w:ins w:id="4744" w:author="Sahin, Burak" w:date="2017-03-21T15:08:00Z"/>
              </w:rPr>
            </w:pPr>
            <w:ins w:id="4745" w:author="Sahin, Burak" w:date="2017-03-31T12:42:00Z">
              <w:r>
                <w:rPr>
                  <w:rFonts w:ascii="Calibri" w:hAnsi="Calibri"/>
                  <w:color w:val="000000"/>
                </w:rPr>
                <w:lastRenderedPageBreak/>
                <w:t>Social Security card bearing applicant's full name, Social Security number, and signature</w:t>
              </w:r>
            </w:ins>
          </w:p>
        </w:tc>
        <w:tc>
          <w:tcPr>
            <w:tcW w:w="3117" w:type="dxa"/>
            <w:vAlign w:val="center"/>
            <w:tcPrChange w:id="4746" w:author="Sahin, Burak" w:date="2017-03-31T12:43:00Z">
              <w:tcPr>
                <w:tcW w:w="3117" w:type="dxa"/>
              </w:tcPr>
            </w:tcPrChange>
          </w:tcPr>
          <w:p w14:paraId="4AA0E951" w14:textId="54A9DCAC" w:rsidR="00824F04" w:rsidRDefault="00824F04" w:rsidP="00824F04">
            <w:pPr>
              <w:cnfStyle w:val="000000100000" w:firstRow="0" w:lastRow="0" w:firstColumn="0" w:lastColumn="0" w:oddVBand="0" w:evenVBand="0" w:oddHBand="1" w:evenHBand="0" w:firstRowFirstColumn="0" w:firstRowLastColumn="0" w:lastRowFirstColumn="0" w:lastRowLastColumn="0"/>
              <w:rPr>
                <w:ins w:id="4747" w:author="Sahin, Burak" w:date="2017-03-21T15:08:00Z"/>
              </w:rPr>
            </w:pPr>
            <w:ins w:id="4748" w:author="Sahin, Burak" w:date="2017-03-31T12:43:00Z">
              <w:r>
                <w:rPr>
                  <w:rFonts w:ascii="Calibri" w:hAnsi="Calibri"/>
                  <w:color w:val="000000"/>
                </w:rPr>
                <w:t xml:space="preserve">Utility bill (water, gas, electric, oil, or cable), with name and address, issued within the last </w:t>
              </w:r>
              <w:r>
                <w:rPr>
                  <w:rFonts w:ascii="Calibri" w:hAnsi="Calibri"/>
                  <w:color w:val="000000"/>
                </w:rPr>
                <w:lastRenderedPageBreak/>
                <w:t>60 days (disconnect notices/bills are not accepted)</w:t>
              </w:r>
            </w:ins>
          </w:p>
        </w:tc>
      </w:tr>
      <w:tr w:rsidR="00824F04" w14:paraId="33762379" w14:textId="77777777" w:rsidTr="00E87AC5">
        <w:trPr>
          <w:ins w:id="4749" w:author="Sahin, Burak" w:date="2017-03-21T15:08:00Z"/>
        </w:trPr>
        <w:tc>
          <w:tcPr>
            <w:cnfStyle w:val="001000000000" w:firstRow="0" w:lastRow="0" w:firstColumn="1" w:lastColumn="0" w:oddVBand="0" w:evenVBand="0" w:oddHBand="0" w:evenHBand="0" w:firstRowFirstColumn="0" w:firstRowLastColumn="0" w:lastRowFirstColumn="0" w:lastRowLastColumn="0"/>
            <w:tcW w:w="3116" w:type="dxa"/>
            <w:vAlign w:val="center"/>
            <w:tcPrChange w:id="4750" w:author="Sahin, Burak" w:date="2017-03-31T12:43:00Z">
              <w:tcPr>
                <w:tcW w:w="3116" w:type="dxa"/>
              </w:tcPr>
            </w:tcPrChange>
          </w:tcPr>
          <w:p w14:paraId="61F594D1" w14:textId="6A85D9D4" w:rsidR="00824F04" w:rsidRPr="00824F04" w:rsidRDefault="00824F04" w:rsidP="00824F04">
            <w:pPr>
              <w:rPr>
                <w:ins w:id="4751" w:author="Sahin, Burak" w:date="2017-03-21T15:08:00Z"/>
                <w:b w:val="0"/>
                <w:rPrChange w:id="4752" w:author="Sahin, Burak" w:date="2017-03-31T12:41:00Z">
                  <w:rPr>
                    <w:ins w:id="4753" w:author="Sahin, Burak" w:date="2017-03-21T15:08:00Z"/>
                  </w:rPr>
                </w:rPrChange>
              </w:rPr>
            </w:pPr>
            <w:ins w:id="4754" w:author="Sahin, Burak" w:date="2017-03-31T12:41:00Z">
              <w:r w:rsidRPr="00824F04">
                <w:rPr>
                  <w:rFonts w:ascii="Calibri" w:hAnsi="Calibri"/>
                  <w:color w:val="000000"/>
                </w:rPr>
                <w:lastRenderedPageBreak/>
                <w:t>Valid REAL ID driver license, learner permit, or identification card only if the REAL ID presented has been issued to a US citizen; if the REAL ID presented as a proof has been issued to a US resident with lawful status, it will require immigration documentation as well</w:t>
              </w:r>
            </w:ins>
          </w:p>
        </w:tc>
        <w:tc>
          <w:tcPr>
            <w:tcW w:w="3117" w:type="dxa"/>
            <w:vAlign w:val="center"/>
            <w:tcPrChange w:id="4755" w:author="Sahin, Burak" w:date="2017-03-31T12:43:00Z">
              <w:tcPr>
                <w:tcW w:w="3117" w:type="dxa"/>
              </w:tcPr>
            </w:tcPrChange>
          </w:tcPr>
          <w:p w14:paraId="255AFAEE" w14:textId="673222A8" w:rsidR="00824F04" w:rsidRDefault="00824F04" w:rsidP="00824F04">
            <w:pPr>
              <w:cnfStyle w:val="000000000000" w:firstRow="0" w:lastRow="0" w:firstColumn="0" w:lastColumn="0" w:oddVBand="0" w:evenVBand="0" w:oddHBand="0" w:evenHBand="0" w:firstRowFirstColumn="0" w:firstRowLastColumn="0" w:lastRowFirstColumn="0" w:lastRowLastColumn="0"/>
              <w:rPr>
                <w:ins w:id="4756" w:author="Sahin, Burak" w:date="2017-03-21T15:08:00Z"/>
              </w:rPr>
            </w:pPr>
            <w:ins w:id="4757" w:author="Sahin, Burak" w:date="2017-03-31T12:42:00Z">
              <w:r>
                <w:rPr>
                  <w:rFonts w:ascii="Calibri" w:hAnsi="Calibri"/>
                  <w:color w:val="000000"/>
                </w:rPr>
                <w:t>Pay statement reflecting full name and full Social Security number</w:t>
              </w:r>
            </w:ins>
          </w:p>
        </w:tc>
        <w:tc>
          <w:tcPr>
            <w:tcW w:w="3117" w:type="dxa"/>
            <w:vAlign w:val="center"/>
            <w:tcPrChange w:id="4758" w:author="Sahin, Burak" w:date="2017-03-31T12:43:00Z">
              <w:tcPr>
                <w:tcW w:w="3117" w:type="dxa"/>
              </w:tcPr>
            </w:tcPrChange>
          </w:tcPr>
          <w:p w14:paraId="2E59509B" w14:textId="138398EA" w:rsidR="00824F04" w:rsidRDefault="00824F04" w:rsidP="00824F04">
            <w:pPr>
              <w:cnfStyle w:val="000000000000" w:firstRow="0" w:lastRow="0" w:firstColumn="0" w:lastColumn="0" w:oddVBand="0" w:evenVBand="0" w:oddHBand="0" w:evenHBand="0" w:firstRowFirstColumn="0" w:firstRowLastColumn="0" w:lastRowFirstColumn="0" w:lastRowLastColumn="0"/>
              <w:rPr>
                <w:ins w:id="4759" w:author="Sahin, Burak" w:date="2017-03-21T15:08:00Z"/>
              </w:rPr>
            </w:pPr>
            <w:ins w:id="4760" w:author="Sahin, Burak" w:date="2017-03-31T12:43:00Z">
              <w:r>
                <w:rPr>
                  <w:rFonts w:ascii="Calibri" w:hAnsi="Calibri"/>
                  <w:color w:val="000000"/>
                </w:rPr>
                <w:t>Telephone bill (cell phone, wireless, or pager bills acceptable), reflecting applicant's name and current address, issued within the last 60 days (disconnect notices/bills are not accepted)</w:t>
              </w:r>
            </w:ins>
          </w:p>
        </w:tc>
      </w:tr>
      <w:tr w:rsidR="00824F04" w14:paraId="186B8967" w14:textId="77777777" w:rsidTr="00E87AC5">
        <w:trPr>
          <w:cnfStyle w:val="000000100000" w:firstRow="0" w:lastRow="0" w:firstColumn="0" w:lastColumn="0" w:oddVBand="0" w:evenVBand="0" w:oddHBand="1" w:evenHBand="0" w:firstRowFirstColumn="0" w:firstRowLastColumn="0" w:lastRowFirstColumn="0" w:lastRowLastColumn="0"/>
          <w:ins w:id="4761" w:author="Sahin, Burak" w:date="2017-03-21T15:08:00Z"/>
        </w:trPr>
        <w:tc>
          <w:tcPr>
            <w:cnfStyle w:val="001000000000" w:firstRow="0" w:lastRow="0" w:firstColumn="1" w:lastColumn="0" w:oddVBand="0" w:evenVBand="0" w:oddHBand="0" w:evenHBand="0" w:firstRowFirstColumn="0" w:firstRowLastColumn="0" w:lastRowFirstColumn="0" w:lastRowLastColumn="0"/>
            <w:tcW w:w="3116" w:type="dxa"/>
            <w:vAlign w:val="center"/>
            <w:tcPrChange w:id="4762" w:author="Sahin, Burak" w:date="2017-03-31T12:43:00Z">
              <w:tcPr>
                <w:tcW w:w="3116" w:type="dxa"/>
              </w:tcPr>
            </w:tcPrChange>
          </w:tcPr>
          <w:p w14:paraId="563BB8A4" w14:textId="2C028038" w:rsidR="00824F04" w:rsidRPr="00824F04" w:rsidRDefault="00824F04" w:rsidP="00824F04">
            <w:pPr>
              <w:cnfStyle w:val="001000100000" w:firstRow="0" w:lastRow="0" w:firstColumn="1" w:lastColumn="0" w:oddVBand="0" w:evenVBand="0" w:oddHBand="1" w:evenHBand="0" w:firstRowFirstColumn="0" w:firstRowLastColumn="0" w:lastRowFirstColumn="0" w:lastRowLastColumn="0"/>
              <w:rPr>
                <w:ins w:id="4763" w:author="Sahin, Burak" w:date="2017-03-21T15:08:00Z"/>
                <w:b w:val="0"/>
                <w:rPrChange w:id="4764" w:author="Sahin, Burak" w:date="2017-03-31T12:41:00Z">
                  <w:rPr>
                    <w:ins w:id="4765" w:author="Sahin, Burak" w:date="2017-03-21T15:08:00Z"/>
                  </w:rPr>
                </w:rPrChange>
              </w:rPr>
            </w:pPr>
            <w:ins w:id="4766" w:author="Sahin, Burak" w:date="2017-03-31T12:41:00Z">
              <w:r w:rsidRPr="00824F04">
                <w:rPr>
                  <w:rFonts w:ascii="Calibri" w:hAnsi="Calibri"/>
                  <w:color w:val="000000"/>
                </w:rPr>
                <w:t>Unexpired US passport or passport card</w:t>
              </w:r>
            </w:ins>
          </w:p>
        </w:tc>
        <w:tc>
          <w:tcPr>
            <w:tcW w:w="3117" w:type="dxa"/>
            <w:vAlign w:val="center"/>
            <w:tcPrChange w:id="4767" w:author="Sahin, Burak" w:date="2017-03-31T12:43:00Z">
              <w:tcPr>
                <w:tcW w:w="3117" w:type="dxa"/>
              </w:tcPr>
            </w:tcPrChange>
          </w:tcPr>
          <w:p w14:paraId="4C2743B2" w14:textId="09687255" w:rsidR="00824F04" w:rsidRDefault="00824F04" w:rsidP="00824F04">
            <w:pPr>
              <w:cnfStyle w:val="000000100000" w:firstRow="0" w:lastRow="0" w:firstColumn="0" w:lastColumn="0" w:oddVBand="0" w:evenVBand="0" w:oddHBand="1" w:evenHBand="0" w:firstRowFirstColumn="0" w:firstRowLastColumn="0" w:lastRowFirstColumn="0" w:lastRowLastColumn="0"/>
              <w:rPr>
                <w:ins w:id="4768" w:author="Sahin, Burak" w:date="2017-03-21T15:08:00Z"/>
              </w:rPr>
            </w:pPr>
            <w:ins w:id="4769" w:author="Sahin, Burak" w:date="2017-03-31T12:42:00Z">
              <w:r>
                <w:rPr>
                  <w:rFonts w:ascii="Calibri" w:hAnsi="Calibri"/>
                  <w:color w:val="000000"/>
                </w:rPr>
                <w:t>W-2 (wage and tax statement) reflecting full name and full Social Security number</w:t>
              </w:r>
            </w:ins>
          </w:p>
        </w:tc>
        <w:tc>
          <w:tcPr>
            <w:tcW w:w="3117" w:type="dxa"/>
            <w:vAlign w:val="center"/>
            <w:tcPrChange w:id="4770" w:author="Sahin, Burak" w:date="2017-03-31T12:43:00Z">
              <w:tcPr>
                <w:tcW w:w="3117" w:type="dxa"/>
              </w:tcPr>
            </w:tcPrChange>
          </w:tcPr>
          <w:p w14:paraId="195CCE85" w14:textId="3A8E0819" w:rsidR="00824F04" w:rsidRDefault="00824F04" w:rsidP="00824F04">
            <w:pPr>
              <w:cnfStyle w:val="000000100000" w:firstRow="0" w:lastRow="0" w:firstColumn="0" w:lastColumn="0" w:oddVBand="0" w:evenVBand="0" w:oddHBand="1" w:evenHBand="0" w:firstRowFirstColumn="0" w:firstRowLastColumn="0" w:lastRowFirstColumn="0" w:lastRowLastColumn="0"/>
              <w:rPr>
                <w:ins w:id="4771" w:author="Sahin, Burak" w:date="2017-03-21T15:08:00Z"/>
              </w:rPr>
            </w:pPr>
            <w:ins w:id="4772" w:author="Sahin, Burak" w:date="2017-03-31T12:43:00Z">
              <w:r>
                <w:rPr>
                  <w:rFonts w:ascii="Calibri" w:hAnsi="Calibri"/>
                  <w:color w:val="000000"/>
                </w:rPr>
                <w:t>Deed, mortgage, or settlement agreement reflecting applicant's name and property address issued within the last 60 days</w:t>
              </w:r>
            </w:ins>
          </w:p>
        </w:tc>
      </w:tr>
      <w:tr w:rsidR="00824F04" w14:paraId="49C97C38" w14:textId="77777777" w:rsidTr="00E87AC5">
        <w:trPr>
          <w:ins w:id="4773" w:author="Sahin, Burak" w:date="2017-03-21T15:08:00Z"/>
        </w:trPr>
        <w:tc>
          <w:tcPr>
            <w:cnfStyle w:val="001000000000" w:firstRow="0" w:lastRow="0" w:firstColumn="1" w:lastColumn="0" w:oddVBand="0" w:evenVBand="0" w:oddHBand="0" w:evenHBand="0" w:firstRowFirstColumn="0" w:firstRowLastColumn="0" w:lastRowFirstColumn="0" w:lastRowLastColumn="0"/>
            <w:tcW w:w="3116" w:type="dxa"/>
            <w:vAlign w:val="center"/>
            <w:tcPrChange w:id="4774" w:author="Sahin, Burak" w:date="2017-03-31T12:43:00Z">
              <w:tcPr>
                <w:tcW w:w="3116" w:type="dxa"/>
              </w:tcPr>
            </w:tcPrChange>
          </w:tcPr>
          <w:p w14:paraId="7082FA06" w14:textId="76FDB4E3" w:rsidR="00824F04" w:rsidRPr="00824F04" w:rsidRDefault="00824F04" w:rsidP="00824F04">
            <w:pPr>
              <w:rPr>
                <w:ins w:id="4775" w:author="Sahin, Burak" w:date="2017-03-21T15:08:00Z"/>
                <w:b w:val="0"/>
                <w:rPrChange w:id="4776" w:author="Sahin, Burak" w:date="2017-03-31T12:41:00Z">
                  <w:rPr>
                    <w:ins w:id="4777" w:author="Sahin, Burak" w:date="2017-03-21T15:08:00Z"/>
                  </w:rPr>
                </w:rPrChange>
              </w:rPr>
            </w:pPr>
            <w:ins w:id="4778" w:author="Sahin, Burak" w:date="2017-03-31T12:41:00Z">
              <w:r w:rsidRPr="00824F04">
                <w:rPr>
                  <w:rFonts w:ascii="Calibri" w:hAnsi="Calibri"/>
                  <w:color w:val="000000"/>
                </w:rPr>
                <w:t>Certificate of naturalization</w:t>
              </w:r>
            </w:ins>
          </w:p>
        </w:tc>
        <w:tc>
          <w:tcPr>
            <w:tcW w:w="3117" w:type="dxa"/>
            <w:vAlign w:val="center"/>
            <w:tcPrChange w:id="4779" w:author="Sahin, Burak" w:date="2017-03-31T12:43:00Z">
              <w:tcPr>
                <w:tcW w:w="3117" w:type="dxa"/>
              </w:tcPr>
            </w:tcPrChange>
          </w:tcPr>
          <w:p w14:paraId="6BBEAE90" w14:textId="06F6DE8E" w:rsidR="00824F04" w:rsidRDefault="00824F04" w:rsidP="00824F04">
            <w:pPr>
              <w:cnfStyle w:val="000000000000" w:firstRow="0" w:lastRow="0" w:firstColumn="0" w:lastColumn="0" w:oddVBand="0" w:evenVBand="0" w:oddHBand="0" w:evenHBand="0" w:firstRowFirstColumn="0" w:firstRowLastColumn="0" w:lastRowFirstColumn="0" w:lastRowLastColumn="0"/>
              <w:rPr>
                <w:ins w:id="4780" w:author="Sahin, Burak" w:date="2017-03-21T15:08:00Z"/>
              </w:rPr>
            </w:pPr>
            <w:ins w:id="4781" w:author="Sahin, Burak" w:date="2017-03-31T12:42:00Z">
              <w:r>
                <w:rPr>
                  <w:rFonts w:ascii="Calibri" w:hAnsi="Calibri"/>
                  <w:color w:val="000000"/>
                </w:rPr>
                <w:t>1099 Form reflecting full name and full Social Security number</w:t>
              </w:r>
            </w:ins>
          </w:p>
        </w:tc>
        <w:tc>
          <w:tcPr>
            <w:tcW w:w="3117" w:type="dxa"/>
            <w:vAlign w:val="center"/>
            <w:tcPrChange w:id="4782" w:author="Sahin, Burak" w:date="2017-03-31T12:43:00Z">
              <w:tcPr>
                <w:tcW w:w="3117" w:type="dxa"/>
              </w:tcPr>
            </w:tcPrChange>
          </w:tcPr>
          <w:p w14:paraId="0D3BCA38" w14:textId="75D97EAC" w:rsidR="00824F04" w:rsidRDefault="00824F04" w:rsidP="00824F04">
            <w:pPr>
              <w:cnfStyle w:val="000000000000" w:firstRow="0" w:lastRow="0" w:firstColumn="0" w:lastColumn="0" w:oddVBand="0" w:evenVBand="0" w:oddHBand="0" w:evenHBand="0" w:firstRowFirstColumn="0" w:firstRowLastColumn="0" w:lastRowFirstColumn="0" w:lastRowLastColumn="0"/>
              <w:rPr>
                <w:ins w:id="4783" w:author="Sahin, Burak" w:date="2017-03-21T15:08:00Z"/>
              </w:rPr>
            </w:pPr>
            <w:ins w:id="4784" w:author="Sahin, Burak" w:date="2017-03-31T12:43:00Z">
              <w:r>
                <w:rPr>
                  <w:rFonts w:ascii="Calibri" w:hAnsi="Calibri"/>
                  <w:color w:val="000000"/>
                </w:rPr>
                <w:t>Unexpired lease or rental agreement with the name of the applicant listed as the lessee, permitted resident, or renter (may be a photocopy). The unexpired lease or rental agreement must be signed by all parties. </w:t>
              </w:r>
            </w:ins>
          </w:p>
        </w:tc>
      </w:tr>
      <w:tr w:rsidR="00824F04" w14:paraId="152F2CF4" w14:textId="77777777" w:rsidTr="00E87AC5">
        <w:trPr>
          <w:cnfStyle w:val="000000100000" w:firstRow="0" w:lastRow="0" w:firstColumn="0" w:lastColumn="0" w:oddVBand="0" w:evenVBand="0" w:oddHBand="1" w:evenHBand="0" w:firstRowFirstColumn="0" w:firstRowLastColumn="0" w:lastRowFirstColumn="0" w:lastRowLastColumn="0"/>
          <w:ins w:id="4785" w:author="Sahin, Burak" w:date="2017-03-21T15:08:00Z"/>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51AF3AD2" w14:textId="7E1172C7" w:rsidR="00824F04" w:rsidRPr="00824F04" w:rsidRDefault="00824F04" w:rsidP="00824F04">
            <w:pPr>
              <w:rPr>
                <w:ins w:id="4786" w:author="Sahin, Burak" w:date="2017-03-21T15:08:00Z"/>
                <w:b w:val="0"/>
                <w:rPrChange w:id="4787" w:author="Sahin, Burak" w:date="2017-03-31T12:41:00Z">
                  <w:rPr>
                    <w:ins w:id="4788" w:author="Sahin, Burak" w:date="2017-03-21T15:08:00Z"/>
                  </w:rPr>
                </w:rPrChange>
              </w:rPr>
            </w:pPr>
            <w:ins w:id="4789" w:author="Sahin, Burak" w:date="2017-03-31T12:41:00Z">
              <w:r w:rsidRPr="00824F04">
                <w:rPr>
                  <w:rFonts w:ascii="Calibri" w:hAnsi="Calibri"/>
                  <w:color w:val="000000"/>
                </w:rPr>
                <w:t>Certificate of US citizenship</w:t>
              </w:r>
            </w:ins>
          </w:p>
        </w:tc>
        <w:tc>
          <w:tcPr>
            <w:tcW w:w="3117" w:type="dxa"/>
            <w:vMerge w:val="restart"/>
          </w:tcPr>
          <w:p w14:paraId="4A707942" w14:textId="77777777" w:rsidR="00824F04" w:rsidRDefault="00824F04" w:rsidP="00824F04">
            <w:pPr>
              <w:cnfStyle w:val="000000100000" w:firstRow="0" w:lastRow="0" w:firstColumn="0" w:lastColumn="0" w:oddVBand="0" w:evenVBand="0" w:oddHBand="1" w:evenHBand="0" w:firstRowFirstColumn="0" w:firstRowLastColumn="0" w:lastRowFirstColumn="0" w:lastRowLastColumn="0"/>
              <w:rPr>
                <w:ins w:id="4790" w:author="Sahin, Burak" w:date="2017-03-21T15:08:00Z"/>
              </w:rPr>
            </w:pPr>
          </w:p>
        </w:tc>
        <w:tc>
          <w:tcPr>
            <w:tcW w:w="3117" w:type="dxa"/>
            <w:vAlign w:val="center"/>
          </w:tcPr>
          <w:p w14:paraId="57E8B330" w14:textId="33DD7349" w:rsidR="00824F04" w:rsidRDefault="00824F04" w:rsidP="00824F04">
            <w:pPr>
              <w:cnfStyle w:val="000000100000" w:firstRow="0" w:lastRow="0" w:firstColumn="0" w:lastColumn="0" w:oddVBand="0" w:evenVBand="0" w:oddHBand="1" w:evenHBand="0" w:firstRowFirstColumn="0" w:firstRowLastColumn="0" w:lastRowFirstColumn="0" w:lastRowLastColumn="0"/>
              <w:rPr>
                <w:ins w:id="4791" w:author="Sahin, Burak" w:date="2017-03-21T15:08:00Z"/>
              </w:rPr>
            </w:pPr>
            <w:ins w:id="4792" w:author="Sahin, Burak" w:date="2017-03-31T12:43:00Z">
              <w:r>
                <w:rPr>
                  <w:rFonts w:ascii="Calibri" w:hAnsi="Calibri"/>
                  <w:color w:val="000000"/>
                </w:rPr>
                <w:t>DC property tax bill or tax assessment issued within the last 12 months reflecting the applicant's name and property address.</w:t>
              </w:r>
            </w:ins>
          </w:p>
        </w:tc>
      </w:tr>
      <w:tr w:rsidR="00824F04" w14:paraId="28284B07" w14:textId="77777777" w:rsidTr="00E87AC5">
        <w:trPr>
          <w:ins w:id="4793" w:author="Sahin, Burak" w:date="2017-03-21T15:08:00Z"/>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4DDC516D" w14:textId="7E6D487B" w:rsidR="00824F04" w:rsidRPr="00824F04" w:rsidRDefault="00824F04" w:rsidP="00824F04">
            <w:pPr>
              <w:rPr>
                <w:ins w:id="4794" w:author="Sahin, Burak" w:date="2017-03-21T15:08:00Z"/>
                <w:b w:val="0"/>
                <w:rPrChange w:id="4795" w:author="Sahin, Burak" w:date="2017-03-31T12:41:00Z">
                  <w:rPr>
                    <w:ins w:id="4796" w:author="Sahin, Burak" w:date="2017-03-21T15:08:00Z"/>
                  </w:rPr>
                </w:rPrChange>
              </w:rPr>
            </w:pPr>
            <w:ins w:id="4797" w:author="Sahin, Burak" w:date="2017-03-31T12:41:00Z">
              <w:r w:rsidRPr="00824F04">
                <w:rPr>
                  <w:rFonts w:ascii="Calibri" w:hAnsi="Calibri"/>
                  <w:color w:val="000000"/>
                </w:rPr>
                <w:t>Consular report of birth abroad (CRBA) issued by the US Department of State</w:t>
              </w:r>
            </w:ins>
          </w:p>
        </w:tc>
        <w:tc>
          <w:tcPr>
            <w:tcW w:w="3117" w:type="dxa"/>
            <w:vMerge/>
          </w:tcPr>
          <w:p w14:paraId="182C92B3" w14:textId="77777777" w:rsidR="00824F04" w:rsidRDefault="00824F04" w:rsidP="00824F04">
            <w:pPr>
              <w:cnfStyle w:val="000000000000" w:firstRow="0" w:lastRow="0" w:firstColumn="0" w:lastColumn="0" w:oddVBand="0" w:evenVBand="0" w:oddHBand="0" w:evenHBand="0" w:firstRowFirstColumn="0" w:firstRowLastColumn="0" w:lastRowFirstColumn="0" w:lastRowLastColumn="0"/>
              <w:rPr>
                <w:ins w:id="4798" w:author="Sahin, Burak" w:date="2017-03-21T15:08:00Z"/>
              </w:rPr>
            </w:pPr>
          </w:p>
        </w:tc>
        <w:tc>
          <w:tcPr>
            <w:tcW w:w="3117" w:type="dxa"/>
            <w:vAlign w:val="center"/>
          </w:tcPr>
          <w:p w14:paraId="0104972D" w14:textId="519C9973" w:rsidR="00824F04" w:rsidRDefault="00824F04" w:rsidP="00824F04">
            <w:pPr>
              <w:cnfStyle w:val="000000000000" w:firstRow="0" w:lastRow="0" w:firstColumn="0" w:lastColumn="0" w:oddVBand="0" w:evenVBand="0" w:oddHBand="0" w:evenHBand="0" w:firstRowFirstColumn="0" w:firstRowLastColumn="0" w:lastRowFirstColumn="0" w:lastRowLastColumn="0"/>
              <w:rPr>
                <w:ins w:id="4799" w:author="Sahin, Burak" w:date="2017-03-21T15:08:00Z"/>
              </w:rPr>
            </w:pPr>
            <w:ins w:id="4800" w:author="Sahin, Burak" w:date="2017-03-31T12:43:00Z">
              <w:r>
                <w:rPr>
                  <w:rFonts w:ascii="Calibri" w:hAnsi="Calibri"/>
                  <w:color w:val="000000"/>
                </w:rPr>
                <w:t>Unexpired homeowner's or renter’s insurance policy reflecting name and address</w:t>
              </w:r>
            </w:ins>
          </w:p>
        </w:tc>
      </w:tr>
      <w:tr w:rsidR="00824F04" w14:paraId="6C283948" w14:textId="77777777" w:rsidTr="00E87AC5">
        <w:trPr>
          <w:cnfStyle w:val="000000100000" w:firstRow="0" w:lastRow="0" w:firstColumn="0" w:lastColumn="0" w:oddVBand="0" w:evenVBand="0" w:oddHBand="1" w:evenHBand="0" w:firstRowFirstColumn="0" w:firstRowLastColumn="0" w:lastRowFirstColumn="0" w:lastRowLastColumn="0"/>
          <w:ins w:id="4801" w:author="Sahin, Burak" w:date="2017-03-21T15:08:00Z"/>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2CD30F6E" w14:textId="41829131" w:rsidR="00824F04" w:rsidRPr="00824F04" w:rsidRDefault="00824F04" w:rsidP="00824F04">
            <w:pPr>
              <w:rPr>
                <w:ins w:id="4802" w:author="Sahin, Burak" w:date="2017-03-21T15:08:00Z"/>
                <w:b w:val="0"/>
                <w:rPrChange w:id="4803" w:author="Sahin, Burak" w:date="2017-03-31T12:41:00Z">
                  <w:rPr>
                    <w:ins w:id="4804" w:author="Sahin, Burak" w:date="2017-03-21T15:08:00Z"/>
                  </w:rPr>
                </w:rPrChange>
              </w:rPr>
            </w:pPr>
            <w:ins w:id="4805" w:author="Sahin, Burak" w:date="2017-03-31T12:41:00Z">
              <w:r w:rsidRPr="00824F04">
                <w:rPr>
                  <w:rFonts w:ascii="Calibri" w:hAnsi="Calibri"/>
                  <w:color w:val="000000"/>
                </w:rPr>
                <w:t>Unexpired foreign passport with accompanying visa and I-94 reflecting duration of stay</w:t>
              </w:r>
            </w:ins>
          </w:p>
        </w:tc>
        <w:tc>
          <w:tcPr>
            <w:tcW w:w="3117" w:type="dxa"/>
            <w:vMerge/>
          </w:tcPr>
          <w:p w14:paraId="3803C3AB" w14:textId="77777777" w:rsidR="00824F04" w:rsidRDefault="00824F04" w:rsidP="00824F04">
            <w:pPr>
              <w:cnfStyle w:val="000000100000" w:firstRow="0" w:lastRow="0" w:firstColumn="0" w:lastColumn="0" w:oddVBand="0" w:evenVBand="0" w:oddHBand="1" w:evenHBand="0" w:firstRowFirstColumn="0" w:firstRowLastColumn="0" w:lastRowFirstColumn="0" w:lastRowLastColumn="0"/>
              <w:rPr>
                <w:ins w:id="4806" w:author="Sahin, Burak" w:date="2017-03-21T15:08:00Z"/>
              </w:rPr>
            </w:pPr>
          </w:p>
        </w:tc>
        <w:tc>
          <w:tcPr>
            <w:tcW w:w="3117" w:type="dxa"/>
            <w:vAlign w:val="center"/>
          </w:tcPr>
          <w:p w14:paraId="03764B02" w14:textId="7FB7BA1F" w:rsidR="00824F04" w:rsidRDefault="00824F04" w:rsidP="00824F04">
            <w:pPr>
              <w:keepNext/>
              <w:cnfStyle w:val="000000100000" w:firstRow="0" w:lastRow="0" w:firstColumn="0" w:lastColumn="0" w:oddVBand="0" w:evenVBand="0" w:oddHBand="1" w:evenHBand="0" w:firstRowFirstColumn="0" w:firstRowLastColumn="0" w:lastRowFirstColumn="0" w:lastRowLastColumn="0"/>
              <w:rPr>
                <w:ins w:id="4807" w:author="Sahin, Burak" w:date="2017-03-21T15:08:00Z"/>
              </w:rPr>
            </w:pPr>
            <w:ins w:id="4808" w:author="Sahin, Burak" w:date="2017-03-31T12:43:00Z">
              <w:r>
                <w:rPr>
                  <w:rFonts w:ascii="Calibri" w:hAnsi="Calibri"/>
                  <w:color w:val="000000"/>
                </w:rPr>
                <w:t>**Letter with picture from Court Services and Offender Supervision Agency (CSOSA) or DC Department of Corrections (DC DOC) certifying name and DC residency issued within the last 60 days</w:t>
              </w:r>
            </w:ins>
          </w:p>
        </w:tc>
      </w:tr>
      <w:tr w:rsidR="00824F04" w14:paraId="32E49F99" w14:textId="77777777" w:rsidTr="00E87AC5">
        <w:trPr>
          <w:ins w:id="4809" w:author="Sahin, Burak" w:date="2017-03-31T12:41:00Z"/>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01BF701D" w14:textId="4908DE0A" w:rsidR="00824F04" w:rsidRPr="00824F04" w:rsidRDefault="00824F04" w:rsidP="00824F04">
            <w:pPr>
              <w:rPr>
                <w:ins w:id="4810" w:author="Sahin, Burak" w:date="2017-03-31T12:41:00Z"/>
                <w:b w:val="0"/>
                <w:rPrChange w:id="4811" w:author="Sahin, Burak" w:date="2017-03-31T12:41:00Z">
                  <w:rPr>
                    <w:ins w:id="4812" w:author="Sahin, Burak" w:date="2017-03-31T12:41:00Z"/>
                  </w:rPr>
                </w:rPrChange>
              </w:rPr>
            </w:pPr>
            <w:ins w:id="4813" w:author="Sahin, Burak" w:date="2017-03-31T12:41:00Z">
              <w:r w:rsidRPr="00824F04">
                <w:rPr>
                  <w:rFonts w:ascii="Calibri" w:hAnsi="Calibri"/>
                  <w:color w:val="000000"/>
                </w:rPr>
                <w:t>Unexpired foreign passport with accompanying visa (classification A and G), I-94, and US Department of State letter reflecting no diplomatic immunity</w:t>
              </w:r>
            </w:ins>
          </w:p>
        </w:tc>
        <w:tc>
          <w:tcPr>
            <w:tcW w:w="3117" w:type="dxa"/>
            <w:vMerge/>
          </w:tcPr>
          <w:p w14:paraId="283CC6BA" w14:textId="77777777" w:rsidR="00824F04" w:rsidRDefault="00824F04" w:rsidP="00824F04">
            <w:pPr>
              <w:cnfStyle w:val="000000000000" w:firstRow="0" w:lastRow="0" w:firstColumn="0" w:lastColumn="0" w:oddVBand="0" w:evenVBand="0" w:oddHBand="0" w:evenHBand="0" w:firstRowFirstColumn="0" w:firstRowLastColumn="0" w:lastRowFirstColumn="0" w:lastRowLastColumn="0"/>
              <w:rPr>
                <w:ins w:id="4814" w:author="Sahin, Burak" w:date="2017-03-31T12:41:00Z"/>
              </w:rPr>
            </w:pPr>
          </w:p>
        </w:tc>
        <w:tc>
          <w:tcPr>
            <w:tcW w:w="3117" w:type="dxa"/>
            <w:vAlign w:val="center"/>
          </w:tcPr>
          <w:p w14:paraId="3EA09E45" w14:textId="466C464D" w:rsidR="00824F04" w:rsidRDefault="00824F04" w:rsidP="00824F04">
            <w:pPr>
              <w:keepNext/>
              <w:cnfStyle w:val="000000000000" w:firstRow="0" w:lastRow="0" w:firstColumn="0" w:lastColumn="0" w:oddVBand="0" w:evenVBand="0" w:oddHBand="0" w:evenHBand="0" w:firstRowFirstColumn="0" w:firstRowLastColumn="0" w:lastRowFirstColumn="0" w:lastRowLastColumn="0"/>
              <w:rPr>
                <w:ins w:id="4815" w:author="Sahin, Burak" w:date="2017-03-31T12:41:00Z"/>
              </w:rPr>
            </w:pPr>
            <w:ins w:id="4816" w:author="Sahin, Burak" w:date="2017-03-31T12:43:00Z">
              <w:r>
                <w:rPr>
                  <w:rFonts w:ascii="Calibri" w:hAnsi="Calibri"/>
                  <w:color w:val="000000"/>
                </w:rPr>
                <w:t xml:space="preserve">*DC DMV proof of residency form  signed by the certifier residing at the residence AND a copy of the certifier's unexpired DC Driver license or DC identification card AND 2 proof of residency documents (i.e., </w:t>
              </w:r>
              <w:r>
                <w:rPr>
                  <w:rFonts w:ascii="Calibri" w:hAnsi="Calibri"/>
                  <w:color w:val="000000"/>
                </w:rPr>
                <w:lastRenderedPageBreak/>
                <w:t>utility bill, telephone bill, etc.) in the certifier's name</w:t>
              </w:r>
            </w:ins>
          </w:p>
        </w:tc>
      </w:tr>
      <w:tr w:rsidR="00824F04" w14:paraId="305C8185" w14:textId="77777777" w:rsidTr="00E87AC5">
        <w:trPr>
          <w:cnfStyle w:val="000000100000" w:firstRow="0" w:lastRow="0" w:firstColumn="0" w:lastColumn="0" w:oddVBand="0" w:evenVBand="0" w:oddHBand="1" w:evenHBand="0" w:firstRowFirstColumn="0" w:firstRowLastColumn="0" w:lastRowFirstColumn="0" w:lastRowLastColumn="0"/>
          <w:ins w:id="4817" w:author="Sahin, Burak" w:date="2017-03-31T12:41:00Z"/>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378C70E9" w14:textId="743B0C48" w:rsidR="00824F04" w:rsidRPr="00824F04" w:rsidRDefault="00824F04" w:rsidP="00824F04">
            <w:pPr>
              <w:rPr>
                <w:ins w:id="4818" w:author="Sahin, Burak" w:date="2017-03-31T12:41:00Z"/>
                <w:b w:val="0"/>
                <w:rPrChange w:id="4819" w:author="Sahin, Burak" w:date="2017-03-31T12:41:00Z">
                  <w:rPr>
                    <w:ins w:id="4820" w:author="Sahin, Burak" w:date="2017-03-31T12:41:00Z"/>
                  </w:rPr>
                </w:rPrChange>
              </w:rPr>
            </w:pPr>
            <w:ins w:id="4821" w:author="Sahin, Burak" w:date="2017-03-31T12:41:00Z">
              <w:r w:rsidRPr="00824F04">
                <w:rPr>
                  <w:rFonts w:ascii="Calibri" w:hAnsi="Calibri"/>
                  <w:color w:val="000000"/>
                </w:rPr>
                <w:lastRenderedPageBreak/>
                <w:t>Unexpired foreign passport with accompanying visa (classification F), I-94 and I-20</w:t>
              </w:r>
            </w:ins>
          </w:p>
        </w:tc>
        <w:tc>
          <w:tcPr>
            <w:tcW w:w="3117" w:type="dxa"/>
            <w:vMerge/>
          </w:tcPr>
          <w:p w14:paraId="21D45AEF" w14:textId="77777777" w:rsidR="00824F04" w:rsidRDefault="00824F04" w:rsidP="00824F04">
            <w:pPr>
              <w:cnfStyle w:val="000000100000" w:firstRow="0" w:lastRow="0" w:firstColumn="0" w:lastColumn="0" w:oddVBand="0" w:evenVBand="0" w:oddHBand="1" w:evenHBand="0" w:firstRowFirstColumn="0" w:firstRowLastColumn="0" w:lastRowFirstColumn="0" w:lastRowLastColumn="0"/>
              <w:rPr>
                <w:ins w:id="4822" w:author="Sahin, Burak" w:date="2017-03-31T12:41:00Z"/>
              </w:rPr>
            </w:pPr>
          </w:p>
        </w:tc>
        <w:tc>
          <w:tcPr>
            <w:tcW w:w="3117" w:type="dxa"/>
            <w:vAlign w:val="center"/>
          </w:tcPr>
          <w:p w14:paraId="6AB156D1" w14:textId="42D1C85F" w:rsidR="00824F04" w:rsidRDefault="00824F04" w:rsidP="00824F04">
            <w:pPr>
              <w:keepNext/>
              <w:cnfStyle w:val="000000100000" w:firstRow="0" w:lastRow="0" w:firstColumn="0" w:lastColumn="0" w:oddVBand="0" w:evenVBand="0" w:oddHBand="1" w:evenHBand="0" w:firstRowFirstColumn="0" w:firstRowLastColumn="0" w:lastRowFirstColumn="0" w:lastRowLastColumn="0"/>
              <w:rPr>
                <w:ins w:id="4823" w:author="Sahin, Burak" w:date="2017-03-31T12:41:00Z"/>
              </w:rPr>
            </w:pPr>
            <w:ins w:id="4824" w:author="Sahin, Burak" w:date="2017-03-31T12:43:00Z">
              <w:r>
                <w:rPr>
                  <w:rFonts w:ascii="Calibri" w:hAnsi="Calibri"/>
                  <w:color w:val="000000"/>
                </w:rPr>
                <w:t>Bank/credit union/credit card/investment account statement issued within the last 60 days reflecting name and address</w:t>
              </w:r>
            </w:ins>
          </w:p>
        </w:tc>
      </w:tr>
      <w:tr w:rsidR="00824F04" w14:paraId="0E9456FB" w14:textId="77777777" w:rsidTr="00E87AC5">
        <w:trPr>
          <w:ins w:id="4825" w:author="Sahin, Burak" w:date="2017-03-31T12:41:00Z"/>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79FF33AF" w14:textId="18532084" w:rsidR="00824F04" w:rsidRPr="00824F04" w:rsidRDefault="00824F04" w:rsidP="00824F04">
            <w:pPr>
              <w:rPr>
                <w:ins w:id="4826" w:author="Sahin, Burak" w:date="2017-03-31T12:41:00Z"/>
                <w:b w:val="0"/>
                <w:rPrChange w:id="4827" w:author="Sahin, Burak" w:date="2017-03-31T12:41:00Z">
                  <w:rPr>
                    <w:ins w:id="4828" w:author="Sahin, Burak" w:date="2017-03-31T12:41:00Z"/>
                  </w:rPr>
                </w:rPrChange>
              </w:rPr>
            </w:pPr>
            <w:ins w:id="4829" w:author="Sahin, Burak" w:date="2017-03-31T12:41:00Z">
              <w:r w:rsidRPr="00824F04">
                <w:rPr>
                  <w:rFonts w:ascii="Calibri" w:hAnsi="Calibri"/>
                  <w:color w:val="000000"/>
                </w:rPr>
                <w:t>Unexpired foreign passport with accompanying visa (classification J), I-94 and DS-2019</w:t>
              </w:r>
            </w:ins>
          </w:p>
        </w:tc>
        <w:tc>
          <w:tcPr>
            <w:tcW w:w="3117" w:type="dxa"/>
            <w:vMerge/>
          </w:tcPr>
          <w:p w14:paraId="4E6EA8CD" w14:textId="77777777" w:rsidR="00824F04" w:rsidRDefault="00824F04" w:rsidP="00824F04">
            <w:pPr>
              <w:cnfStyle w:val="000000000000" w:firstRow="0" w:lastRow="0" w:firstColumn="0" w:lastColumn="0" w:oddVBand="0" w:evenVBand="0" w:oddHBand="0" w:evenHBand="0" w:firstRowFirstColumn="0" w:firstRowLastColumn="0" w:lastRowFirstColumn="0" w:lastRowLastColumn="0"/>
              <w:rPr>
                <w:ins w:id="4830" w:author="Sahin, Burak" w:date="2017-03-31T12:41:00Z"/>
              </w:rPr>
            </w:pPr>
          </w:p>
        </w:tc>
        <w:tc>
          <w:tcPr>
            <w:tcW w:w="3117" w:type="dxa"/>
            <w:vAlign w:val="center"/>
          </w:tcPr>
          <w:p w14:paraId="064E8D6E" w14:textId="0500BA89" w:rsidR="00824F04" w:rsidRDefault="00824F04" w:rsidP="00824F04">
            <w:pPr>
              <w:keepNext/>
              <w:cnfStyle w:val="000000000000" w:firstRow="0" w:lastRow="0" w:firstColumn="0" w:lastColumn="0" w:oddVBand="0" w:evenVBand="0" w:oddHBand="0" w:evenHBand="0" w:firstRowFirstColumn="0" w:firstRowLastColumn="0" w:lastRowFirstColumn="0" w:lastRowLastColumn="0"/>
              <w:rPr>
                <w:ins w:id="4831" w:author="Sahin, Burak" w:date="2017-03-31T12:41:00Z"/>
              </w:rPr>
            </w:pPr>
            <w:ins w:id="4832" w:author="Sahin, Burak" w:date="2017-03-31T12:43:00Z">
              <w:r>
                <w:rPr>
                  <w:rFonts w:ascii="Calibri" w:hAnsi="Calibri"/>
                  <w:color w:val="000000"/>
                </w:rPr>
                <w:t>Official mail—received from ANY government agency (with full name and address) to include contents and envelope received within the last 60 days, excluding mail from DC DMV. DC DMV does not accept change of address forms from the United States Postal Service.</w:t>
              </w:r>
            </w:ins>
          </w:p>
        </w:tc>
      </w:tr>
      <w:tr w:rsidR="00824F04" w14:paraId="2F15CB62" w14:textId="77777777" w:rsidTr="00E87AC5">
        <w:trPr>
          <w:cnfStyle w:val="000000100000" w:firstRow="0" w:lastRow="0" w:firstColumn="0" w:lastColumn="0" w:oddVBand="0" w:evenVBand="0" w:oddHBand="1" w:evenHBand="0" w:firstRowFirstColumn="0" w:firstRowLastColumn="0" w:lastRowFirstColumn="0" w:lastRowLastColumn="0"/>
          <w:ins w:id="4833" w:author="Sahin, Burak" w:date="2017-03-31T12:41:00Z"/>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7B1E9D28" w14:textId="48133342" w:rsidR="00824F04" w:rsidRPr="00824F04" w:rsidRDefault="00824F04" w:rsidP="00824F04">
            <w:pPr>
              <w:rPr>
                <w:ins w:id="4834" w:author="Sahin, Burak" w:date="2017-03-31T12:41:00Z"/>
                <w:b w:val="0"/>
                <w:rPrChange w:id="4835" w:author="Sahin, Burak" w:date="2017-03-31T12:41:00Z">
                  <w:rPr>
                    <w:ins w:id="4836" w:author="Sahin, Burak" w:date="2017-03-31T12:41:00Z"/>
                  </w:rPr>
                </w:rPrChange>
              </w:rPr>
            </w:pPr>
            <w:ins w:id="4837" w:author="Sahin, Burak" w:date="2017-03-31T12:41:00Z">
              <w:r w:rsidRPr="00824F04">
                <w:rPr>
                  <w:rFonts w:ascii="Calibri" w:hAnsi="Calibri"/>
                  <w:color w:val="000000"/>
                </w:rPr>
                <w:t>Unexpired employment authorization card</w:t>
              </w:r>
            </w:ins>
          </w:p>
        </w:tc>
        <w:tc>
          <w:tcPr>
            <w:tcW w:w="3117" w:type="dxa"/>
            <w:vMerge/>
          </w:tcPr>
          <w:p w14:paraId="607FFF7D" w14:textId="77777777" w:rsidR="00824F04" w:rsidRDefault="00824F04" w:rsidP="00824F04">
            <w:pPr>
              <w:cnfStyle w:val="000000100000" w:firstRow="0" w:lastRow="0" w:firstColumn="0" w:lastColumn="0" w:oddVBand="0" w:evenVBand="0" w:oddHBand="1" w:evenHBand="0" w:firstRowFirstColumn="0" w:firstRowLastColumn="0" w:lastRowFirstColumn="0" w:lastRowLastColumn="0"/>
              <w:rPr>
                <w:ins w:id="4838" w:author="Sahin, Burak" w:date="2017-03-31T12:41:00Z"/>
              </w:rPr>
            </w:pPr>
          </w:p>
        </w:tc>
        <w:tc>
          <w:tcPr>
            <w:tcW w:w="3117" w:type="dxa"/>
            <w:vAlign w:val="center"/>
          </w:tcPr>
          <w:p w14:paraId="29795745" w14:textId="0800BAF7" w:rsidR="00824F04" w:rsidRDefault="00824F04" w:rsidP="00824F04">
            <w:pPr>
              <w:keepNext/>
              <w:cnfStyle w:val="000000100000" w:firstRow="0" w:lastRow="0" w:firstColumn="0" w:lastColumn="0" w:oddVBand="0" w:evenVBand="0" w:oddHBand="1" w:evenHBand="0" w:firstRowFirstColumn="0" w:firstRowLastColumn="0" w:lastRowFirstColumn="0" w:lastRowLastColumn="0"/>
              <w:rPr>
                <w:ins w:id="4839" w:author="Sahin, Burak" w:date="2017-03-31T12:41:00Z"/>
              </w:rPr>
            </w:pPr>
            <w:ins w:id="4840" w:author="Sahin, Burak" w:date="2017-03-31T12:43:00Z">
              <w:r>
                <w:rPr>
                  <w:rFonts w:ascii="Calibri" w:hAnsi="Calibri"/>
                  <w:color w:val="000000"/>
                </w:rPr>
                <w:t>**DC DMV-approved form from certified social service provider</w:t>
              </w:r>
            </w:ins>
          </w:p>
        </w:tc>
      </w:tr>
      <w:tr w:rsidR="00824F04" w14:paraId="0C7A73B8" w14:textId="77777777" w:rsidTr="00E87AC5">
        <w:trPr>
          <w:ins w:id="4841" w:author="Sahin, Burak" w:date="2017-03-31T12:41:00Z"/>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58C9FB43" w14:textId="23A23382" w:rsidR="00824F04" w:rsidRPr="00824F04" w:rsidRDefault="00824F04" w:rsidP="00824F04">
            <w:pPr>
              <w:rPr>
                <w:ins w:id="4842" w:author="Sahin, Burak" w:date="2017-03-31T12:41:00Z"/>
                <w:b w:val="0"/>
                <w:rPrChange w:id="4843" w:author="Sahin, Burak" w:date="2017-03-31T12:41:00Z">
                  <w:rPr>
                    <w:ins w:id="4844" w:author="Sahin, Burak" w:date="2017-03-31T12:41:00Z"/>
                  </w:rPr>
                </w:rPrChange>
              </w:rPr>
            </w:pPr>
            <w:ins w:id="4845" w:author="Sahin, Burak" w:date="2017-03-31T12:41:00Z">
              <w:r w:rsidRPr="00824F04">
                <w:rPr>
                  <w:rFonts w:ascii="Calibri" w:hAnsi="Calibri"/>
                  <w:color w:val="000000"/>
                </w:rPr>
                <w:t>Unexpired permanent resident card</w:t>
              </w:r>
            </w:ins>
          </w:p>
        </w:tc>
        <w:tc>
          <w:tcPr>
            <w:tcW w:w="3117" w:type="dxa"/>
            <w:vMerge/>
          </w:tcPr>
          <w:p w14:paraId="57B91A39" w14:textId="77777777" w:rsidR="00824F04" w:rsidRDefault="00824F04" w:rsidP="00824F04">
            <w:pPr>
              <w:cnfStyle w:val="000000000000" w:firstRow="0" w:lastRow="0" w:firstColumn="0" w:lastColumn="0" w:oddVBand="0" w:evenVBand="0" w:oddHBand="0" w:evenHBand="0" w:firstRowFirstColumn="0" w:firstRowLastColumn="0" w:lastRowFirstColumn="0" w:lastRowLastColumn="0"/>
              <w:rPr>
                <w:ins w:id="4846" w:author="Sahin, Burak" w:date="2017-03-31T12:41:00Z"/>
              </w:rPr>
            </w:pPr>
          </w:p>
        </w:tc>
        <w:tc>
          <w:tcPr>
            <w:tcW w:w="3117" w:type="dxa"/>
            <w:vAlign w:val="center"/>
          </w:tcPr>
          <w:p w14:paraId="732FD139" w14:textId="1F115B1E" w:rsidR="00824F04" w:rsidRDefault="00824F04" w:rsidP="00824F04">
            <w:pPr>
              <w:keepNext/>
              <w:cnfStyle w:val="000000000000" w:firstRow="0" w:lastRow="0" w:firstColumn="0" w:lastColumn="0" w:oddVBand="0" w:evenVBand="0" w:oddHBand="0" w:evenHBand="0" w:firstRowFirstColumn="0" w:firstRowLastColumn="0" w:lastRowFirstColumn="0" w:lastRowLastColumn="0"/>
              <w:rPr>
                <w:ins w:id="4847" w:author="Sahin, Burak" w:date="2017-03-31T12:41:00Z"/>
              </w:rPr>
            </w:pPr>
            <w:ins w:id="4848" w:author="Sahin, Burak" w:date="2017-03-31T12:43:00Z">
              <w:r>
                <w:rPr>
                  <w:rFonts w:ascii="Calibri" w:hAnsi="Calibri"/>
                  <w:color w:val="000000"/>
                </w:rPr>
                <w:t>Medical bill issued within the last 60 days reflecting name and address. An Explanation of Benefits is not a medical bill and will not be accepted. </w:t>
              </w:r>
            </w:ins>
          </w:p>
        </w:tc>
      </w:tr>
      <w:tr w:rsidR="00824F04" w14:paraId="03702730" w14:textId="77777777" w:rsidTr="00E87AC5">
        <w:trPr>
          <w:cnfStyle w:val="000000100000" w:firstRow="0" w:lastRow="0" w:firstColumn="0" w:lastColumn="0" w:oddVBand="0" w:evenVBand="0" w:oddHBand="1" w:evenHBand="0" w:firstRowFirstColumn="0" w:firstRowLastColumn="0" w:lastRowFirstColumn="0" w:lastRowLastColumn="0"/>
          <w:ins w:id="4849" w:author="Sahin, Burak" w:date="2017-03-31T12:41:00Z"/>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704C2688" w14:textId="209ED579" w:rsidR="00824F04" w:rsidRPr="00824F04" w:rsidRDefault="00824F04" w:rsidP="00824F04">
            <w:pPr>
              <w:rPr>
                <w:ins w:id="4850" w:author="Sahin, Burak" w:date="2017-03-31T12:41:00Z"/>
                <w:b w:val="0"/>
                <w:rPrChange w:id="4851" w:author="Sahin, Burak" w:date="2017-03-31T12:41:00Z">
                  <w:rPr>
                    <w:ins w:id="4852" w:author="Sahin, Burak" w:date="2017-03-31T12:41:00Z"/>
                  </w:rPr>
                </w:rPrChange>
              </w:rPr>
            </w:pPr>
            <w:ins w:id="4853" w:author="Sahin, Burak" w:date="2017-03-31T12:41:00Z">
              <w:r w:rsidRPr="00824F04">
                <w:rPr>
                  <w:rFonts w:ascii="Calibri" w:hAnsi="Calibri"/>
                  <w:color w:val="000000"/>
                </w:rPr>
                <w:t xml:space="preserve">I-94 stamped </w:t>
              </w:r>
              <w:proofErr w:type="spellStart"/>
              <w:r w:rsidRPr="00824F04">
                <w:rPr>
                  <w:rFonts w:ascii="Calibri" w:hAnsi="Calibri"/>
                  <w:color w:val="000000"/>
                </w:rPr>
                <w:t>asylee</w:t>
              </w:r>
              <w:proofErr w:type="spellEnd"/>
              <w:r w:rsidRPr="00824F04">
                <w:rPr>
                  <w:rFonts w:ascii="Calibri" w:hAnsi="Calibri"/>
                  <w:color w:val="000000"/>
                </w:rPr>
                <w:t xml:space="preserve"> and asylum approval letter</w:t>
              </w:r>
            </w:ins>
          </w:p>
        </w:tc>
        <w:tc>
          <w:tcPr>
            <w:tcW w:w="3117" w:type="dxa"/>
            <w:vMerge/>
          </w:tcPr>
          <w:p w14:paraId="346F2831" w14:textId="77777777" w:rsidR="00824F04" w:rsidRDefault="00824F04" w:rsidP="00824F04">
            <w:pPr>
              <w:cnfStyle w:val="000000100000" w:firstRow="0" w:lastRow="0" w:firstColumn="0" w:lastColumn="0" w:oddVBand="0" w:evenVBand="0" w:oddHBand="1" w:evenHBand="0" w:firstRowFirstColumn="0" w:firstRowLastColumn="0" w:lastRowFirstColumn="0" w:lastRowLastColumn="0"/>
              <w:rPr>
                <w:ins w:id="4854" w:author="Sahin, Burak" w:date="2017-03-31T12:41:00Z"/>
              </w:rPr>
            </w:pPr>
          </w:p>
        </w:tc>
        <w:tc>
          <w:tcPr>
            <w:tcW w:w="3117" w:type="dxa"/>
            <w:vAlign w:val="center"/>
          </w:tcPr>
          <w:p w14:paraId="2765B226" w14:textId="77E14904" w:rsidR="00824F04" w:rsidRDefault="00824F04" w:rsidP="00824F04">
            <w:pPr>
              <w:keepNext/>
              <w:cnfStyle w:val="000000100000" w:firstRow="0" w:lastRow="0" w:firstColumn="0" w:lastColumn="0" w:oddVBand="0" w:evenVBand="0" w:oddHBand="1" w:evenHBand="0" w:firstRowFirstColumn="0" w:firstRowLastColumn="0" w:lastRowFirstColumn="0" w:lastRowLastColumn="0"/>
              <w:rPr>
                <w:ins w:id="4855" w:author="Sahin, Burak" w:date="2017-03-31T12:41:00Z"/>
              </w:rPr>
            </w:pPr>
            <w:ins w:id="4856" w:author="Sahin, Burak" w:date="2017-03-31T12:43:00Z">
              <w:r>
                <w:rPr>
                  <w:rFonts w:ascii="Calibri" w:hAnsi="Calibri"/>
                  <w:color w:val="000000"/>
                </w:rPr>
                <w:t>Student loan statement issued within the last 60 days reflecting name and address</w:t>
              </w:r>
            </w:ins>
          </w:p>
        </w:tc>
      </w:tr>
      <w:tr w:rsidR="00824F04" w14:paraId="6A95B035" w14:textId="77777777" w:rsidTr="00E87AC5">
        <w:trPr>
          <w:ins w:id="4857" w:author="Sahin, Burak" w:date="2017-03-31T12:41:00Z"/>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14632ACE" w14:textId="0870553B" w:rsidR="00824F04" w:rsidRPr="00824F04" w:rsidRDefault="00824F04" w:rsidP="00824F04">
            <w:pPr>
              <w:rPr>
                <w:ins w:id="4858" w:author="Sahin, Burak" w:date="2017-03-31T12:41:00Z"/>
                <w:b w:val="0"/>
                <w:rPrChange w:id="4859" w:author="Sahin, Burak" w:date="2017-03-31T12:41:00Z">
                  <w:rPr>
                    <w:ins w:id="4860" w:author="Sahin, Burak" w:date="2017-03-31T12:41:00Z"/>
                  </w:rPr>
                </w:rPrChange>
              </w:rPr>
            </w:pPr>
            <w:ins w:id="4861" w:author="Sahin, Burak" w:date="2017-03-31T12:41:00Z">
              <w:r w:rsidRPr="00824F04">
                <w:rPr>
                  <w:rFonts w:ascii="Calibri" w:hAnsi="Calibri"/>
                  <w:color w:val="000000"/>
                </w:rPr>
                <w:t>I-94 stamped refugee</w:t>
              </w:r>
            </w:ins>
          </w:p>
        </w:tc>
        <w:tc>
          <w:tcPr>
            <w:tcW w:w="3117" w:type="dxa"/>
            <w:vMerge/>
          </w:tcPr>
          <w:p w14:paraId="3B6DE5C5" w14:textId="77777777" w:rsidR="00824F04" w:rsidRDefault="00824F04" w:rsidP="00824F04">
            <w:pPr>
              <w:cnfStyle w:val="000000000000" w:firstRow="0" w:lastRow="0" w:firstColumn="0" w:lastColumn="0" w:oddVBand="0" w:evenVBand="0" w:oddHBand="0" w:evenHBand="0" w:firstRowFirstColumn="0" w:firstRowLastColumn="0" w:lastRowFirstColumn="0" w:lastRowLastColumn="0"/>
              <w:rPr>
                <w:ins w:id="4862" w:author="Sahin, Burak" w:date="2017-03-31T12:41:00Z"/>
              </w:rPr>
            </w:pPr>
          </w:p>
        </w:tc>
        <w:tc>
          <w:tcPr>
            <w:tcW w:w="3117" w:type="dxa"/>
            <w:vAlign w:val="center"/>
          </w:tcPr>
          <w:p w14:paraId="0214949B" w14:textId="18BB045C" w:rsidR="00824F04" w:rsidRDefault="00824F04" w:rsidP="00824F04">
            <w:pPr>
              <w:keepNext/>
              <w:cnfStyle w:val="000000000000" w:firstRow="0" w:lastRow="0" w:firstColumn="0" w:lastColumn="0" w:oddVBand="0" w:evenVBand="0" w:oddHBand="0" w:evenHBand="0" w:firstRowFirstColumn="0" w:firstRowLastColumn="0" w:lastRowFirstColumn="0" w:lastRowLastColumn="0"/>
              <w:rPr>
                <w:ins w:id="4863" w:author="Sahin, Burak" w:date="2017-03-31T12:41:00Z"/>
              </w:rPr>
            </w:pPr>
            <w:ins w:id="4864" w:author="Sahin, Burak" w:date="2017-03-31T12:43:00Z">
              <w:r>
                <w:rPr>
                  <w:rFonts w:ascii="Calibri" w:hAnsi="Calibri"/>
                  <w:color w:val="000000"/>
                </w:rPr>
                <w:t>Home line of equity statement issued within the last 60 days reflecting name and address</w:t>
              </w:r>
            </w:ins>
          </w:p>
        </w:tc>
      </w:tr>
      <w:tr w:rsidR="00824F04" w14:paraId="09EDD6CA" w14:textId="77777777" w:rsidTr="00E87AC5">
        <w:trPr>
          <w:cnfStyle w:val="000000100000" w:firstRow="0" w:lastRow="0" w:firstColumn="0" w:lastColumn="0" w:oddVBand="0" w:evenVBand="0" w:oddHBand="1" w:evenHBand="0" w:firstRowFirstColumn="0" w:firstRowLastColumn="0" w:lastRowFirstColumn="0" w:lastRowLastColumn="0"/>
          <w:ins w:id="4865" w:author="Sahin, Burak" w:date="2017-03-31T12:41:00Z"/>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07F1A47C" w14:textId="58827CD8" w:rsidR="00824F04" w:rsidRPr="00824F04" w:rsidRDefault="00824F04" w:rsidP="00824F04">
            <w:pPr>
              <w:rPr>
                <w:ins w:id="4866" w:author="Sahin, Burak" w:date="2017-03-31T12:41:00Z"/>
                <w:b w:val="0"/>
                <w:rPrChange w:id="4867" w:author="Sahin, Burak" w:date="2017-03-31T12:41:00Z">
                  <w:rPr>
                    <w:ins w:id="4868" w:author="Sahin, Burak" w:date="2017-03-31T12:41:00Z"/>
                  </w:rPr>
                </w:rPrChange>
              </w:rPr>
            </w:pPr>
            <w:ins w:id="4869" w:author="Sahin, Burak" w:date="2017-03-31T12:41:00Z">
              <w:r w:rsidRPr="00824F04">
                <w:rPr>
                  <w:rFonts w:ascii="Calibri" w:hAnsi="Calibri"/>
                  <w:color w:val="000000"/>
                </w:rPr>
                <w:t>Letter with picture from Court Services and Offender Supervisor Agency (CSOSA) or DC Department of Corrections (DC DOC) certifying name, date of birth, Social Security number, and address (for ID card only)</w:t>
              </w:r>
            </w:ins>
          </w:p>
        </w:tc>
        <w:tc>
          <w:tcPr>
            <w:tcW w:w="3117" w:type="dxa"/>
            <w:vMerge/>
          </w:tcPr>
          <w:p w14:paraId="5C3FD94D" w14:textId="77777777" w:rsidR="00824F04" w:rsidRDefault="00824F04" w:rsidP="00824F04">
            <w:pPr>
              <w:cnfStyle w:val="000000100000" w:firstRow="0" w:lastRow="0" w:firstColumn="0" w:lastColumn="0" w:oddVBand="0" w:evenVBand="0" w:oddHBand="1" w:evenHBand="0" w:firstRowFirstColumn="0" w:firstRowLastColumn="0" w:lastRowFirstColumn="0" w:lastRowLastColumn="0"/>
              <w:rPr>
                <w:ins w:id="4870" w:author="Sahin, Burak" w:date="2017-03-31T12:41:00Z"/>
              </w:rPr>
            </w:pPr>
          </w:p>
        </w:tc>
        <w:tc>
          <w:tcPr>
            <w:tcW w:w="3117" w:type="dxa"/>
            <w:vAlign w:val="center"/>
          </w:tcPr>
          <w:p w14:paraId="188037EA" w14:textId="59A2F218" w:rsidR="00824F04" w:rsidRDefault="00824F04" w:rsidP="00824F04">
            <w:pPr>
              <w:keepNext/>
              <w:cnfStyle w:val="000000100000" w:firstRow="0" w:lastRow="0" w:firstColumn="0" w:lastColumn="0" w:oddVBand="0" w:evenVBand="0" w:oddHBand="1" w:evenHBand="0" w:firstRowFirstColumn="0" w:firstRowLastColumn="0" w:lastRowFirstColumn="0" w:lastRowLastColumn="0"/>
              <w:rPr>
                <w:ins w:id="4871" w:author="Sahin, Burak" w:date="2017-03-31T12:41:00Z"/>
              </w:rPr>
            </w:pPr>
            <w:ins w:id="4872" w:author="Sahin, Burak" w:date="2017-03-31T12:43:00Z">
              <w:r>
                <w:rPr>
                  <w:rFonts w:ascii="Calibri" w:hAnsi="Calibri"/>
                  <w:color w:val="000000"/>
                </w:rPr>
                <w:t>Car/personal loan statement (no coupon books/vouchers accepted) issued within the last 60 days reflecting name and address</w:t>
              </w:r>
            </w:ins>
          </w:p>
        </w:tc>
      </w:tr>
      <w:tr w:rsidR="00824F04" w14:paraId="529339A9" w14:textId="77777777" w:rsidTr="00E87AC5">
        <w:trPr>
          <w:ins w:id="4873" w:author="Sahin, Burak" w:date="2017-03-31T12:41:00Z"/>
        </w:trPr>
        <w:tc>
          <w:tcPr>
            <w:cnfStyle w:val="001000000000" w:firstRow="0" w:lastRow="0" w:firstColumn="1" w:lastColumn="0" w:oddVBand="0" w:evenVBand="0" w:oddHBand="0" w:evenHBand="0" w:firstRowFirstColumn="0" w:firstRowLastColumn="0" w:lastRowFirstColumn="0" w:lastRowLastColumn="0"/>
            <w:tcW w:w="3116" w:type="dxa"/>
          </w:tcPr>
          <w:p w14:paraId="3E5E2AB1" w14:textId="77777777" w:rsidR="00824F04" w:rsidRDefault="00824F04" w:rsidP="00824F04">
            <w:pPr>
              <w:rPr>
                <w:ins w:id="4874" w:author="Sahin, Burak" w:date="2017-03-31T12:41:00Z"/>
              </w:rPr>
            </w:pPr>
          </w:p>
        </w:tc>
        <w:tc>
          <w:tcPr>
            <w:tcW w:w="3117" w:type="dxa"/>
            <w:vMerge/>
          </w:tcPr>
          <w:p w14:paraId="3D9892B4" w14:textId="77777777" w:rsidR="00824F04" w:rsidRDefault="00824F04" w:rsidP="00824F04">
            <w:pPr>
              <w:cnfStyle w:val="000000000000" w:firstRow="0" w:lastRow="0" w:firstColumn="0" w:lastColumn="0" w:oddVBand="0" w:evenVBand="0" w:oddHBand="0" w:evenHBand="0" w:firstRowFirstColumn="0" w:firstRowLastColumn="0" w:lastRowFirstColumn="0" w:lastRowLastColumn="0"/>
              <w:rPr>
                <w:ins w:id="4875" w:author="Sahin, Burak" w:date="2017-03-31T12:41:00Z"/>
              </w:rPr>
            </w:pPr>
          </w:p>
        </w:tc>
        <w:tc>
          <w:tcPr>
            <w:tcW w:w="3117" w:type="dxa"/>
            <w:vAlign w:val="center"/>
          </w:tcPr>
          <w:p w14:paraId="2140EB65" w14:textId="5B2E7728" w:rsidR="00824F04" w:rsidRDefault="00824F04" w:rsidP="00513F08">
            <w:pPr>
              <w:keepNext/>
              <w:cnfStyle w:val="000000000000" w:firstRow="0" w:lastRow="0" w:firstColumn="0" w:lastColumn="0" w:oddVBand="0" w:evenVBand="0" w:oddHBand="0" w:evenHBand="0" w:firstRowFirstColumn="0" w:firstRowLastColumn="0" w:lastRowFirstColumn="0" w:lastRowLastColumn="0"/>
              <w:rPr>
                <w:ins w:id="4876" w:author="Sahin, Burak" w:date="2017-03-31T12:41:00Z"/>
              </w:rPr>
            </w:pPr>
            <w:ins w:id="4877" w:author="Sahin, Burak" w:date="2017-03-31T12:43:00Z">
              <w:r>
                <w:rPr>
                  <w:rFonts w:ascii="Calibri" w:hAnsi="Calibri"/>
                  <w:color w:val="000000"/>
                </w:rPr>
                <w:t>Home security system bill issued within the last 60 days reflecting name and address</w:t>
              </w:r>
            </w:ins>
          </w:p>
        </w:tc>
      </w:tr>
    </w:tbl>
    <w:p w14:paraId="145B305A" w14:textId="47E962BE" w:rsidR="00513F08" w:rsidRDefault="00513F08">
      <w:pPr>
        <w:pStyle w:val="Caption"/>
        <w:jc w:val="center"/>
        <w:rPr>
          <w:ins w:id="4878" w:author="Sahin, Burak" w:date="2017-03-31T13:48:00Z"/>
        </w:rPr>
        <w:pPrChange w:id="4879" w:author="Sahin, Burak" w:date="2017-03-31T13:49:00Z">
          <w:pPr>
            <w:pStyle w:val="Caption"/>
          </w:pPr>
        </w:pPrChange>
      </w:pPr>
      <w:bookmarkStart w:id="4880" w:name="_Ref477435860"/>
      <w:bookmarkStart w:id="4881" w:name="_Toc478731271"/>
      <w:ins w:id="4882" w:author="Sahin, Burak" w:date="2017-03-31T13:48:00Z">
        <w:r>
          <w:t xml:space="preserve">Table </w:t>
        </w:r>
        <w:r>
          <w:fldChar w:fldCharType="begin"/>
        </w:r>
        <w:r>
          <w:instrText xml:space="preserve"> SEQ Table \* ARABIC </w:instrText>
        </w:r>
      </w:ins>
      <w:r>
        <w:fldChar w:fldCharType="separate"/>
      </w:r>
      <w:ins w:id="4883" w:author="Sahin, Burak" w:date="2017-03-31T13:48:00Z">
        <w:r>
          <w:rPr>
            <w:noProof/>
          </w:rPr>
          <w:t>14</w:t>
        </w:r>
        <w:r>
          <w:fldChar w:fldCharType="end"/>
        </w:r>
        <w:r>
          <w:t>: Requirements for the District of Columbia</w:t>
        </w:r>
      </w:ins>
    </w:p>
    <w:bookmarkEnd w:id="4880"/>
    <w:bookmarkEnd w:id="4881"/>
    <w:p w14:paraId="1C28E36B" w14:textId="77777777" w:rsidR="003F2F9D" w:rsidRDefault="003F2F9D" w:rsidP="003F2F9D">
      <w:pPr>
        <w:rPr>
          <w:ins w:id="4884" w:author="Sahin, Burak" w:date="2017-03-21T15:08:00Z"/>
        </w:rPr>
      </w:pPr>
      <w:ins w:id="4885" w:author="Sahin, Burak" w:date="2017-03-21T15:08:00Z">
        <w:r w:rsidRPr="003F2F9D">
          <w:t xml:space="preserve">The State of New Jersey follows a similar algorithm to that used by the District of Columbia, wherein one document from two different groups is required in addition to two documents from another group. These are illustrated in </w:t>
        </w:r>
        <w:r w:rsidRPr="003F2F9D">
          <w:fldChar w:fldCharType="begin"/>
        </w:r>
        <w:r w:rsidRPr="003F2F9D">
          <w:instrText xml:space="preserve"> REF _Ref477435871 \h  \* MERGEFORMAT </w:instrText>
        </w:r>
      </w:ins>
      <w:ins w:id="4886" w:author="Sahin, Burak" w:date="2017-03-21T15:08:00Z">
        <w:r w:rsidRPr="003F2F9D">
          <w:fldChar w:fldCharType="separate"/>
        </w:r>
        <w:r w:rsidRPr="003F2F9D">
          <w:rPr>
            <w:i/>
          </w:rPr>
          <w:t xml:space="preserve">Table </w:t>
        </w:r>
        <w:r w:rsidRPr="003F2F9D">
          <w:rPr>
            <w:i/>
            <w:noProof/>
          </w:rPr>
          <w:t>6</w:t>
        </w:r>
        <w:r w:rsidRPr="003F2F9D">
          <w:fldChar w:fldCharType="end"/>
        </w:r>
        <w:r w:rsidRPr="003F2F9D">
          <w:t>.</w:t>
        </w:r>
      </w:ins>
    </w:p>
    <w:tbl>
      <w:tblPr>
        <w:tblStyle w:val="GridTable41"/>
        <w:tblW w:w="0" w:type="auto"/>
        <w:tblLook w:val="04A0" w:firstRow="1" w:lastRow="0" w:firstColumn="1" w:lastColumn="0" w:noHBand="0" w:noVBand="1"/>
        <w:tblPrChange w:id="4887" w:author="Sahin, Burak" w:date="2017-03-31T11:04:00Z">
          <w:tblPr>
            <w:tblStyle w:val="TableGrid"/>
            <w:tblW w:w="0" w:type="auto"/>
            <w:tblLook w:val="04A0" w:firstRow="1" w:lastRow="0" w:firstColumn="1" w:lastColumn="0" w:noHBand="0" w:noVBand="1"/>
          </w:tblPr>
        </w:tblPrChange>
      </w:tblPr>
      <w:tblGrid>
        <w:gridCol w:w="3116"/>
        <w:gridCol w:w="3117"/>
        <w:gridCol w:w="3117"/>
        <w:tblGridChange w:id="4888">
          <w:tblGrid>
            <w:gridCol w:w="3116"/>
            <w:gridCol w:w="3117"/>
            <w:gridCol w:w="3117"/>
          </w:tblGrid>
        </w:tblGridChange>
      </w:tblGrid>
      <w:tr w:rsidR="003F2F9D" w14:paraId="4058FF7E" w14:textId="77777777" w:rsidTr="00B709F1">
        <w:trPr>
          <w:cnfStyle w:val="100000000000" w:firstRow="1" w:lastRow="0" w:firstColumn="0" w:lastColumn="0" w:oddVBand="0" w:evenVBand="0" w:oddHBand="0" w:evenHBand="0" w:firstRowFirstColumn="0" w:firstRowLastColumn="0" w:lastRowFirstColumn="0" w:lastRowLastColumn="0"/>
          <w:ins w:id="4889" w:author="Sahin, Burak" w:date="2017-03-21T15:08:00Z"/>
        </w:trPr>
        <w:tc>
          <w:tcPr>
            <w:cnfStyle w:val="001000000000" w:firstRow="0" w:lastRow="0" w:firstColumn="1" w:lastColumn="0" w:oddVBand="0" w:evenVBand="0" w:oddHBand="0" w:evenHBand="0" w:firstRowFirstColumn="0" w:firstRowLastColumn="0" w:lastRowFirstColumn="0" w:lastRowLastColumn="0"/>
            <w:tcW w:w="3116" w:type="dxa"/>
            <w:tcPrChange w:id="4890" w:author="Sahin, Burak" w:date="2017-03-31T11:04:00Z">
              <w:tcPr>
                <w:tcW w:w="3116" w:type="dxa"/>
              </w:tcPr>
            </w:tcPrChange>
          </w:tcPr>
          <w:p w14:paraId="67A93777" w14:textId="77777777" w:rsidR="003F2F9D" w:rsidRDefault="003F2F9D" w:rsidP="00F11EC1">
            <w:pPr>
              <w:cnfStyle w:val="101000000000" w:firstRow="1" w:lastRow="0" w:firstColumn="1" w:lastColumn="0" w:oddVBand="0" w:evenVBand="0" w:oddHBand="0" w:evenHBand="0" w:firstRowFirstColumn="0" w:firstRowLastColumn="0" w:lastRowFirstColumn="0" w:lastRowLastColumn="0"/>
              <w:rPr>
                <w:ins w:id="4891" w:author="Sahin, Burak" w:date="2017-03-21T15:08:00Z"/>
              </w:rPr>
            </w:pPr>
            <w:ins w:id="4892" w:author="Sahin, Burak" w:date="2017-03-21T15:08:00Z">
              <w:r>
                <w:t>One of (Group A)</w:t>
              </w:r>
            </w:ins>
          </w:p>
        </w:tc>
        <w:tc>
          <w:tcPr>
            <w:tcW w:w="3117" w:type="dxa"/>
            <w:tcPrChange w:id="4893" w:author="Sahin, Burak" w:date="2017-03-31T11:04:00Z">
              <w:tcPr>
                <w:tcW w:w="3117" w:type="dxa"/>
              </w:tcPr>
            </w:tcPrChange>
          </w:tcPr>
          <w:p w14:paraId="61C1C7E4" w14:textId="77777777" w:rsidR="003F2F9D" w:rsidRDefault="003F2F9D" w:rsidP="00F11EC1">
            <w:pPr>
              <w:cnfStyle w:val="100000000000" w:firstRow="1" w:lastRow="0" w:firstColumn="0" w:lastColumn="0" w:oddVBand="0" w:evenVBand="0" w:oddHBand="0" w:evenHBand="0" w:firstRowFirstColumn="0" w:firstRowLastColumn="0" w:lastRowFirstColumn="0" w:lastRowLastColumn="0"/>
              <w:rPr>
                <w:ins w:id="4894" w:author="Sahin, Burak" w:date="2017-03-21T15:08:00Z"/>
              </w:rPr>
            </w:pPr>
            <w:ins w:id="4895" w:author="Sahin, Burak" w:date="2017-03-21T15:08:00Z">
              <w:r>
                <w:t>Or, One of (Group B)</w:t>
              </w:r>
            </w:ins>
          </w:p>
        </w:tc>
        <w:tc>
          <w:tcPr>
            <w:tcW w:w="3117" w:type="dxa"/>
            <w:tcPrChange w:id="4896" w:author="Sahin, Burak" w:date="2017-03-31T11:04:00Z">
              <w:tcPr>
                <w:tcW w:w="3117" w:type="dxa"/>
              </w:tcPr>
            </w:tcPrChange>
          </w:tcPr>
          <w:p w14:paraId="621E52BD" w14:textId="77777777" w:rsidR="003F2F9D" w:rsidRDefault="003F2F9D" w:rsidP="00F11EC1">
            <w:pPr>
              <w:cnfStyle w:val="100000000000" w:firstRow="1" w:lastRow="0" w:firstColumn="0" w:lastColumn="0" w:oddVBand="0" w:evenVBand="0" w:oddHBand="0" w:evenHBand="0" w:firstRowFirstColumn="0" w:firstRowLastColumn="0" w:lastRowFirstColumn="0" w:lastRowLastColumn="0"/>
              <w:rPr>
                <w:ins w:id="4897" w:author="Sahin, Burak" w:date="2017-03-21T15:08:00Z"/>
              </w:rPr>
            </w:pPr>
            <w:ins w:id="4898" w:author="Sahin, Burak" w:date="2017-03-21T15:08:00Z">
              <w:r>
                <w:t>And, Two of (Group C)</w:t>
              </w:r>
            </w:ins>
          </w:p>
        </w:tc>
      </w:tr>
      <w:tr w:rsidR="00824F04" w14:paraId="1F88017B" w14:textId="77777777" w:rsidTr="00E87AC5">
        <w:trPr>
          <w:cnfStyle w:val="000000100000" w:firstRow="0" w:lastRow="0" w:firstColumn="0" w:lastColumn="0" w:oddVBand="0" w:evenVBand="0" w:oddHBand="1" w:evenHBand="0" w:firstRowFirstColumn="0" w:firstRowLastColumn="0" w:lastRowFirstColumn="0" w:lastRowLastColumn="0"/>
          <w:ins w:id="4899" w:author="Sahin, Burak" w:date="2017-03-21T15:08:00Z"/>
        </w:trPr>
        <w:tc>
          <w:tcPr>
            <w:cnfStyle w:val="001000000000" w:firstRow="0" w:lastRow="0" w:firstColumn="1" w:lastColumn="0" w:oddVBand="0" w:evenVBand="0" w:oddHBand="0" w:evenHBand="0" w:firstRowFirstColumn="0" w:firstRowLastColumn="0" w:lastRowFirstColumn="0" w:lastRowLastColumn="0"/>
            <w:tcW w:w="3116" w:type="dxa"/>
            <w:vAlign w:val="center"/>
            <w:tcPrChange w:id="4900" w:author="Sahin, Burak" w:date="2017-03-31T12:46:00Z">
              <w:tcPr>
                <w:tcW w:w="3116" w:type="dxa"/>
              </w:tcPr>
            </w:tcPrChange>
          </w:tcPr>
          <w:p w14:paraId="314E4EA7" w14:textId="573A71D6" w:rsidR="00824F04" w:rsidRPr="00824F04" w:rsidRDefault="00824F04" w:rsidP="00824F04">
            <w:pPr>
              <w:cnfStyle w:val="001000100000" w:firstRow="0" w:lastRow="0" w:firstColumn="1" w:lastColumn="0" w:oddVBand="0" w:evenVBand="0" w:oddHBand="1" w:evenHBand="0" w:firstRowFirstColumn="0" w:firstRowLastColumn="0" w:lastRowFirstColumn="0" w:lastRowLastColumn="0"/>
              <w:rPr>
                <w:ins w:id="4901" w:author="Sahin, Burak" w:date="2017-03-21T15:08:00Z"/>
                <w:b w:val="0"/>
                <w:rPrChange w:id="4902" w:author="Sahin, Burak" w:date="2017-03-31T12:46:00Z">
                  <w:rPr>
                    <w:ins w:id="4903" w:author="Sahin, Burak" w:date="2017-03-21T15:08:00Z"/>
                  </w:rPr>
                </w:rPrChange>
              </w:rPr>
            </w:pPr>
            <w:ins w:id="4904" w:author="Sahin, Burak" w:date="2017-03-31T12:46:00Z">
              <w:r w:rsidRPr="00824F04">
                <w:rPr>
                  <w:rFonts w:ascii="Calibri" w:hAnsi="Calibri"/>
                  <w:color w:val="000000"/>
                </w:rPr>
                <w:lastRenderedPageBreak/>
                <w:t>Utility or credit card bill issued in the past 90 days that</w:t>
              </w:r>
              <w:r w:rsidRPr="00824F04">
                <w:rPr>
                  <w:rFonts w:ascii="Calibri" w:hAnsi="Calibri"/>
                  <w:color w:val="000000"/>
                </w:rPr>
                <w:br/>
                <w:t>shows your name at your current address</w:t>
              </w:r>
              <w:r w:rsidRPr="00824F04">
                <w:rPr>
                  <w:rFonts w:ascii="Calibri" w:hAnsi="Calibri"/>
                  <w:color w:val="000000"/>
                </w:rPr>
                <w:br/>
                <w:t>Note: Mail addressed to P.O. boxes not accepted as</w:t>
              </w:r>
              <w:r w:rsidRPr="00824F04">
                <w:rPr>
                  <w:rFonts w:ascii="Calibri" w:hAnsi="Calibri"/>
                  <w:color w:val="000000"/>
                </w:rPr>
                <w:br/>
                <w:t>proof of address (39:3-9a)</w:t>
              </w:r>
            </w:ins>
          </w:p>
        </w:tc>
        <w:tc>
          <w:tcPr>
            <w:tcW w:w="3117" w:type="dxa"/>
            <w:vAlign w:val="center"/>
            <w:tcPrChange w:id="4905" w:author="Sahin, Burak" w:date="2017-03-31T12:46:00Z">
              <w:tcPr>
                <w:tcW w:w="3117" w:type="dxa"/>
              </w:tcPr>
            </w:tcPrChange>
          </w:tcPr>
          <w:p w14:paraId="242C3A41" w14:textId="02D3CA28" w:rsidR="00824F04" w:rsidRDefault="00824F04" w:rsidP="00824F04">
            <w:pPr>
              <w:cnfStyle w:val="000000100000" w:firstRow="0" w:lastRow="0" w:firstColumn="0" w:lastColumn="0" w:oddVBand="0" w:evenVBand="0" w:oddHBand="1" w:evenHBand="0" w:firstRowFirstColumn="0" w:firstRowLastColumn="0" w:lastRowFirstColumn="0" w:lastRowLastColumn="0"/>
              <w:rPr>
                <w:ins w:id="4906" w:author="Sahin, Burak" w:date="2017-03-21T15:08:00Z"/>
              </w:rPr>
            </w:pPr>
            <w:ins w:id="4907" w:author="Sahin, Burak" w:date="2017-03-31T12:46:00Z">
              <w:r>
                <w:rPr>
                  <w:rFonts w:ascii="Calibri" w:hAnsi="Calibri"/>
                  <w:color w:val="000000"/>
                </w:rPr>
                <w:t xml:space="preserve">Civil birth certificate* or certified copy from one of the 50 states, District of Columbia or a US territory. Photocopies or certificates from hospitals or religious entities are not accepted. </w:t>
              </w:r>
            </w:ins>
          </w:p>
        </w:tc>
        <w:tc>
          <w:tcPr>
            <w:tcW w:w="3117" w:type="dxa"/>
            <w:vAlign w:val="center"/>
            <w:tcPrChange w:id="4908" w:author="Sahin, Burak" w:date="2017-03-31T12:46:00Z">
              <w:tcPr>
                <w:tcW w:w="3117" w:type="dxa"/>
              </w:tcPr>
            </w:tcPrChange>
          </w:tcPr>
          <w:p w14:paraId="4FC3A46E" w14:textId="71F55B07" w:rsidR="00824F04" w:rsidRDefault="00824F04" w:rsidP="00824F04">
            <w:pPr>
              <w:cnfStyle w:val="000000100000" w:firstRow="0" w:lastRow="0" w:firstColumn="0" w:lastColumn="0" w:oddVBand="0" w:evenVBand="0" w:oddHBand="1" w:evenHBand="0" w:firstRowFirstColumn="0" w:firstRowLastColumn="0" w:lastRowFirstColumn="0" w:lastRowLastColumn="0"/>
              <w:rPr>
                <w:ins w:id="4909" w:author="Sahin, Burak" w:date="2017-03-21T15:08:00Z"/>
              </w:rPr>
            </w:pPr>
            <w:ins w:id="4910" w:author="Sahin, Burak" w:date="2017-03-31T12:45:00Z">
              <w:r>
                <w:rPr>
                  <w:rFonts w:ascii="Calibri" w:hAnsi="Calibri"/>
                  <w:color w:val="000000"/>
                </w:rPr>
                <w:t>Civil marriage, domestic partnership or civil union certificate issued by the municipality or state in which the ceremony occurred. Please note: Photocopies or certificates issued by religious entities are not acceptable</w:t>
              </w:r>
            </w:ins>
          </w:p>
        </w:tc>
      </w:tr>
      <w:tr w:rsidR="00824F04" w14:paraId="140582AB" w14:textId="77777777" w:rsidTr="00E87AC5">
        <w:trPr>
          <w:ins w:id="4911" w:author="Sahin, Burak" w:date="2017-03-21T15:08:00Z"/>
        </w:trPr>
        <w:tc>
          <w:tcPr>
            <w:cnfStyle w:val="001000000000" w:firstRow="0" w:lastRow="0" w:firstColumn="1" w:lastColumn="0" w:oddVBand="0" w:evenVBand="0" w:oddHBand="0" w:evenHBand="0" w:firstRowFirstColumn="0" w:firstRowLastColumn="0" w:lastRowFirstColumn="0" w:lastRowLastColumn="0"/>
            <w:tcW w:w="3116" w:type="dxa"/>
            <w:vAlign w:val="center"/>
            <w:tcPrChange w:id="4912" w:author="Sahin, Burak" w:date="2017-03-31T12:46:00Z">
              <w:tcPr>
                <w:tcW w:w="3116" w:type="dxa"/>
              </w:tcPr>
            </w:tcPrChange>
          </w:tcPr>
          <w:p w14:paraId="3FAD8647" w14:textId="782E0BAF" w:rsidR="00824F04" w:rsidRPr="00824F04" w:rsidRDefault="00824F04" w:rsidP="00824F04">
            <w:pPr>
              <w:rPr>
                <w:ins w:id="4913" w:author="Sahin, Burak" w:date="2017-03-21T15:08:00Z"/>
                <w:b w:val="0"/>
                <w:rPrChange w:id="4914" w:author="Sahin, Burak" w:date="2017-03-31T12:46:00Z">
                  <w:rPr>
                    <w:ins w:id="4915" w:author="Sahin, Burak" w:date="2017-03-21T15:08:00Z"/>
                  </w:rPr>
                </w:rPrChange>
              </w:rPr>
            </w:pPr>
            <w:ins w:id="4916" w:author="Sahin, Burak" w:date="2017-03-31T12:46:00Z">
              <w:r w:rsidRPr="00824F04">
                <w:rPr>
                  <w:rFonts w:ascii="Calibri" w:hAnsi="Calibri"/>
                  <w:color w:val="000000"/>
                </w:rPr>
                <w:t>Checking or savings account statement from a bank or</w:t>
              </w:r>
              <w:r w:rsidRPr="00824F04">
                <w:rPr>
                  <w:rFonts w:ascii="Calibri" w:hAnsi="Calibri"/>
                  <w:color w:val="000000"/>
                </w:rPr>
                <w:br/>
                <w:t>credit union, issued in the past 60 days</w:t>
              </w:r>
            </w:ins>
          </w:p>
        </w:tc>
        <w:tc>
          <w:tcPr>
            <w:tcW w:w="3117" w:type="dxa"/>
            <w:vAlign w:val="center"/>
            <w:tcPrChange w:id="4917" w:author="Sahin, Burak" w:date="2017-03-31T12:46:00Z">
              <w:tcPr>
                <w:tcW w:w="3117" w:type="dxa"/>
              </w:tcPr>
            </w:tcPrChange>
          </w:tcPr>
          <w:p w14:paraId="7F052D47" w14:textId="11FF0D3B" w:rsidR="00824F04" w:rsidRDefault="00824F04" w:rsidP="00824F04">
            <w:pPr>
              <w:cnfStyle w:val="000000000000" w:firstRow="0" w:lastRow="0" w:firstColumn="0" w:lastColumn="0" w:oddVBand="0" w:evenVBand="0" w:oddHBand="0" w:evenHBand="0" w:firstRowFirstColumn="0" w:firstRowLastColumn="0" w:lastRowFirstColumn="0" w:lastRowLastColumn="0"/>
              <w:rPr>
                <w:ins w:id="4918" w:author="Sahin, Burak" w:date="2017-03-21T15:08:00Z"/>
              </w:rPr>
            </w:pPr>
            <w:ins w:id="4919" w:author="Sahin, Burak" w:date="2017-03-31T12:46:00Z">
              <w:r>
                <w:rPr>
                  <w:rFonts w:ascii="Calibri" w:hAnsi="Calibri"/>
                  <w:color w:val="000000"/>
                </w:rPr>
                <w:t>US Department of State birth certificate (Form FS-545, FS-240 or DS-1350)</w:t>
              </w:r>
            </w:ins>
          </w:p>
        </w:tc>
        <w:tc>
          <w:tcPr>
            <w:tcW w:w="3117" w:type="dxa"/>
            <w:vAlign w:val="center"/>
            <w:tcPrChange w:id="4920" w:author="Sahin, Burak" w:date="2017-03-31T12:46:00Z">
              <w:tcPr>
                <w:tcW w:w="3117" w:type="dxa"/>
              </w:tcPr>
            </w:tcPrChange>
          </w:tcPr>
          <w:p w14:paraId="04A6F4AF" w14:textId="6CB1FD9F" w:rsidR="00824F04" w:rsidRDefault="00824F04" w:rsidP="00824F04">
            <w:pPr>
              <w:cnfStyle w:val="000000000000" w:firstRow="0" w:lastRow="0" w:firstColumn="0" w:lastColumn="0" w:oddVBand="0" w:evenVBand="0" w:oddHBand="0" w:evenHBand="0" w:firstRowFirstColumn="0" w:firstRowLastColumn="0" w:lastRowFirstColumn="0" w:lastRowLastColumn="0"/>
              <w:rPr>
                <w:ins w:id="4921" w:author="Sahin, Burak" w:date="2017-03-21T15:08:00Z"/>
              </w:rPr>
            </w:pPr>
            <w:ins w:id="4922" w:author="Sahin, Burak" w:date="2017-03-31T12:45:00Z">
              <w:r>
                <w:rPr>
                  <w:rFonts w:ascii="Calibri" w:hAnsi="Calibri"/>
                  <w:color w:val="000000"/>
                </w:rPr>
                <w:t>Order or decree of divorce, dissolution or termination</w:t>
              </w:r>
            </w:ins>
          </w:p>
        </w:tc>
      </w:tr>
      <w:tr w:rsidR="00824F04" w14:paraId="1DBA6E77" w14:textId="77777777" w:rsidTr="00E87AC5">
        <w:trPr>
          <w:cnfStyle w:val="000000100000" w:firstRow="0" w:lastRow="0" w:firstColumn="0" w:lastColumn="0" w:oddVBand="0" w:evenVBand="0" w:oddHBand="1" w:evenHBand="0" w:firstRowFirstColumn="0" w:firstRowLastColumn="0" w:lastRowFirstColumn="0" w:lastRowLastColumn="0"/>
          <w:ins w:id="4923" w:author="Sahin, Burak" w:date="2017-03-21T15:08:00Z"/>
        </w:trPr>
        <w:tc>
          <w:tcPr>
            <w:cnfStyle w:val="001000000000" w:firstRow="0" w:lastRow="0" w:firstColumn="1" w:lastColumn="0" w:oddVBand="0" w:evenVBand="0" w:oddHBand="0" w:evenHBand="0" w:firstRowFirstColumn="0" w:firstRowLastColumn="0" w:lastRowFirstColumn="0" w:lastRowLastColumn="0"/>
            <w:tcW w:w="3116" w:type="dxa"/>
            <w:vAlign w:val="center"/>
            <w:tcPrChange w:id="4924" w:author="Sahin, Burak" w:date="2017-03-31T12:46:00Z">
              <w:tcPr>
                <w:tcW w:w="3116" w:type="dxa"/>
              </w:tcPr>
            </w:tcPrChange>
          </w:tcPr>
          <w:p w14:paraId="32728A3A" w14:textId="19833CD3" w:rsidR="00824F04" w:rsidRPr="00824F04" w:rsidRDefault="00824F04" w:rsidP="00824F04">
            <w:pPr>
              <w:cnfStyle w:val="001000100000" w:firstRow="0" w:lastRow="0" w:firstColumn="1" w:lastColumn="0" w:oddVBand="0" w:evenVBand="0" w:oddHBand="1" w:evenHBand="0" w:firstRowFirstColumn="0" w:firstRowLastColumn="0" w:lastRowFirstColumn="0" w:lastRowLastColumn="0"/>
              <w:rPr>
                <w:ins w:id="4925" w:author="Sahin, Burak" w:date="2017-03-21T15:08:00Z"/>
                <w:b w:val="0"/>
                <w:rPrChange w:id="4926" w:author="Sahin, Burak" w:date="2017-03-31T12:46:00Z">
                  <w:rPr>
                    <w:ins w:id="4927" w:author="Sahin, Burak" w:date="2017-03-21T15:08:00Z"/>
                  </w:rPr>
                </w:rPrChange>
              </w:rPr>
            </w:pPr>
            <w:ins w:id="4928" w:author="Sahin, Burak" w:date="2017-03-31T12:46:00Z">
              <w:r w:rsidRPr="00824F04">
                <w:rPr>
                  <w:rFonts w:ascii="Calibri" w:hAnsi="Calibri"/>
                  <w:color w:val="000000"/>
                </w:rPr>
                <w:t>High school or college report card or transcript containing</w:t>
              </w:r>
              <w:r w:rsidRPr="00824F04">
                <w:rPr>
                  <w:rFonts w:ascii="Calibri" w:hAnsi="Calibri"/>
                  <w:color w:val="000000"/>
                </w:rPr>
                <w:br/>
                <w:t>your address, issued within the past two years</w:t>
              </w:r>
            </w:ins>
          </w:p>
        </w:tc>
        <w:tc>
          <w:tcPr>
            <w:tcW w:w="3117" w:type="dxa"/>
            <w:vAlign w:val="center"/>
            <w:tcPrChange w:id="4929" w:author="Sahin, Burak" w:date="2017-03-31T12:46:00Z">
              <w:tcPr>
                <w:tcW w:w="3117" w:type="dxa"/>
              </w:tcPr>
            </w:tcPrChange>
          </w:tcPr>
          <w:p w14:paraId="6F2D9E12" w14:textId="00AB3E1C" w:rsidR="00824F04" w:rsidRDefault="00824F04" w:rsidP="00824F04">
            <w:pPr>
              <w:cnfStyle w:val="000000100000" w:firstRow="0" w:lastRow="0" w:firstColumn="0" w:lastColumn="0" w:oddVBand="0" w:evenVBand="0" w:oddHBand="1" w:evenHBand="0" w:firstRowFirstColumn="0" w:firstRowLastColumn="0" w:lastRowFirstColumn="0" w:lastRowLastColumn="0"/>
              <w:rPr>
                <w:ins w:id="4930" w:author="Sahin, Burak" w:date="2017-03-21T15:08:00Z"/>
              </w:rPr>
            </w:pPr>
            <w:ins w:id="4931" w:author="Sahin, Burak" w:date="2017-03-31T12:46:00Z">
              <w:r>
                <w:rPr>
                  <w:rFonts w:ascii="Calibri" w:hAnsi="Calibri"/>
                  <w:color w:val="000000"/>
                </w:rPr>
                <w:t>US passport, current or expired less than 3 years</w:t>
              </w:r>
            </w:ins>
          </w:p>
        </w:tc>
        <w:tc>
          <w:tcPr>
            <w:tcW w:w="3117" w:type="dxa"/>
            <w:vAlign w:val="center"/>
            <w:tcPrChange w:id="4932" w:author="Sahin, Burak" w:date="2017-03-31T12:46:00Z">
              <w:tcPr>
                <w:tcW w:w="3117" w:type="dxa"/>
              </w:tcPr>
            </w:tcPrChange>
          </w:tcPr>
          <w:p w14:paraId="441611EC" w14:textId="035BB420" w:rsidR="00824F04" w:rsidRDefault="00824F04" w:rsidP="00824F04">
            <w:pPr>
              <w:cnfStyle w:val="000000100000" w:firstRow="0" w:lastRow="0" w:firstColumn="0" w:lastColumn="0" w:oddVBand="0" w:evenVBand="0" w:oddHBand="1" w:evenHBand="0" w:firstRowFirstColumn="0" w:firstRowLastColumn="0" w:lastRowFirstColumn="0" w:lastRowLastColumn="0"/>
              <w:rPr>
                <w:ins w:id="4933" w:author="Sahin, Burak" w:date="2017-03-21T15:08:00Z"/>
              </w:rPr>
            </w:pPr>
            <w:ins w:id="4934" w:author="Sahin, Burak" w:date="2017-03-31T12:45:00Z">
              <w:r>
                <w:rPr>
                  <w:rFonts w:ascii="Calibri" w:hAnsi="Calibri"/>
                  <w:color w:val="000000"/>
                </w:rPr>
                <w:t xml:space="preserve">Court order for a legal name change, signed by a judge or court clerk </w:t>
              </w:r>
            </w:ins>
          </w:p>
        </w:tc>
      </w:tr>
      <w:tr w:rsidR="00824F04" w14:paraId="72C69C6A" w14:textId="77777777" w:rsidTr="00E87AC5">
        <w:trPr>
          <w:ins w:id="4935" w:author="Sahin, Burak" w:date="2017-03-21T15:08:00Z"/>
        </w:trPr>
        <w:tc>
          <w:tcPr>
            <w:cnfStyle w:val="001000000000" w:firstRow="0" w:lastRow="0" w:firstColumn="1" w:lastColumn="0" w:oddVBand="0" w:evenVBand="0" w:oddHBand="0" w:evenHBand="0" w:firstRowFirstColumn="0" w:firstRowLastColumn="0" w:lastRowFirstColumn="0" w:lastRowLastColumn="0"/>
            <w:tcW w:w="3116" w:type="dxa"/>
            <w:vAlign w:val="center"/>
            <w:tcPrChange w:id="4936" w:author="Sahin, Burak" w:date="2017-03-31T12:46:00Z">
              <w:tcPr>
                <w:tcW w:w="3116" w:type="dxa"/>
              </w:tcPr>
            </w:tcPrChange>
          </w:tcPr>
          <w:p w14:paraId="142C9C02" w14:textId="5AC1350E" w:rsidR="00824F04" w:rsidRPr="00824F04" w:rsidRDefault="00824F04" w:rsidP="00824F04">
            <w:pPr>
              <w:rPr>
                <w:ins w:id="4937" w:author="Sahin, Burak" w:date="2017-03-21T15:08:00Z"/>
                <w:b w:val="0"/>
                <w:rPrChange w:id="4938" w:author="Sahin, Burak" w:date="2017-03-31T12:46:00Z">
                  <w:rPr>
                    <w:ins w:id="4939" w:author="Sahin, Burak" w:date="2017-03-21T15:08:00Z"/>
                  </w:rPr>
                </w:rPrChange>
              </w:rPr>
            </w:pPr>
            <w:ins w:id="4940" w:author="Sahin, Burak" w:date="2017-03-31T12:46:00Z">
              <w:r w:rsidRPr="00824F04">
                <w:rPr>
                  <w:rFonts w:ascii="Calibri" w:hAnsi="Calibri"/>
                  <w:color w:val="000000"/>
                </w:rPr>
                <w:t>Original lease or rental agreement showing your name</w:t>
              </w:r>
              <w:r w:rsidRPr="00824F04">
                <w:rPr>
                  <w:rFonts w:ascii="Calibri" w:hAnsi="Calibri"/>
                  <w:color w:val="000000"/>
                </w:rPr>
                <w:br/>
                <w:t>as the lessee or renter</w:t>
              </w:r>
            </w:ins>
          </w:p>
        </w:tc>
        <w:tc>
          <w:tcPr>
            <w:tcW w:w="3117" w:type="dxa"/>
            <w:vAlign w:val="center"/>
            <w:tcPrChange w:id="4941" w:author="Sahin, Burak" w:date="2017-03-31T12:46:00Z">
              <w:tcPr>
                <w:tcW w:w="3117" w:type="dxa"/>
              </w:tcPr>
            </w:tcPrChange>
          </w:tcPr>
          <w:p w14:paraId="0E69A4DD" w14:textId="447A6458" w:rsidR="00824F04" w:rsidRDefault="00824F04" w:rsidP="00824F04">
            <w:pPr>
              <w:cnfStyle w:val="000000000000" w:firstRow="0" w:lastRow="0" w:firstColumn="0" w:lastColumn="0" w:oddVBand="0" w:evenVBand="0" w:oddHBand="0" w:evenHBand="0" w:firstRowFirstColumn="0" w:firstRowLastColumn="0" w:lastRowFirstColumn="0" w:lastRowLastColumn="0"/>
              <w:rPr>
                <w:ins w:id="4942" w:author="Sahin, Burak" w:date="2017-03-21T15:08:00Z"/>
              </w:rPr>
            </w:pPr>
            <w:ins w:id="4943" w:author="Sahin, Burak" w:date="2017-03-31T12:46:00Z">
              <w:r>
                <w:rPr>
                  <w:rFonts w:ascii="Calibri" w:hAnsi="Calibri"/>
                  <w:color w:val="000000"/>
                </w:rPr>
                <w:t xml:space="preserve"> Current US Passport card</w:t>
              </w:r>
            </w:ins>
          </w:p>
        </w:tc>
        <w:tc>
          <w:tcPr>
            <w:tcW w:w="3117" w:type="dxa"/>
            <w:vAlign w:val="center"/>
            <w:tcPrChange w:id="4944" w:author="Sahin, Burak" w:date="2017-03-31T12:46:00Z">
              <w:tcPr>
                <w:tcW w:w="3117" w:type="dxa"/>
              </w:tcPr>
            </w:tcPrChange>
          </w:tcPr>
          <w:p w14:paraId="05E6653E" w14:textId="7019F0BC" w:rsidR="00824F04" w:rsidRDefault="00824F04" w:rsidP="00824F04">
            <w:pPr>
              <w:cnfStyle w:val="000000000000" w:firstRow="0" w:lastRow="0" w:firstColumn="0" w:lastColumn="0" w:oddVBand="0" w:evenVBand="0" w:oddHBand="0" w:evenHBand="0" w:firstRowFirstColumn="0" w:firstRowLastColumn="0" w:lastRowFirstColumn="0" w:lastRowLastColumn="0"/>
              <w:rPr>
                <w:ins w:id="4945" w:author="Sahin, Burak" w:date="2017-03-21T15:08:00Z"/>
              </w:rPr>
            </w:pPr>
            <w:ins w:id="4946" w:author="Sahin, Burak" w:date="2017-03-31T12:45:00Z">
              <w:r>
                <w:rPr>
                  <w:rFonts w:ascii="Calibri" w:hAnsi="Calibri"/>
                  <w:color w:val="000000"/>
                </w:rPr>
                <w:t xml:space="preserve">Current US military dependent card </w:t>
              </w:r>
            </w:ins>
          </w:p>
        </w:tc>
      </w:tr>
      <w:tr w:rsidR="00824F04" w14:paraId="15AE5DF9" w14:textId="77777777" w:rsidTr="00E87AC5">
        <w:trPr>
          <w:cnfStyle w:val="000000100000" w:firstRow="0" w:lastRow="0" w:firstColumn="0" w:lastColumn="0" w:oddVBand="0" w:evenVBand="0" w:oddHBand="1" w:evenHBand="0" w:firstRowFirstColumn="0" w:firstRowLastColumn="0" w:lastRowFirstColumn="0" w:lastRowLastColumn="0"/>
          <w:ins w:id="4947" w:author="Sahin, Burak" w:date="2017-03-21T15:08:00Z"/>
        </w:trPr>
        <w:tc>
          <w:tcPr>
            <w:cnfStyle w:val="001000000000" w:firstRow="0" w:lastRow="0" w:firstColumn="1" w:lastColumn="0" w:oddVBand="0" w:evenVBand="0" w:oddHBand="0" w:evenHBand="0" w:firstRowFirstColumn="0" w:firstRowLastColumn="0" w:lastRowFirstColumn="0" w:lastRowLastColumn="0"/>
            <w:tcW w:w="3116" w:type="dxa"/>
            <w:vAlign w:val="center"/>
            <w:tcPrChange w:id="4948" w:author="Sahin, Burak" w:date="2017-03-31T12:46:00Z">
              <w:tcPr>
                <w:tcW w:w="3116" w:type="dxa"/>
              </w:tcPr>
            </w:tcPrChange>
          </w:tcPr>
          <w:p w14:paraId="486B84BF" w14:textId="411D4216" w:rsidR="00824F04" w:rsidRPr="00824F04" w:rsidRDefault="00824F04" w:rsidP="00824F04">
            <w:pPr>
              <w:cnfStyle w:val="001000100000" w:firstRow="0" w:lastRow="0" w:firstColumn="1" w:lastColumn="0" w:oddVBand="0" w:evenVBand="0" w:oddHBand="1" w:evenHBand="0" w:firstRowFirstColumn="0" w:firstRowLastColumn="0" w:lastRowFirstColumn="0" w:lastRowLastColumn="0"/>
              <w:rPr>
                <w:ins w:id="4949" w:author="Sahin, Burak" w:date="2017-03-21T15:08:00Z"/>
                <w:b w:val="0"/>
                <w:rPrChange w:id="4950" w:author="Sahin, Burak" w:date="2017-03-31T12:46:00Z">
                  <w:rPr>
                    <w:ins w:id="4951" w:author="Sahin, Burak" w:date="2017-03-21T15:08:00Z"/>
                  </w:rPr>
                </w:rPrChange>
              </w:rPr>
            </w:pPr>
            <w:ins w:id="4952" w:author="Sahin, Burak" w:date="2017-03-31T12:46:00Z">
              <w:r w:rsidRPr="00824F04">
                <w:rPr>
                  <w:rFonts w:ascii="Calibri" w:hAnsi="Calibri"/>
                  <w:color w:val="000000"/>
                </w:rPr>
                <w:t>Property tax bill, statement or receipt from the</w:t>
              </w:r>
              <w:r w:rsidRPr="00824F04">
                <w:rPr>
                  <w:rFonts w:ascii="Calibri" w:hAnsi="Calibri"/>
                  <w:color w:val="000000"/>
                </w:rPr>
                <w:br/>
                <w:t>past year</w:t>
              </w:r>
            </w:ins>
          </w:p>
        </w:tc>
        <w:tc>
          <w:tcPr>
            <w:tcW w:w="3117" w:type="dxa"/>
            <w:vAlign w:val="center"/>
            <w:tcPrChange w:id="4953" w:author="Sahin, Burak" w:date="2017-03-31T12:46:00Z">
              <w:tcPr>
                <w:tcW w:w="3117" w:type="dxa"/>
              </w:tcPr>
            </w:tcPrChange>
          </w:tcPr>
          <w:p w14:paraId="5FD05F23" w14:textId="26684D97" w:rsidR="00824F04" w:rsidRDefault="00824F04" w:rsidP="00824F04">
            <w:pPr>
              <w:cnfStyle w:val="000000100000" w:firstRow="0" w:lastRow="0" w:firstColumn="0" w:lastColumn="0" w:oddVBand="0" w:evenVBand="0" w:oddHBand="1" w:evenHBand="0" w:firstRowFirstColumn="0" w:firstRowLastColumn="0" w:lastRowFirstColumn="0" w:lastRowLastColumn="0"/>
              <w:rPr>
                <w:ins w:id="4954" w:author="Sahin, Burak" w:date="2017-03-21T15:08:00Z"/>
              </w:rPr>
            </w:pPr>
            <w:ins w:id="4955" w:author="Sahin, Burak" w:date="2017-03-31T12:46:00Z">
              <w:r>
                <w:rPr>
                  <w:rFonts w:ascii="Calibri" w:hAnsi="Calibri"/>
                  <w:color w:val="000000"/>
                </w:rPr>
                <w:t>Current NJ digital driver license</w:t>
              </w:r>
            </w:ins>
          </w:p>
        </w:tc>
        <w:tc>
          <w:tcPr>
            <w:tcW w:w="3117" w:type="dxa"/>
            <w:vAlign w:val="center"/>
            <w:tcPrChange w:id="4956" w:author="Sahin, Burak" w:date="2017-03-31T12:46:00Z">
              <w:tcPr>
                <w:tcW w:w="3117" w:type="dxa"/>
              </w:tcPr>
            </w:tcPrChange>
          </w:tcPr>
          <w:p w14:paraId="57DEB40E" w14:textId="2E355695" w:rsidR="00824F04" w:rsidRDefault="00824F04" w:rsidP="00824F04">
            <w:pPr>
              <w:cnfStyle w:val="000000100000" w:firstRow="0" w:lastRow="0" w:firstColumn="0" w:lastColumn="0" w:oddVBand="0" w:evenVBand="0" w:oddHBand="1" w:evenHBand="0" w:firstRowFirstColumn="0" w:firstRowLastColumn="0" w:lastRowFirstColumn="0" w:lastRowLastColumn="0"/>
              <w:rPr>
                <w:ins w:id="4957" w:author="Sahin, Burak" w:date="2017-03-21T15:08:00Z"/>
              </w:rPr>
            </w:pPr>
            <w:ins w:id="4958" w:author="Sahin, Burak" w:date="2017-03-31T12:45:00Z">
              <w:r>
                <w:rPr>
                  <w:rFonts w:ascii="Calibri" w:hAnsi="Calibri"/>
                  <w:color w:val="000000"/>
                </w:rPr>
                <w:t xml:space="preserve">US military photo retiree card </w:t>
              </w:r>
            </w:ins>
          </w:p>
        </w:tc>
      </w:tr>
      <w:tr w:rsidR="00824F04" w14:paraId="73D1B5DE" w14:textId="77777777" w:rsidTr="00E87AC5">
        <w:trPr>
          <w:ins w:id="4959" w:author="Sahin, Burak" w:date="2017-03-21T15:08:00Z"/>
        </w:trPr>
        <w:tc>
          <w:tcPr>
            <w:cnfStyle w:val="001000000000" w:firstRow="0" w:lastRow="0" w:firstColumn="1" w:lastColumn="0" w:oddVBand="0" w:evenVBand="0" w:oddHBand="0" w:evenHBand="0" w:firstRowFirstColumn="0" w:firstRowLastColumn="0" w:lastRowFirstColumn="0" w:lastRowLastColumn="0"/>
            <w:tcW w:w="3116" w:type="dxa"/>
            <w:vAlign w:val="center"/>
            <w:tcPrChange w:id="4960" w:author="Sahin, Burak" w:date="2017-03-31T12:46:00Z">
              <w:tcPr>
                <w:tcW w:w="3116" w:type="dxa"/>
              </w:tcPr>
            </w:tcPrChange>
          </w:tcPr>
          <w:p w14:paraId="5D57C79D" w14:textId="1A7D2454" w:rsidR="00824F04" w:rsidRPr="00824F04" w:rsidRDefault="00824F04" w:rsidP="00824F04">
            <w:pPr>
              <w:rPr>
                <w:ins w:id="4961" w:author="Sahin, Burak" w:date="2017-03-21T15:08:00Z"/>
                <w:b w:val="0"/>
                <w:rPrChange w:id="4962" w:author="Sahin, Burak" w:date="2017-03-31T12:46:00Z">
                  <w:rPr>
                    <w:ins w:id="4963" w:author="Sahin, Burak" w:date="2017-03-21T15:08:00Z"/>
                  </w:rPr>
                </w:rPrChange>
              </w:rPr>
            </w:pPr>
            <w:ins w:id="4964" w:author="Sahin, Burak" w:date="2017-03-31T12:46:00Z">
              <w:r w:rsidRPr="00824F04">
                <w:rPr>
                  <w:rFonts w:ascii="Calibri" w:hAnsi="Calibri"/>
                  <w:color w:val="000000"/>
                </w:rPr>
                <w:t>Any letter or correspondence (including tax bills)</w:t>
              </w:r>
              <w:r w:rsidRPr="00824F04">
                <w:rPr>
                  <w:rFonts w:ascii="Calibri" w:hAnsi="Calibri"/>
                  <w:color w:val="000000"/>
                </w:rPr>
                <w:br/>
                <w:t>received from the IRS or state tax office in the last year</w:t>
              </w:r>
            </w:ins>
          </w:p>
        </w:tc>
        <w:tc>
          <w:tcPr>
            <w:tcW w:w="3117" w:type="dxa"/>
            <w:vAlign w:val="center"/>
            <w:tcPrChange w:id="4965" w:author="Sahin, Burak" w:date="2017-03-31T12:46:00Z">
              <w:tcPr>
                <w:tcW w:w="3117" w:type="dxa"/>
              </w:tcPr>
            </w:tcPrChange>
          </w:tcPr>
          <w:p w14:paraId="0B91A7AF" w14:textId="0A755760" w:rsidR="00824F04" w:rsidRDefault="00824F04" w:rsidP="00824F04">
            <w:pPr>
              <w:cnfStyle w:val="000000000000" w:firstRow="0" w:lastRow="0" w:firstColumn="0" w:lastColumn="0" w:oddVBand="0" w:evenVBand="0" w:oddHBand="0" w:evenHBand="0" w:firstRowFirstColumn="0" w:firstRowLastColumn="0" w:lastRowFirstColumn="0" w:lastRowLastColumn="0"/>
              <w:rPr>
                <w:ins w:id="4966" w:author="Sahin, Burak" w:date="2017-03-21T15:08:00Z"/>
              </w:rPr>
            </w:pPr>
            <w:ins w:id="4967" w:author="Sahin, Burak" w:date="2017-03-31T12:46:00Z">
              <w:r>
                <w:rPr>
                  <w:rFonts w:ascii="Calibri" w:hAnsi="Calibri"/>
                  <w:color w:val="000000"/>
                </w:rPr>
                <w:t>Current NJ digital non-driver ID card</w:t>
              </w:r>
            </w:ins>
          </w:p>
        </w:tc>
        <w:tc>
          <w:tcPr>
            <w:tcW w:w="3117" w:type="dxa"/>
            <w:vAlign w:val="center"/>
            <w:tcPrChange w:id="4968" w:author="Sahin, Burak" w:date="2017-03-31T12:46:00Z">
              <w:tcPr>
                <w:tcW w:w="3117" w:type="dxa"/>
              </w:tcPr>
            </w:tcPrChange>
          </w:tcPr>
          <w:p w14:paraId="6DDA8949" w14:textId="4F475663" w:rsidR="00824F04" w:rsidRDefault="00824F04" w:rsidP="00824F04">
            <w:pPr>
              <w:cnfStyle w:val="000000000000" w:firstRow="0" w:lastRow="0" w:firstColumn="0" w:lastColumn="0" w:oddVBand="0" w:evenVBand="0" w:oddHBand="0" w:evenHBand="0" w:firstRowFirstColumn="0" w:firstRowLastColumn="0" w:lastRowFirstColumn="0" w:lastRowLastColumn="0"/>
              <w:rPr>
                <w:ins w:id="4969" w:author="Sahin, Burak" w:date="2017-03-21T15:08:00Z"/>
              </w:rPr>
            </w:pPr>
            <w:ins w:id="4970" w:author="Sahin, Burak" w:date="2017-03-31T12:45:00Z">
              <w:r>
                <w:rPr>
                  <w:rFonts w:ascii="Calibri" w:hAnsi="Calibri"/>
                  <w:color w:val="000000"/>
                </w:rPr>
                <w:t xml:space="preserve">Valid NJ firearm purchaser card </w:t>
              </w:r>
            </w:ins>
          </w:p>
        </w:tc>
      </w:tr>
      <w:tr w:rsidR="00824F04" w14:paraId="791B8290" w14:textId="77777777" w:rsidTr="00E87AC5">
        <w:trPr>
          <w:cnfStyle w:val="000000100000" w:firstRow="0" w:lastRow="0" w:firstColumn="0" w:lastColumn="0" w:oddVBand="0" w:evenVBand="0" w:oddHBand="1" w:evenHBand="0" w:firstRowFirstColumn="0" w:firstRowLastColumn="0" w:lastRowFirstColumn="0" w:lastRowLastColumn="0"/>
          <w:ins w:id="4971" w:author="Sahin, Burak" w:date="2017-03-21T15:08:00Z"/>
        </w:trPr>
        <w:tc>
          <w:tcPr>
            <w:cnfStyle w:val="001000000000" w:firstRow="0" w:lastRow="0" w:firstColumn="1" w:lastColumn="0" w:oddVBand="0" w:evenVBand="0" w:oddHBand="0" w:evenHBand="0" w:firstRowFirstColumn="0" w:firstRowLastColumn="0" w:lastRowFirstColumn="0" w:lastRowLastColumn="0"/>
            <w:tcW w:w="3116" w:type="dxa"/>
            <w:vAlign w:val="center"/>
            <w:tcPrChange w:id="4972" w:author="Sahin, Burak" w:date="2017-03-31T12:46:00Z">
              <w:tcPr>
                <w:tcW w:w="3116" w:type="dxa"/>
              </w:tcPr>
            </w:tcPrChange>
          </w:tcPr>
          <w:p w14:paraId="4F3B0BB2" w14:textId="4DE7784A" w:rsidR="00824F04" w:rsidRPr="00824F04" w:rsidRDefault="00824F04" w:rsidP="00824F04">
            <w:pPr>
              <w:cnfStyle w:val="001000100000" w:firstRow="0" w:lastRow="0" w:firstColumn="1" w:lastColumn="0" w:oddVBand="0" w:evenVBand="0" w:oddHBand="1" w:evenHBand="0" w:firstRowFirstColumn="0" w:firstRowLastColumn="0" w:lastRowFirstColumn="0" w:lastRowLastColumn="0"/>
              <w:rPr>
                <w:ins w:id="4973" w:author="Sahin, Burak" w:date="2017-03-21T15:08:00Z"/>
                <w:b w:val="0"/>
                <w:rPrChange w:id="4974" w:author="Sahin, Burak" w:date="2017-03-31T12:46:00Z">
                  <w:rPr>
                    <w:ins w:id="4975" w:author="Sahin, Burak" w:date="2017-03-21T15:08:00Z"/>
                  </w:rPr>
                </w:rPrChange>
              </w:rPr>
            </w:pPr>
            <w:ins w:id="4976" w:author="Sahin, Burak" w:date="2017-03-31T12:46:00Z">
              <w:r w:rsidRPr="00824F04">
                <w:rPr>
                  <w:rFonts w:ascii="Calibri" w:hAnsi="Calibri"/>
                  <w:color w:val="000000"/>
                </w:rPr>
                <w:t>First-class mail received from any federal, state or</w:t>
              </w:r>
              <w:r w:rsidRPr="00824F04">
                <w:rPr>
                  <w:rFonts w:ascii="Calibri" w:hAnsi="Calibri"/>
                  <w:color w:val="000000"/>
                </w:rPr>
                <w:br/>
                <w:t>local government agency in the past six months</w:t>
              </w:r>
            </w:ins>
          </w:p>
        </w:tc>
        <w:tc>
          <w:tcPr>
            <w:tcW w:w="3117" w:type="dxa"/>
            <w:vAlign w:val="center"/>
            <w:tcPrChange w:id="4977" w:author="Sahin, Burak" w:date="2017-03-31T12:46:00Z">
              <w:tcPr>
                <w:tcW w:w="3117" w:type="dxa"/>
              </w:tcPr>
            </w:tcPrChange>
          </w:tcPr>
          <w:p w14:paraId="273C83DB" w14:textId="52A5B638" w:rsidR="00824F04" w:rsidRDefault="00824F04" w:rsidP="00824F04">
            <w:pPr>
              <w:cnfStyle w:val="000000100000" w:firstRow="0" w:lastRow="0" w:firstColumn="0" w:lastColumn="0" w:oddVBand="0" w:evenVBand="0" w:oddHBand="1" w:evenHBand="0" w:firstRowFirstColumn="0" w:firstRowLastColumn="0" w:lastRowFirstColumn="0" w:lastRowLastColumn="0"/>
              <w:rPr>
                <w:ins w:id="4978" w:author="Sahin, Burak" w:date="2017-03-21T15:08:00Z"/>
              </w:rPr>
            </w:pPr>
            <w:ins w:id="4979" w:author="Sahin, Burak" w:date="2017-03-31T12:46:00Z">
              <w:r>
                <w:rPr>
                  <w:rFonts w:ascii="Calibri" w:hAnsi="Calibri"/>
                  <w:color w:val="000000"/>
                </w:rPr>
                <w:t>Current NJ digital boat license</w:t>
              </w:r>
            </w:ins>
          </w:p>
        </w:tc>
        <w:tc>
          <w:tcPr>
            <w:tcW w:w="3117" w:type="dxa"/>
            <w:vAlign w:val="center"/>
            <w:tcPrChange w:id="4980" w:author="Sahin, Burak" w:date="2017-03-31T12:46:00Z">
              <w:tcPr>
                <w:tcW w:w="3117" w:type="dxa"/>
              </w:tcPr>
            </w:tcPrChange>
          </w:tcPr>
          <w:p w14:paraId="579B3A61" w14:textId="7ECA0002" w:rsidR="00824F04" w:rsidRDefault="00824F04" w:rsidP="00824F04">
            <w:pPr>
              <w:keepNext/>
              <w:cnfStyle w:val="000000100000" w:firstRow="0" w:lastRow="0" w:firstColumn="0" w:lastColumn="0" w:oddVBand="0" w:evenVBand="0" w:oddHBand="1" w:evenHBand="0" w:firstRowFirstColumn="0" w:firstRowLastColumn="0" w:lastRowFirstColumn="0" w:lastRowLastColumn="0"/>
              <w:rPr>
                <w:ins w:id="4981" w:author="Sahin, Burak" w:date="2017-03-21T15:08:00Z"/>
              </w:rPr>
            </w:pPr>
            <w:ins w:id="4982" w:author="Sahin, Burak" w:date="2017-03-31T12:45:00Z">
              <w:r>
                <w:rPr>
                  <w:rFonts w:ascii="Calibri" w:hAnsi="Calibri"/>
                  <w:color w:val="000000"/>
                </w:rPr>
                <w:t>US school photo ID card with transcript or school records</w:t>
              </w:r>
            </w:ins>
          </w:p>
        </w:tc>
      </w:tr>
      <w:tr w:rsidR="00824F04" w14:paraId="24F79E5D" w14:textId="77777777" w:rsidTr="00E87AC5">
        <w:tblPrEx>
          <w:tblPrExChange w:id="4983" w:author="Sahin, Burak" w:date="2017-03-31T12:46:00Z">
            <w:tblPrEx>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Ex>
          </w:tblPrExChange>
        </w:tblPrEx>
        <w:trPr>
          <w:ins w:id="4984"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vAlign w:val="center"/>
            <w:tcPrChange w:id="4985" w:author="Sahin, Burak" w:date="2017-03-31T12:46:00Z">
              <w:tcPr>
                <w:tcW w:w="3116" w:type="dxa"/>
              </w:tcPr>
            </w:tcPrChange>
          </w:tcPr>
          <w:p w14:paraId="52CF3B91" w14:textId="43FE9D8D" w:rsidR="00824F04" w:rsidRPr="00824F04" w:rsidRDefault="00824F04" w:rsidP="00824F04">
            <w:pPr>
              <w:rPr>
                <w:ins w:id="4986" w:author="Sahin, Burak" w:date="2017-03-31T12:45:00Z"/>
                <w:b w:val="0"/>
                <w:rPrChange w:id="4987" w:author="Sahin, Burak" w:date="2017-03-31T12:46:00Z">
                  <w:rPr>
                    <w:ins w:id="4988" w:author="Sahin, Burak" w:date="2017-03-31T12:45:00Z"/>
                  </w:rPr>
                </w:rPrChange>
              </w:rPr>
            </w:pPr>
            <w:ins w:id="4989" w:author="Sahin, Burak" w:date="2017-03-31T12:46:00Z">
              <w:r w:rsidRPr="00824F04">
                <w:rPr>
                  <w:rFonts w:ascii="Calibri" w:hAnsi="Calibri"/>
                  <w:color w:val="000000"/>
                </w:rPr>
                <w:t>If you are under 18, then we will accept a Parent or</w:t>
              </w:r>
              <w:r w:rsidRPr="00824F04">
                <w:rPr>
                  <w:rFonts w:ascii="Calibri" w:hAnsi="Calibri"/>
                  <w:color w:val="000000"/>
                </w:rPr>
                <w:br/>
                <w:t>Guardian Certification that verifies you are living with a</w:t>
              </w:r>
              <w:r w:rsidRPr="00824F04">
                <w:rPr>
                  <w:rFonts w:ascii="Calibri" w:hAnsi="Calibri"/>
                  <w:color w:val="000000"/>
                </w:rPr>
                <w:br/>
                <w:t>parent or guardian</w:t>
              </w:r>
            </w:ins>
          </w:p>
        </w:tc>
        <w:tc>
          <w:tcPr>
            <w:tcW w:w="3117" w:type="dxa"/>
            <w:vAlign w:val="center"/>
            <w:tcPrChange w:id="4990" w:author="Sahin, Burak" w:date="2017-03-31T12:46:00Z">
              <w:tcPr>
                <w:tcW w:w="3117" w:type="dxa"/>
              </w:tcPr>
            </w:tcPrChange>
          </w:tcPr>
          <w:p w14:paraId="732D1798" w14:textId="3A4C72F6" w:rsidR="00824F04" w:rsidRDefault="00824F04" w:rsidP="00824F04">
            <w:pPr>
              <w:cnfStyle w:val="000000000000" w:firstRow="0" w:lastRow="0" w:firstColumn="0" w:lastColumn="0" w:oddVBand="0" w:evenVBand="0" w:oddHBand="0" w:evenHBand="0" w:firstRowFirstColumn="0" w:firstRowLastColumn="0" w:lastRowFirstColumn="0" w:lastRowLastColumn="0"/>
              <w:rPr>
                <w:ins w:id="4991" w:author="Sahin, Burak" w:date="2017-03-31T12:45:00Z"/>
              </w:rPr>
            </w:pPr>
            <w:ins w:id="4992" w:author="Sahin, Burak" w:date="2017-03-31T12:46:00Z">
              <w:r>
                <w:rPr>
                  <w:rFonts w:ascii="Calibri" w:hAnsi="Calibri"/>
                  <w:color w:val="000000"/>
                </w:rPr>
                <w:t xml:space="preserve">Valid active duty US military photo ID card </w:t>
              </w:r>
            </w:ins>
          </w:p>
        </w:tc>
        <w:tc>
          <w:tcPr>
            <w:tcW w:w="3117" w:type="dxa"/>
            <w:vAlign w:val="center"/>
            <w:tcPrChange w:id="4993" w:author="Sahin, Burak" w:date="2017-03-31T12:46:00Z">
              <w:tcPr>
                <w:tcW w:w="3117" w:type="dxa"/>
              </w:tcPr>
            </w:tcPrChange>
          </w:tcPr>
          <w:p w14:paraId="23EF0DF8" w14:textId="266F4A15" w:rsidR="00824F04" w:rsidRDefault="00824F04" w:rsidP="00824F04">
            <w:pPr>
              <w:keepNext/>
              <w:cnfStyle w:val="000000000000" w:firstRow="0" w:lastRow="0" w:firstColumn="0" w:lastColumn="0" w:oddVBand="0" w:evenVBand="0" w:oddHBand="0" w:evenHBand="0" w:firstRowFirstColumn="0" w:firstRowLastColumn="0" w:lastRowFirstColumn="0" w:lastRowLastColumn="0"/>
              <w:rPr>
                <w:ins w:id="4994" w:author="Sahin, Burak" w:date="2017-03-31T12:45:00Z"/>
              </w:rPr>
            </w:pPr>
            <w:ins w:id="4995" w:author="Sahin, Burak" w:date="2017-03-31T12:45:00Z">
              <w:r>
                <w:rPr>
                  <w:rFonts w:ascii="Calibri" w:hAnsi="Calibri"/>
                  <w:color w:val="000000"/>
                </w:rPr>
                <w:t xml:space="preserve">US college photo ID card with transcript </w:t>
              </w:r>
            </w:ins>
          </w:p>
        </w:tc>
      </w:tr>
      <w:tr w:rsidR="00824F04" w14:paraId="7314D562" w14:textId="77777777" w:rsidTr="00E87AC5">
        <w:trPr>
          <w:cnfStyle w:val="000000100000" w:firstRow="0" w:lastRow="0" w:firstColumn="0" w:lastColumn="0" w:oddVBand="0" w:evenVBand="0" w:oddHBand="1" w:evenHBand="0" w:firstRowFirstColumn="0" w:firstRowLastColumn="0" w:lastRowFirstColumn="0" w:lastRowLastColumn="0"/>
          <w:ins w:id="4996"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vMerge w:val="restart"/>
          </w:tcPr>
          <w:p w14:paraId="68A27844" w14:textId="77777777" w:rsidR="00824F04" w:rsidRDefault="00824F04" w:rsidP="00824F04">
            <w:pPr>
              <w:rPr>
                <w:ins w:id="4997" w:author="Sahin, Burak" w:date="2017-03-31T12:45:00Z"/>
              </w:rPr>
            </w:pPr>
          </w:p>
        </w:tc>
        <w:tc>
          <w:tcPr>
            <w:tcW w:w="3117" w:type="dxa"/>
            <w:vAlign w:val="center"/>
          </w:tcPr>
          <w:p w14:paraId="3BECC070" w14:textId="21E3216F" w:rsidR="00824F04" w:rsidRDefault="00824F04" w:rsidP="00824F04">
            <w:pPr>
              <w:cnfStyle w:val="000000100000" w:firstRow="0" w:lastRow="0" w:firstColumn="0" w:lastColumn="0" w:oddVBand="0" w:evenVBand="0" w:oddHBand="1" w:evenHBand="0" w:firstRowFirstColumn="0" w:firstRowLastColumn="0" w:lastRowFirstColumn="0" w:lastRowLastColumn="0"/>
              <w:rPr>
                <w:ins w:id="4998" w:author="Sahin, Burak" w:date="2017-03-31T12:45:00Z"/>
              </w:rPr>
            </w:pPr>
            <w:ins w:id="4999" w:author="Sahin, Burak" w:date="2017-03-31T12:46:00Z">
              <w:r>
                <w:rPr>
                  <w:rFonts w:ascii="Calibri" w:hAnsi="Calibri"/>
                  <w:color w:val="000000"/>
                </w:rPr>
                <w:t>US adoption papers</w:t>
              </w:r>
            </w:ins>
          </w:p>
        </w:tc>
        <w:tc>
          <w:tcPr>
            <w:tcW w:w="3117" w:type="dxa"/>
            <w:vAlign w:val="center"/>
          </w:tcPr>
          <w:p w14:paraId="049F6C92" w14:textId="1679DD20" w:rsidR="00824F04" w:rsidRDefault="00824F04" w:rsidP="00824F04">
            <w:pPr>
              <w:keepNext/>
              <w:cnfStyle w:val="000000100000" w:firstRow="0" w:lastRow="0" w:firstColumn="0" w:lastColumn="0" w:oddVBand="0" w:evenVBand="0" w:oddHBand="1" w:evenHBand="0" w:firstRowFirstColumn="0" w:firstRowLastColumn="0" w:lastRowFirstColumn="0" w:lastRowLastColumn="0"/>
              <w:rPr>
                <w:ins w:id="5000" w:author="Sahin, Burak" w:date="2017-03-31T12:45:00Z"/>
              </w:rPr>
            </w:pPr>
            <w:ins w:id="5001" w:author="Sahin, Burak" w:date="2017-03-31T12:45:00Z">
              <w:r>
                <w:rPr>
                  <w:rFonts w:ascii="Calibri" w:hAnsi="Calibri"/>
                  <w:color w:val="000000"/>
                </w:rPr>
                <w:t xml:space="preserve">Valid federal, state or local government employee driver license </w:t>
              </w:r>
            </w:ins>
          </w:p>
        </w:tc>
      </w:tr>
      <w:tr w:rsidR="00824F04" w14:paraId="6CFB1E2A" w14:textId="77777777" w:rsidTr="00E87AC5">
        <w:trPr>
          <w:ins w:id="5002"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vMerge/>
          </w:tcPr>
          <w:p w14:paraId="43D4CACE" w14:textId="77777777" w:rsidR="00824F04" w:rsidRDefault="00824F04" w:rsidP="00824F04">
            <w:pPr>
              <w:rPr>
                <w:ins w:id="5003" w:author="Sahin, Burak" w:date="2017-03-31T12:45:00Z"/>
              </w:rPr>
            </w:pPr>
          </w:p>
        </w:tc>
        <w:tc>
          <w:tcPr>
            <w:tcW w:w="3117" w:type="dxa"/>
            <w:vAlign w:val="center"/>
          </w:tcPr>
          <w:p w14:paraId="5575088B" w14:textId="21865F8A" w:rsidR="00824F04" w:rsidRDefault="00824F04" w:rsidP="00824F04">
            <w:pPr>
              <w:cnfStyle w:val="000000000000" w:firstRow="0" w:lastRow="0" w:firstColumn="0" w:lastColumn="0" w:oddVBand="0" w:evenVBand="0" w:oddHBand="0" w:evenHBand="0" w:firstRowFirstColumn="0" w:firstRowLastColumn="0" w:lastRowFirstColumn="0" w:lastRowLastColumn="0"/>
              <w:rPr>
                <w:ins w:id="5004" w:author="Sahin, Burak" w:date="2017-03-31T12:45:00Z"/>
              </w:rPr>
            </w:pPr>
            <w:ins w:id="5005" w:author="Sahin, Burak" w:date="2017-03-31T12:46:00Z">
              <w:r>
                <w:rPr>
                  <w:rFonts w:ascii="Calibri" w:hAnsi="Calibri"/>
                  <w:color w:val="000000"/>
                </w:rPr>
                <w:t>Certificate of naturalization (Form N-550, N-570 or N-578)</w:t>
              </w:r>
            </w:ins>
          </w:p>
        </w:tc>
        <w:tc>
          <w:tcPr>
            <w:tcW w:w="3117" w:type="dxa"/>
            <w:vAlign w:val="center"/>
          </w:tcPr>
          <w:p w14:paraId="05D58FD2" w14:textId="5C24D1C4" w:rsidR="00824F04" w:rsidRDefault="00824F04" w:rsidP="00824F04">
            <w:pPr>
              <w:keepNext/>
              <w:cnfStyle w:val="000000000000" w:firstRow="0" w:lastRow="0" w:firstColumn="0" w:lastColumn="0" w:oddVBand="0" w:evenVBand="0" w:oddHBand="0" w:evenHBand="0" w:firstRowFirstColumn="0" w:firstRowLastColumn="0" w:lastRowFirstColumn="0" w:lastRowLastColumn="0"/>
              <w:rPr>
                <w:ins w:id="5006" w:author="Sahin, Burak" w:date="2017-03-31T12:45:00Z"/>
              </w:rPr>
            </w:pPr>
            <w:ins w:id="5007" w:author="Sahin, Burak" w:date="2017-03-31T12:45:00Z">
              <w:r>
                <w:rPr>
                  <w:rFonts w:ascii="Calibri" w:hAnsi="Calibri"/>
                  <w:color w:val="000000"/>
                </w:rPr>
                <w:t xml:space="preserve">Valid federal, state or local government employee photo ID card </w:t>
              </w:r>
            </w:ins>
          </w:p>
        </w:tc>
      </w:tr>
      <w:tr w:rsidR="00824F04" w14:paraId="4DF82548" w14:textId="77777777" w:rsidTr="00E87AC5">
        <w:trPr>
          <w:cnfStyle w:val="000000100000" w:firstRow="0" w:lastRow="0" w:firstColumn="0" w:lastColumn="0" w:oddVBand="0" w:evenVBand="0" w:oddHBand="1" w:evenHBand="0" w:firstRowFirstColumn="0" w:firstRowLastColumn="0" w:lastRowFirstColumn="0" w:lastRowLastColumn="0"/>
          <w:ins w:id="5008"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vMerge/>
          </w:tcPr>
          <w:p w14:paraId="64C24169" w14:textId="77777777" w:rsidR="00824F04" w:rsidRDefault="00824F04" w:rsidP="00824F04">
            <w:pPr>
              <w:rPr>
                <w:ins w:id="5009" w:author="Sahin, Burak" w:date="2017-03-31T12:45:00Z"/>
              </w:rPr>
            </w:pPr>
          </w:p>
        </w:tc>
        <w:tc>
          <w:tcPr>
            <w:tcW w:w="3117" w:type="dxa"/>
            <w:vAlign w:val="center"/>
          </w:tcPr>
          <w:p w14:paraId="0B545382" w14:textId="3B0BFE29" w:rsidR="00824F04" w:rsidRDefault="00824F04" w:rsidP="00824F04">
            <w:pPr>
              <w:cnfStyle w:val="000000100000" w:firstRow="0" w:lastRow="0" w:firstColumn="0" w:lastColumn="0" w:oddVBand="0" w:evenVBand="0" w:oddHBand="1" w:evenHBand="0" w:firstRowFirstColumn="0" w:firstRowLastColumn="0" w:lastRowFirstColumn="0" w:lastRowLastColumn="0"/>
              <w:rPr>
                <w:ins w:id="5010" w:author="Sahin, Burak" w:date="2017-03-31T12:45:00Z"/>
              </w:rPr>
            </w:pPr>
            <w:ins w:id="5011" w:author="Sahin, Burak" w:date="2017-03-31T12:46:00Z">
              <w:r>
                <w:rPr>
                  <w:rFonts w:ascii="Calibri" w:hAnsi="Calibri"/>
                  <w:color w:val="000000"/>
                </w:rPr>
                <w:t>Certificate of citizenship (Form N-560, N-561 or N-645)</w:t>
              </w:r>
            </w:ins>
          </w:p>
        </w:tc>
        <w:tc>
          <w:tcPr>
            <w:tcW w:w="3117" w:type="dxa"/>
            <w:vAlign w:val="center"/>
          </w:tcPr>
          <w:p w14:paraId="3D144717" w14:textId="0B902E70" w:rsidR="00824F04" w:rsidRDefault="00824F04" w:rsidP="00824F04">
            <w:pPr>
              <w:keepNext/>
              <w:cnfStyle w:val="000000100000" w:firstRow="0" w:lastRow="0" w:firstColumn="0" w:lastColumn="0" w:oddVBand="0" w:evenVBand="0" w:oddHBand="1" w:evenHBand="0" w:firstRowFirstColumn="0" w:firstRowLastColumn="0" w:lastRowFirstColumn="0" w:lastRowLastColumn="0"/>
              <w:rPr>
                <w:ins w:id="5012" w:author="Sahin, Burak" w:date="2017-03-31T12:45:00Z"/>
              </w:rPr>
            </w:pPr>
            <w:ins w:id="5013" w:author="Sahin, Burak" w:date="2017-03-31T12:45:00Z">
              <w:r>
                <w:rPr>
                  <w:rFonts w:ascii="Calibri" w:hAnsi="Calibri"/>
                  <w:color w:val="000000"/>
                </w:rPr>
                <w:t xml:space="preserve">US military discharge papers (DD214) </w:t>
              </w:r>
            </w:ins>
          </w:p>
        </w:tc>
      </w:tr>
      <w:tr w:rsidR="00824F04" w14:paraId="08F5800E" w14:textId="77777777" w:rsidTr="00E87AC5">
        <w:trPr>
          <w:ins w:id="5014"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vMerge/>
          </w:tcPr>
          <w:p w14:paraId="269285E4" w14:textId="77777777" w:rsidR="00824F04" w:rsidRDefault="00824F04" w:rsidP="00824F04">
            <w:pPr>
              <w:rPr>
                <w:ins w:id="5015" w:author="Sahin, Burak" w:date="2017-03-31T12:45:00Z"/>
              </w:rPr>
            </w:pPr>
          </w:p>
        </w:tc>
        <w:tc>
          <w:tcPr>
            <w:tcW w:w="3117" w:type="dxa"/>
            <w:vAlign w:val="center"/>
          </w:tcPr>
          <w:p w14:paraId="5E2748B4" w14:textId="56223A3E" w:rsidR="00824F04" w:rsidRDefault="00824F04" w:rsidP="00824F04">
            <w:pPr>
              <w:cnfStyle w:val="000000000000" w:firstRow="0" w:lastRow="0" w:firstColumn="0" w:lastColumn="0" w:oddVBand="0" w:evenVBand="0" w:oddHBand="0" w:evenHBand="0" w:firstRowFirstColumn="0" w:firstRowLastColumn="0" w:lastRowFirstColumn="0" w:lastRowLastColumn="0"/>
              <w:rPr>
                <w:ins w:id="5016" w:author="Sahin, Burak" w:date="2017-03-31T12:45:00Z"/>
              </w:rPr>
            </w:pPr>
            <w:ins w:id="5017" w:author="Sahin, Burak" w:date="2017-03-31T12:46:00Z">
              <w:r>
                <w:rPr>
                  <w:rFonts w:ascii="Calibri" w:hAnsi="Calibri"/>
                  <w:color w:val="000000"/>
                </w:rPr>
                <w:t>Foreign passport with INS or USCIS verification and valid record of arrival/departure (Form I-94)</w:t>
              </w:r>
            </w:ins>
          </w:p>
        </w:tc>
        <w:tc>
          <w:tcPr>
            <w:tcW w:w="3117" w:type="dxa"/>
            <w:vAlign w:val="center"/>
          </w:tcPr>
          <w:p w14:paraId="241D092B" w14:textId="3552372F" w:rsidR="00824F04" w:rsidRDefault="00824F04" w:rsidP="00824F04">
            <w:pPr>
              <w:keepNext/>
              <w:cnfStyle w:val="000000000000" w:firstRow="0" w:lastRow="0" w:firstColumn="0" w:lastColumn="0" w:oddVBand="0" w:evenVBand="0" w:oddHBand="0" w:evenHBand="0" w:firstRowFirstColumn="0" w:firstRowLastColumn="0" w:lastRowFirstColumn="0" w:lastRowLastColumn="0"/>
              <w:rPr>
                <w:ins w:id="5018" w:author="Sahin, Burak" w:date="2017-03-31T12:45:00Z"/>
              </w:rPr>
            </w:pPr>
            <w:ins w:id="5019" w:author="Sahin, Burak" w:date="2017-03-31T12:45:00Z">
              <w:r>
                <w:rPr>
                  <w:rFonts w:ascii="Calibri" w:hAnsi="Calibri"/>
                  <w:color w:val="000000"/>
                </w:rPr>
                <w:t>FAA pilot license</w:t>
              </w:r>
            </w:ins>
          </w:p>
        </w:tc>
      </w:tr>
      <w:tr w:rsidR="00824F04" w14:paraId="484362CC" w14:textId="77777777" w:rsidTr="00E87AC5">
        <w:trPr>
          <w:cnfStyle w:val="000000100000" w:firstRow="0" w:lastRow="0" w:firstColumn="0" w:lastColumn="0" w:oddVBand="0" w:evenVBand="0" w:oddHBand="1" w:evenHBand="0" w:firstRowFirstColumn="0" w:firstRowLastColumn="0" w:lastRowFirstColumn="0" w:lastRowLastColumn="0"/>
          <w:ins w:id="5020"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vMerge/>
          </w:tcPr>
          <w:p w14:paraId="6C167B39" w14:textId="77777777" w:rsidR="00824F04" w:rsidRDefault="00824F04" w:rsidP="00824F04">
            <w:pPr>
              <w:rPr>
                <w:ins w:id="5021" w:author="Sahin, Burak" w:date="2017-03-31T12:45:00Z"/>
              </w:rPr>
            </w:pPr>
          </w:p>
        </w:tc>
        <w:tc>
          <w:tcPr>
            <w:tcW w:w="3117" w:type="dxa"/>
            <w:vAlign w:val="center"/>
          </w:tcPr>
          <w:p w14:paraId="35821DBD" w14:textId="7A214412" w:rsidR="00824F04" w:rsidRDefault="00824F04" w:rsidP="00824F04">
            <w:pPr>
              <w:cnfStyle w:val="000000100000" w:firstRow="0" w:lastRow="0" w:firstColumn="0" w:lastColumn="0" w:oddVBand="0" w:evenVBand="0" w:oddHBand="1" w:evenHBand="0" w:firstRowFirstColumn="0" w:firstRowLastColumn="0" w:lastRowFirstColumn="0" w:lastRowLastColumn="0"/>
              <w:rPr>
                <w:ins w:id="5022" w:author="Sahin, Burak" w:date="2017-03-31T12:45:00Z"/>
              </w:rPr>
            </w:pPr>
            <w:ins w:id="5023" w:author="Sahin, Burak" w:date="2017-03-31T12:46:00Z">
              <w:r>
                <w:rPr>
                  <w:rFonts w:ascii="Calibri" w:hAnsi="Calibri"/>
                  <w:color w:val="000000"/>
                </w:rPr>
                <w:t>Foreign passport with INS or USCIS verification and valid Form I-551 stamp</w:t>
              </w:r>
            </w:ins>
          </w:p>
        </w:tc>
        <w:tc>
          <w:tcPr>
            <w:tcW w:w="3117" w:type="dxa"/>
            <w:vAlign w:val="center"/>
          </w:tcPr>
          <w:p w14:paraId="5BBBA204" w14:textId="2E1BDE44" w:rsidR="00824F04" w:rsidRDefault="00824F04" w:rsidP="00824F04">
            <w:pPr>
              <w:keepNext/>
              <w:cnfStyle w:val="000000100000" w:firstRow="0" w:lastRow="0" w:firstColumn="0" w:lastColumn="0" w:oddVBand="0" w:evenVBand="0" w:oddHBand="1" w:evenHBand="0" w:firstRowFirstColumn="0" w:firstRowLastColumn="0" w:lastRowFirstColumn="0" w:lastRowLastColumn="0"/>
              <w:rPr>
                <w:ins w:id="5024" w:author="Sahin, Burak" w:date="2017-03-31T12:45:00Z"/>
              </w:rPr>
            </w:pPr>
            <w:ins w:id="5025" w:author="Sahin, Burak" w:date="2017-03-31T12:45:00Z">
              <w:r>
                <w:rPr>
                  <w:rFonts w:ascii="Calibri" w:hAnsi="Calibri"/>
                  <w:color w:val="000000"/>
                </w:rPr>
                <w:t xml:space="preserve">Current PHOTO driver license from any other state or the District of Columbia </w:t>
              </w:r>
            </w:ins>
          </w:p>
        </w:tc>
      </w:tr>
      <w:tr w:rsidR="00824F04" w14:paraId="5B65666F" w14:textId="77777777" w:rsidTr="00E87AC5">
        <w:trPr>
          <w:ins w:id="5026"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vMerge/>
          </w:tcPr>
          <w:p w14:paraId="789108D4" w14:textId="77777777" w:rsidR="00824F04" w:rsidRDefault="00824F04" w:rsidP="00824F04">
            <w:pPr>
              <w:rPr>
                <w:ins w:id="5027" w:author="Sahin, Burak" w:date="2017-03-31T12:45:00Z"/>
              </w:rPr>
            </w:pPr>
          </w:p>
        </w:tc>
        <w:tc>
          <w:tcPr>
            <w:tcW w:w="3117" w:type="dxa"/>
            <w:vAlign w:val="center"/>
          </w:tcPr>
          <w:p w14:paraId="6F0C9996" w14:textId="693D67CA" w:rsidR="00824F04" w:rsidRDefault="00824F04" w:rsidP="00824F04">
            <w:pPr>
              <w:cnfStyle w:val="000000000000" w:firstRow="0" w:lastRow="0" w:firstColumn="0" w:lastColumn="0" w:oddVBand="0" w:evenVBand="0" w:oddHBand="0" w:evenHBand="0" w:firstRowFirstColumn="0" w:firstRowLastColumn="0" w:lastRowFirstColumn="0" w:lastRowLastColumn="0"/>
              <w:rPr>
                <w:ins w:id="5028" w:author="Sahin, Burak" w:date="2017-03-31T12:45:00Z"/>
              </w:rPr>
            </w:pPr>
            <w:ins w:id="5029" w:author="Sahin, Burak" w:date="2017-03-31T12:46:00Z">
              <w:r>
                <w:rPr>
                  <w:rFonts w:ascii="Calibri" w:hAnsi="Calibri"/>
                  <w:color w:val="000000"/>
                </w:rPr>
                <w:t xml:space="preserve">Current alien registration card (new Form I-551) with expiration date and verification from INS or USCIS </w:t>
              </w:r>
            </w:ins>
          </w:p>
        </w:tc>
        <w:tc>
          <w:tcPr>
            <w:tcW w:w="3117" w:type="dxa"/>
            <w:vAlign w:val="center"/>
          </w:tcPr>
          <w:p w14:paraId="516CF0F9" w14:textId="7E2AA885" w:rsidR="00824F04" w:rsidRDefault="00824F04" w:rsidP="00824F04">
            <w:pPr>
              <w:keepNext/>
              <w:cnfStyle w:val="000000000000" w:firstRow="0" w:lastRow="0" w:firstColumn="0" w:lastColumn="0" w:oddVBand="0" w:evenVBand="0" w:oddHBand="0" w:evenHBand="0" w:firstRowFirstColumn="0" w:firstRowLastColumn="0" w:lastRowFirstColumn="0" w:lastRowLastColumn="0"/>
              <w:rPr>
                <w:ins w:id="5030" w:author="Sahin, Burak" w:date="2017-03-31T12:45:00Z"/>
              </w:rPr>
            </w:pPr>
            <w:ins w:id="5031" w:author="Sahin, Burak" w:date="2017-03-31T12:45:00Z">
              <w:r>
                <w:rPr>
                  <w:rFonts w:ascii="Calibri" w:hAnsi="Calibri"/>
                  <w:color w:val="000000"/>
                </w:rPr>
                <w:t xml:space="preserve">Social Security card </w:t>
              </w:r>
            </w:ins>
          </w:p>
        </w:tc>
      </w:tr>
      <w:tr w:rsidR="00824F04" w14:paraId="7209772E" w14:textId="77777777" w:rsidTr="00E87AC5">
        <w:trPr>
          <w:cnfStyle w:val="000000100000" w:firstRow="0" w:lastRow="0" w:firstColumn="0" w:lastColumn="0" w:oddVBand="0" w:evenVBand="0" w:oddHBand="1" w:evenHBand="0" w:firstRowFirstColumn="0" w:firstRowLastColumn="0" w:lastRowFirstColumn="0" w:lastRowLastColumn="0"/>
          <w:ins w:id="5032"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vMerge/>
          </w:tcPr>
          <w:p w14:paraId="46AFE486" w14:textId="77777777" w:rsidR="00824F04" w:rsidRDefault="00824F04" w:rsidP="00824F04">
            <w:pPr>
              <w:rPr>
                <w:ins w:id="5033" w:author="Sahin, Burak" w:date="2017-03-31T12:45:00Z"/>
              </w:rPr>
            </w:pPr>
          </w:p>
        </w:tc>
        <w:tc>
          <w:tcPr>
            <w:tcW w:w="3117" w:type="dxa"/>
            <w:vAlign w:val="center"/>
          </w:tcPr>
          <w:p w14:paraId="64DEB435" w14:textId="73C396F5" w:rsidR="00824F04" w:rsidRDefault="00824F04" w:rsidP="00824F04">
            <w:pPr>
              <w:cnfStyle w:val="000000100000" w:firstRow="0" w:lastRow="0" w:firstColumn="0" w:lastColumn="0" w:oddVBand="0" w:evenVBand="0" w:oddHBand="1" w:evenHBand="0" w:firstRowFirstColumn="0" w:firstRowLastColumn="0" w:lastRowFirstColumn="0" w:lastRowLastColumn="0"/>
              <w:rPr>
                <w:ins w:id="5034" w:author="Sahin, Burak" w:date="2017-03-31T12:45:00Z"/>
              </w:rPr>
            </w:pPr>
            <w:ins w:id="5035" w:author="Sahin, Burak" w:date="2017-03-31T12:46:00Z">
              <w:r>
                <w:rPr>
                  <w:rFonts w:ascii="Calibri" w:hAnsi="Calibri"/>
                  <w:color w:val="000000"/>
                </w:rPr>
                <w:t>Refugee travel document (Form I-571)</w:t>
              </w:r>
            </w:ins>
          </w:p>
        </w:tc>
        <w:tc>
          <w:tcPr>
            <w:tcW w:w="3117" w:type="dxa"/>
            <w:vAlign w:val="center"/>
          </w:tcPr>
          <w:p w14:paraId="4EB432B0" w14:textId="45900401" w:rsidR="00824F04" w:rsidRDefault="00824F04" w:rsidP="00824F04">
            <w:pPr>
              <w:keepNext/>
              <w:cnfStyle w:val="000000100000" w:firstRow="0" w:lastRow="0" w:firstColumn="0" w:lastColumn="0" w:oddVBand="0" w:evenVBand="0" w:oddHBand="1" w:evenHBand="0" w:firstRowFirstColumn="0" w:firstRowLastColumn="0" w:lastRowFirstColumn="0" w:lastRowLastColumn="0"/>
              <w:rPr>
                <w:ins w:id="5036" w:author="Sahin, Burak" w:date="2017-03-31T12:45:00Z"/>
              </w:rPr>
            </w:pPr>
            <w:ins w:id="5037" w:author="Sahin, Burak" w:date="2017-03-31T12:45:00Z">
              <w:r>
                <w:rPr>
                  <w:rFonts w:ascii="Calibri" w:hAnsi="Calibri"/>
                  <w:color w:val="000000"/>
                </w:rPr>
                <w:t xml:space="preserve">Bank statement or record </w:t>
              </w:r>
            </w:ins>
          </w:p>
        </w:tc>
      </w:tr>
      <w:tr w:rsidR="00824F04" w14:paraId="1CE2D317" w14:textId="77777777" w:rsidTr="00E87AC5">
        <w:trPr>
          <w:ins w:id="5038"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vMerge/>
          </w:tcPr>
          <w:p w14:paraId="2887037F" w14:textId="77777777" w:rsidR="00824F04" w:rsidRDefault="00824F04" w:rsidP="00824F04">
            <w:pPr>
              <w:rPr>
                <w:ins w:id="5039" w:author="Sahin, Burak" w:date="2017-03-31T12:45:00Z"/>
              </w:rPr>
            </w:pPr>
          </w:p>
        </w:tc>
        <w:tc>
          <w:tcPr>
            <w:tcW w:w="3117" w:type="dxa"/>
            <w:vAlign w:val="center"/>
          </w:tcPr>
          <w:p w14:paraId="5E9DE318" w14:textId="31832865" w:rsidR="00824F04" w:rsidRDefault="00824F04" w:rsidP="00824F04">
            <w:pPr>
              <w:cnfStyle w:val="000000000000" w:firstRow="0" w:lastRow="0" w:firstColumn="0" w:lastColumn="0" w:oddVBand="0" w:evenVBand="0" w:oddHBand="0" w:evenHBand="0" w:firstRowFirstColumn="0" w:firstRowLastColumn="0" w:lastRowFirstColumn="0" w:lastRowLastColumn="0"/>
              <w:rPr>
                <w:ins w:id="5040" w:author="Sahin, Burak" w:date="2017-03-31T12:45:00Z"/>
              </w:rPr>
            </w:pPr>
            <w:ins w:id="5041" w:author="Sahin, Burak" w:date="2017-03-31T12:46:00Z">
              <w:r>
                <w:rPr>
                  <w:rFonts w:ascii="Calibri" w:hAnsi="Calibri"/>
                  <w:color w:val="000000"/>
                </w:rPr>
                <w:t>US re-entry permit (Form I-327)</w:t>
              </w:r>
            </w:ins>
          </w:p>
        </w:tc>
        <w:tc>
          <w:tcPr>
            <w:tcW w:w="3117" w:type="dxa"/>
            <w:vAlign w:val="center"/>
          </w:tcPr>
          <w:p w14:paraId="6A1E0641" w14:textId="40F686C9" w:rsidR="00824F04" w:rsidRDefault="00824F04" w:rsidP="00824F04">
            <w:pPr>
              <w:keepNext/>
              <w:cnfStyle w:val="000000000000" w:firstRow="0" w:lastRow="0" w:firstColumn="0" w:lastColumn="0" w:oddVBand="0" w:evenVBand="0" w:oddHBand="0" w:evenHBand="0" w:firstRowFirstColumn="0" w:firstRowLastColumn="0" w:lastRowFirstColumn="0" w:lastRowLastColumn="0"/>
              <w:rPr>
                <w:ins w:id="5042" w:author="Sahin, Burak" w:date="2017-03-31T12:45:00Z"/>
              </w:rPr>
            </w:pPr>
            <w:ins w:id="5043" w:author="Sahin, Burak" w:date="2017-03-31T12:45:00Z">
              <w:r>
                <w:rPr>
                  <w:rFonts w:ascii="Calibri" w:hAnsi="Calibri"/>
                  <w:color w:val="000000"/>
                </w:rPr>
                <w:t xml:space="preserve">ATM card with preprinted name and applicant’s signature. (Please note: An ATM card and bank statement cannot be submitted together.) </w:t>
              </w:r>
            </w:ins>
          </w:p>
        </w:tc>
      </w:tr>
      <w:tr w:rsidR="00824F04" w14:paraId="653C7C12" w14:textId="77777777" w:rsidTr="00E87AC5">
        <w:trPr>
          <w:cnfStyle w:val="000000100000" w:firstRow="0" w:lastRow="0" w:firstColumn="0" w:lastColumn="0" w:oddVBand="0" w:evenVBand="0" w:oddHBand="1" w:evenHBand="0" w:firstRowFirstColumn="0" w:firstRowLastColumn="0" w:lastRowFirstColumn="0" w:lastRowLastColumn="0"/>
          <w:ins w:id="5044"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vMerge/>
          </w:tcPr>
          <w:p w14:paraId="71C24BB5" w14:textId="77777777" w:rsidR="00824F04" w:rsidRDefault="00824F04" w:rsidP="00824F04">
            <w:pPr>
              <w:rPr>
                <w:ins w:id="5045" w:author="Sahin, Burak" w:date="2017-03-31T12:45:00Z"/>
              </w:rPr>
            </w:pPr>
          </w:p>
        </w:tc>
        <w:tc>
          <w:tcPr>
            <w:tcW w:w="3117" w:type="dxa"/>
            <w:vAlign w:val="center"/>
          </w:tcPr>
          <w:p w14:paraId="45DF421C" w14:textId="0FB17A0B" w:rsidR="00824F04" w:rsidRDefault="00824F04" w:rsidP="00824F04">
            <w:pPr>
              <w:cnfStyle w:val="000000100000" w:firstRow="0" w:lastRow="0" w:firstColumn="0" w:lastColumn="0" w:oddVBand="0" w:evenVBand="0" w:oddHBand="1" w:evenHBand="0" w:firstRowFirstColumn="0" w:firstRowLastColumn="0" w:lastRowFirstColumn="0" w:lastRowLastColumn="0"/>
              <w:rPr>
                <w:ins w:id="5046" w:author="Sahin, Burak" w:date="2017-03-31T12:45:00Z"/>
              </w:rPr>
            </w:pPr>
            <w:ins w:id="5047" w:author="Sahin, Burak" w:date="2017-03-31T12:46:00Z">
              <w:r>
                <w:rPr>
                  <w:rFonts w:ascii="Calibri" w:hAnsi="Calibri"/>
                  <w:color w:val="000000"/>
                </w:rPr>
                <w:t>Valid I-94 stamped “Refugee,” “Parolee,” “</w:t>
              </w:r>
              <w:proofErr w:type="spellStart"/>
              <w:r>
                <w:rPr>
                  <w:rFonts w:ascii="Calibri" w:hAnsi="Calibri"/>
                  <w:color w:val="000000"/>
                </w:rPr>
                <w:t>Asylee</w:t>
              </w:r>
              <w:proofErr w:type="spellEnd"/>
              <w:r>
                <w:rPr>
                  <w:rFonts w:ascii="Calibri" w:hAnsi="Calibri"/>
                  <w:color w:val="000000"/>
                </w:rPr>
                <w:t xml:space="preserve">” or “Notice of Action” (Form I-797 approved petition) by INS or USCIS </w:t>
              </w:r>
            </w:ins>
          </w:p>
        </w:tc>
        <w:tc>
          <w:tcPr>
            <w:tcW w:w="3117" w:type="dxa"/>
            <w:vAlign w:val="center"/>
          </w:tcPr>
          <w:p w14:paraId="20F8009E" w14:textId="4C9DA07D" w:rsidR="00824F04" w:rsidRDefault="00824F04" w:rsidP="00824F04">
            <w:pPr>
              <w:keepNext/>
              <w:cnfStyle w:val="000000100000" w:firstRow="0" w:lastRow="0" w:firstColumn="0" w:lastColumn="0" w:oddVBand="0" w:evenVBand="0" w:oddHBand="1" w:evenHBand="0" w:firstRowFirstColumn="0" w:firstRowLastColumn="0" w:lastRowFirstColumn="0" w:lastRowLastColumn="0"/>
              <w:rPr>
                <w:ins w:id="5048" w:author="Sahin, Burak" w:date="2017-03-31T12:45:00Z"/>
              </w:rPr>
            </w:pPr>
            <w:ins w:id="5049" w:author="Sahin, Burak" w:date="2017-03-31T12:45:00Z">
              <w:r>
                <w:rPr>
                  <w:rFonts w:ascii="Calibri" w:hAnsi="Calibri"/>
                  <w:color w:val="000000"/>
                </w:rPr>
                <w:t xml:space="preserve">Current health insurance card, prescription card </w:t>
              </w:r>
            </w:ins>
          </w:p>
        </w:tc>
      </w:tr>
      <w:tr w:rsidR="00824F04" w14:paraId="0C758F28" w14:textId="77777777" w:rsidTr="00E87AC5">
        <w:trPr>
          <w:ins w:id="5050"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vMerge/>
          </w:tcPr>
          <w:p w14:paraId="03AAE886" w14:textId="77777777" w:rsidR="00824F04" w:rsidRDefault="00824F04" w:rsidP="00824F04">
            <w:pPr>
              <w:rPr>
                <w:ins w:id="5051" w:author="Sahin, Burak" w:date="2017-03-31T12:45:00Z"/>
              </w:rPr>
            </w:pPr>
          </w:p>
        </w:tc>
        <w:tc>
          <w:tcPr>
            <w:tcW w:w="3117" w:type="dxa"/>
            <w:vAlign w:val="center"/>
          </w:tcPr>
          <w:p w14:paraId="4EA7036B" w14:textId="26A3B930" w:rsidR="00824F04" w:rsidRDefault="00824F04" w:rsidP="00824F04">
            <w:pPr>
              <w:cnfStyle w:val="000000000000" w:firstRow="0" w:lastRow="0" w:firstColumn="0" w:lastColumn="0" w:oddVBand="0" w:evenVBand="0" w:oddHBand="0" w:evenHBand="0" w:firstRowFirstColumn="0" w:firstRowLastColumn="0" w:lastRowFirstColumn="0" w:lastRowLastColumn="0"/>
              <w:rPr>
                <w:ins w:id="5052" w:author="Sahin, Burak" w:date="2017-03-31T12:45:00Z"/>
              </w:rPr>
            </w:pPr>
            <w:ins w:id="5053" w:author="Sahin, Burak" w:date="2017-03-31T12:46:00Z">
              <w:r>
                <w:rPr>
                  <w:rFonts w:ascii="Calibri" w:hAnsi="Calibri"/>
                  <w:color w:val="000000"/>
                </w:rPr>
                <w:t>Valid I-94 with attached photo stamped “Processed for I-551…” by INS or USCIS</w:t>
              </w:r>
            </w:ins>
          </w:p>
        </w:tc>
        <w:tc>
          <w:tcPr>
            <w:tcW w:w="3117" w:type="dxa"/>
            <w:vAlign w:val="center"/>
          </w:tcPr>
          <w:p w14:paraId="783B0D2E" w14:textId="5622C296" w:rsidR="00824F04" w:rsidRDefault="00824F04" w:rsidP="00824F04">
            <w:pPr>
              <w:keepNext/>
              <w:cnfStyle w:val="000000000000" w:firstRow="0" w:lastRow="0" w:firstColumn="0" w:lastColumn="0" w:oddVBand="0" w:evenVBand="0" w:oddHBand="0" w:evenHBand="0" w:firstRowFirstColumn="0" w:firstRowLastColumn="0" w:lastRowFirstColumn="0" w:lastRowLastColumn="0"/>
              <w:rPr>
                <w:ins w:id="5054" w:author="Sahin, Burak" w:date="2017-03-31T12:45:00Z"/>
              </w:rPr>
            </w:pPr>
            <w:ins w:id="5055" w:author="Sahin, Burak" w:date="2017-03-31T12:45:00Z">
              <w:r>
                <w:rPr>
                  <w:rFonts w:ascii="Calibri" w:hAnsi="Calibri"/>
                  <w:color w:val="000000"/>
                </w:rPr>
                <w:t xml:space="preserve">Employee ID card with printed pay stub </w:t>
              </w:r>
            </w:ins>
          </w:p>
        </w:tc>
      </w:tr>
      <w:tr w:rsidR="00824F04" w14:paraId="50B71643" w14:textId="77777777" w:rsidTr="00E87AC5">
        <w:trPr>
          <w:cnfStyle w:val="000000100000" w:firstRow="0" w:lastRow="0" w:firstColumn="0" w:lastColumn="0" w:oddVBand="0" w:evenVBand="0" w:oddHBand="1" w:evenHBand="0" w:firstRowFirstColumn="0" w:firstRowLastColumn="0" w:lastRowFirstColumn="0" w:lastRowLastColumn="0"/>
          <w:ins w:id="5056"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vMerge/>
          </w:tcPr>
          <w:p w14:paraId="2DF64587" w14:textId="77777777" w:rsidR="00824F04" w:rsidRDefault="00824F04" w:rsidP="00824F04">
            <w:pPr>
              <w:rPr>
                <w:ins w:id="5057" w:author="Sahin, Burak" w:date="2017-03-31T12:45:00Z"/>
              </w:rPr>
            </w:pPr>
          </w:p>
        </w:tc>
        <w:tc>
          <w:tcPr>
            <w:tcW w:w="3117" w:type="dxa"/>
            <w:vAlign w:val="center"/>
          </w:tcPr>
          <w:p w14:paraId="5BD610AD" w14:textId="72041AF6" w:rsidR="00824F04" w:rsidRDefault="00824F04" w:rsidP="00824F04">
            <w:pPr>
              <w:cnfStyle w:val="000000100000" w:firstRow="0" w:lastRow="0" w:firstColumn="0" w:lastColumn="0" w:oddVBand="0" w:evenVBand="0" w:oddHBand="1" w:evenHBand="0" w:firstRowFirstColumn="0" w:firstRowLastColumn="0" w:lastRowFirstColumn="0" w:lastRowLastColumn="0"/>
              <w:rPr>
                <w:ins w:id="5058" w:author="Sahin, Burak" w:date="2017-03-31T12:45:00Z"/>
              </w:rPr>
            </w:pPr>
            <w:ins w:id="5059" w:author="Sahin, Burak" w:date="2017-03-31T12:46:00Z">
              <w:r>
                <w:rPr>
                  <w:rFonts w:ascii="Calibri" w:hAnsi="Calibri"/>
                  <w:color w:val="000000"/>
                </w:rPr>
                <w:t>Current photo employment authorization card (Form I-688B or I-766).</w:t>
              </w:r>
              <w:r>
                <w:rPr>
                  <w:rFonts w:ascii="Calibri" w:hAnsi="Calibri"/>
                  <w:color w:val="000000"/>
                </w:rPr>
                <w:br/>
                <w:t>Must be presented with valid Social Security card.</w:t>
              </w:r>
            </w:ins>
          </w:p>
        </w:tc>
        <w:tc>
          <w:tcPr>
            <w:tcW w:w="3117" w:type="dxa"/>
            <w:vAlign w:val="center"/>
          </w:tcPr>
          <w:p w14:paraId="3E4AA560" w14:textId="0E8FD2E8" w:rsidR="00824F04" w:rsidRDefault="00824F04" w:rsidP="00824F04">
            <w:pPr>
              <w:keepNext/>
              <w:cnfStyle w:val="000000100000" w:firstRow="0" w:lastRow="0" w:firstColumn="0" w:lastColumn="0" w:oddVBand="0" w:evenVBand="0" w:oddHBand="1" w:evenHBand="0" w:firstRowFirstColumn="0" w:firstRowLastColumn="0" w:lastRowFirstColumn="0" w:lastRowLastColumn="0"/>
              <w:rPr>
                <w:ins w:id="5060" w:author="Sahin, Burak" w:date="2017-03-31T12:45:00Z"/>
              </w:rPr>
            </w:pPr>
            <w:ins w:id="5061" w:author="Sahin, Burak" w:date="2017-03-31T12:45:00Z">
              <w:r>
                <w:rPr>
                  <w:rFonts w:ascii="Calibri" w:hAnsi="Calibri"/>
                  <w:color w:val="000000"/>
                </w:rPr>
                <w:t>State professional license</w:t>
              </w:r>
            </w:ins>
          </w:p>
        </w:tc>
      </w:tr>
      <w:tr w:rsidR="00824F04" w14:paraId="6467F97C" w14:textId="77777777" w:rsidTr="00E87AC5">
        <w:trPr>
          <w:ins w:id="5062"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vMerge/>
          </w:tcPr>
          <w:p w14:paraId="58FDEF9A" w14:textId="77777777" w:rsidR="00824F04" w:rsidRDefault="00824F04" w:rsidP="00824F04">
            <w:pPr>
              <w:rPr>
                <w:ins w:id="5063" w:author="Sahin, Burak" w:date="2017-03-31T12:45:00Z"/>
              </w:rPr>
            </w:pPr>
          </w:p>
        </w:tc>
        <w:tc>
          <w:tcPr>
            <w:tcW w:w="3117" w:type="dxa"/>
            <w:vAlign w:val="center"/>
          </w:tcPr>
          <w:p w14:paraId="20DDDDB5" w14:textId="228B35DF" w:rsidR="00824F04" w:rsidRDefault="00824F04" w:rsidP="00824F04">
            <w:pPr>
              <w:cnfStyle w:val="000000000000" w:firstRow="0" w:lastRow="0" w:firstColumn="0" w:lastColumn="0" w:oddVBand="0" w:evenVBand="0" w:oddHBand="0" w:evenHBand="0" w:firstRowFirstColumn="0" w:firstRowLastColumn="0" w:lastRowFirstColumn="0" w:lastRowLastColumn="0"/>
              <w:rPr>
                <w:ins w:id="5064" w:author="Sahin, Burak" w:date="2017-03-31T12:45:00Z"/>
              </w:rPr>
            </w:pPr>
            <w:ins w:id="5065" w:author="Sahin, Burak" w:date="2017-03-31T12:46:00Z">
              <w:r>
                <w:rPr>
                  <w:rFonts w:ascii="Calibri" w:hAnsi="Calibri"/>
                  <w:color w:val="000000"/>
                </w:rPr>
                <w:t xml:space="preserve">Current alien registration card (old Form I-551) without expiration date and with INS or USCIS verification </w:t>
              </w:r>
            </w:ins>
          </w:p>
        </w:tc>
        <w:tc>
          <w:tcPr>
            <w:tcW w:w="3117" w:type="dxa"/>
            <w:vAlign w:val="center"/>
          </w:tcPr>
          <w:p w14:paraId="7A8F3EC5" w14:textId="3E9ABCAA" w:rsidR="00824F04" w:rsidRDefault="00824F04" w:rsidP="00824F04">
            <w:pPr>
              <w:keepNext/>
              <w:cnfStyle w:val="000000000000" w:firstRow="0" w:lastRow="0" w:firstColumn="0" w:lastColumn="0" w:oddVBand="0" w:evenVBand="0" w:oddHBand="0" w:evenHBand="0" w:firstRowFirstColumn="0" w:firstRowLastColumn="0" w:lastRowFirstColumn="0" w:lastRowLastColumn="0"/>
              <w:rPr>
                <w:ins w:id="5066" w:author="Sahin, Burak" w:date="2017-03-31T12:45:00Z"/>
              </w:rPr>
            </w:pPr>
            <w:ins w:id="5067" w:author="Sahin, Burak" w:date="2017-03-31T12:45:00Z">
              <w:r>
                <w:rPr>
                  <w:rFonts w:ascii="Calibri" w:hAnsi="Calibri"/>
                  <w:color w:val="000000"/>
                </w:rPr>
                <w:t xml:space="preserve">NJ public assistance card with photo (also known as a NJ Social Services ID card) </w:t>
              </w:r>
            </w:ins>
          </w:p>
        </w:tc>
      </w:tr>
      <w:tr w:rsidR="00824F04" w14:paraId="50359AA8" w14:textId="77777777" w:rsidTr="00E87AC5">
        <w:trPr>
          <w:cnfStyle w:val="000000100000" w:firstRow="0" w:lastRow="0" w:firstColumn="0" w:lastColumn="0" w:oddVBand="0" w:evenVBand="0" w:oddHBand="1" w:evenHBand="0" w:firstRowFirstColumn="0" w:firstRowLastColumn="0" w:lastRowFirstColumn="0" w:lastRowLastColumn="0"/>
          <w:ins w:id="5068"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vMerge/>
          </w:tcPr>
          <w:p w14:paraId="7B2137B2" w14:textId="77777777" w:rsidR="00824F04" w:rsidRDefault="00824F04" w:rsidP="00824F04">
            <w:pPr>
              <w:rPr>
                <w:ins w:id="5069" w:author="Sahin, Burak" w:date="2017-03-31T12:45:00Z"/>
              </w:rPr>
            </w:pPr>
          </w:p>
        </w:tc>
        <w:tc>
          <w:tcPr>
            <w:tcW w:w="3117" w:type="dxa"/>
            <w:vAlign w:val="center"/>
          </w:tcPr>
          <w:p w14:paraId="4462AF96" w14:textId="519E7212" w:rsidR="00824F04" w:rsidRDefault="00824F04" w:rsidP="00824F04">
            <w:pPr>
              <w:cnfStyle w:val="000000100000" w:firstRow="0" w:lastRow="0" w:firstColumn="0" w:lastColumn="0" w:oddVBand="0" w:evenVBand="0" w:oddHBand="1" w:evenHBand="0" w:firstRowFirstColumn="0" w:firstRowLastColumn="0" w:lastRowFirstColumn="0" w:lastRowLastColumn="0"/>
              <w:rPr>
                <w:ins w:id="5070" w:author="Sahin, Burak" w:date="2017-03-31T12:45:00Z"/>
              </w:rPr>
            </w:pPr>
            <w:ins w:id="5071" w:author="Sahin, Burak" w:date="2017-03-31T12:46:00Z">
              <w:r>
                <w:rPr>
                  <w:rFonts w:ascii="Calibri" w:hAnsi="Calibri"/>
                  <w:color w:val="000000"/>
                </w:rPr>
                <w:t xml:space="preserve">Photo temporary resident card (Form I-688) </w:t>
              </w:r>
            </w:ins>
          </w:p>
        </w:tc>
        <w:tc>
          <w:tcPr>
            <w:tcW w:w="3117" w:type="dxa"/>
            <w:vAlign w:val="center"/>
          </w:tcPr>
          <w:p w14:paraId="18F6D427" w14:textId="514489F1" w:rsidR="00824F04" w:rsidRDefault="00824F04" w:rsidP="00824F04">
            <w:pPr>
              <w:keepNext/>
              <w:cnfStyle w:val="000000100000" w:firstRow="0" w:lastRow="0" w:firstColumn="0" w:lastColumn="0" w:oddVBand="0" w:evenVBand="0" w:oddHBand="1" w:evenHBand="0" w:firstRowFirstColumn="0" w:firstRowLastColumn="0" w:lastRowFirstColumn="0" w:lastRowLastColumn="0"/>
              <w:rPr>
                <w:ins w:id="5072" w:author="Sahin, Burak" w:date="2017-03-31T12:45:00Z"/>
              </w:rPr>
            </w:pPr>
            <w:ins w:id="5073" w:author="Sahin, Burak" w:date="2017-03-31T12:45:00Z">
              <w:r>
                <w:rPr>
                  <w:rFonts w:ascii="Calibri" w:hAnsi="Calibri"/>
                  <w:color w:val="000000"/>
                </w:rPr>
                <w:t xml:space="preserve"> High school diploma, GED or college diploma </w:t>
              </w:r>
            </w:ins>
          </w:p>
        </w:tc>
      </w:tr>
      <w:tr w:rsidR="00824F04" w14:paraId="4F292CA3" w14:textId="77777777" w:rsidTr="00E87AC5">
        <w:trPr>
          <w:ins w:id="5074"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vMerge/>
          </w:tcPr>
          <w:p w14:paraId="3655A2A6" w14:textId="77777777" w:rsidR="00824F04" w:rsidRDefault="00824F04" w:rsidP="00824F04">
            <w:pPr>
              <w:rPr>
                <w:ins w:id="5075" w:author="Sahin, Burak" w:date="2017-03-31T12:45:00Z"/>
              </w:rPr>
            </w:pPr>
          </w:p>
        </w:tc>
        <w:tc>
          <w:tcPr>
            <w:tcW w:w="3117" w:type="dxa"/>
            <w:vMerge w:val="restart"/>
          </w:tcPr>
          <w:p w14:paraId="0E4D8802" w14:textId="77777777" w:rsidR="00824F04" w:rsidRDefault="00824F04" w:rsidP="00824F04">
            <w:pPr>
              <w:cnfStyle w:val="000000000000" w:firstRow="0" w:lastRow="0" w:firstColumn="0" w:lastColumn="0" w:oddVBand="0" w:evenVBand="0" w:oddHBand="0" w:evenHBand="0" w:firstRowFirstColumn="0" w:firstRowLastColumn="0" w:lastRowFirstColumn="0" w:lastRowLastColumn="0"/>
              <w:rPr>
                <w:ins w:id="5076" w:author="Sahin, Burak" w:date="2017-03-31T12:45:00Z"/>
              </w:rPr>
            </w:pPr>
          </w:p>
        </w:tc>
        <w:tc>
          <w:tcPr>
            <w:tcW w:w="3117" w:type="dxa"/>
            <w:vAlign w:val="center"/>
          </w:tcPr>
          <w:p w14:paraId="4F677610" w14:textId="4D6CC7A1" w:rsidR="00824F04" w:rsidRDefault="00824F04" w:rsidP="00824F04">
            <w:pPr>
              <w:keepNext/>
              <w:cnfStyle w:val="000000000000" w:firstRow="0" w:lastRow="0" w:firstColumn="0" w:lastColumn="0" w:oddVBand="0" w:evenVBand="0" w:oddHBand="0" w:evenHBand="0" w:firstRowFirstColumn="0" w:firstRowLastColumn="0" w:lastRowFirstColumn="0" w:lastRowLastColumn="0"/>
              <w:rPr>
                <w:ins w:id="5077" w:author="Sahin, Burak" w:date="2017-03-31T12:45:00Z"/>
              </w:rPr>
            </w:pPr>
            <w:ins w:id="5078" w:author="Sahin, Burak" w:date="2017-03-31T12:45:00Z">
              <w:r>
                <w:rPr>
                  <w:rFonts w:ascii="Calibri" w:hAnsi="Calibri"/>
                  <w:color w:val="000000"/>
                </w:rPr>
                <w:t xml:space="preserve">Property tax statement, bill or receipt issued by a New Jersey municipality </w:t>
              </w:r>
            </w:ins>
          </w:p>
        </w:tc>
      </w:tr>
      <w:tr w:rsidR="00824F04" w14:paraId="45D61518" w14:textId="77777777" w:rsidTr="00E87AC5">
        <w:trPr>
          <w:cnfStyle w:val="000000100000" w:firstRow="0" w:lastRow="0" w:firstColumn="0" w:lastColumn="0" w:oddVBand="0" w:evenVBand="0" w:oddHBand="1" w:evenHBand="0" w:firstRowFirstColumn="0" w:firstRowLastColumn="0" w:lastRowFirstColumn="0" w:lastRowLastColumn="0"/>
          <w:ins w:id="5079"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vMerge/>
          </w:tcPr>
          <w:p w14:paraId="29DED6B6" w14:textId="77777777" w:rsidR="00824F04" w:rsidRDefault="00824F04" w:rsidP="00824F04">
            <w:pPr>
              <w:rPr>
                <w:ins w:id="5080" w:author="Sahin, Burak" w:date="2017-03-31T12:45:00Z"/>
              </w:rPr>
            </w:pPr>
          </w:p>
        </w:tc>
        <w:tc>
          <w:tcPr>
            <w:tcW w:w="3117" w:type="dxa"/>
            <w:vMerge/>
          </w:tcPr>
          <w:p w14:paraId="64DFBBC9" w14:textId="77777777" w:rsidR="00824F04" w:rsidRDefault="00824F04" w:rsidP="00824F04">
            <w:pPr>
              <w:cnfStyle w:val="000000100000" w:firstRow="0" w:lastRow="0" w:firstColumn="0" w:lastColumn="0" w:oddVBand="0" w:evenVBand="0" w:oddHBand="1" w:evenHBand="0" w:firstRowFirstColumn="0" w:firstRowLastColumn="0" w:lastRowFirstColumn="0" w:lastRowLastColumn="0"/>
              <w:rPr>
                <w:ins w:id="5081" w:author="Sahin, Burak" w:date="2017-03-31T12:45:00Z"/>
              </w:rPr>
            </w:pPr>
          </w:p>
        </w:tc>
        <w:tc>
          <w:tcPr>
            <w:tcW w:w="3117" w:type="dxa"/>
            <w:vAlign w:val="center"/>
          </w:tcPr>
          <w:p w14:paraId="76340CA5" w14:textId="61334699" w:rsidR="00824F04" w:rsidRDefault="00824F04" w:rsidP="00824F04">
            <w:pPr>
              <w:keepNext/>
              <w:cnfStyle w:val="000000100000" w:firstRow="0" w:lastRow="0" w:firstColumn="0" w:lastColumn="0" w:oddVBand="0" w:evenVBand="0" w:oddHBand="1" w:evenHBand="0" w:firstRowFirstColumn="0" w:firstRowLastColumn="0" w:lastRowFirstColumn="0" w:lastRowLastColumn="0"/>
              <w:rPr>
                <w:ins w:id="5082" w:author="Sahin, Burak" w:date="2017-03-31T12:45:00Z"/>
              </w:rPr>
            </w:pPr>
            <w:ins w:id="5083" w:author="Sahin, Burak" w:date="2017-03-31T12:45:00Z">
              <w:r>
                <w:rPr>
                  <w:rFonts w:ascii="Calibri" w:hAnsi="Calibri"/>
                  <w:color w:val="000000"/>
                </w:rPr>
                <w:t xml:space="preserve">For NJ high school students: a waiver certificate for the written portion of the driver’s test </w:t>
              </w:r>
            </w:ins>
          </w:p>
        </w:tc>
      </w:tr>
      <w:tr w:rsidR="00824F04" w14:paraId="085B04E1" w14:textId="77777777" w:rsidTr="00E87AC5">
        <w:trPr>
          <w:ins w:id="5084"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vMerge/>
          </w:tcPr>
          <w:p w14:paraId="3CA5CF04" w14:textId="77777777" w:rsidR="00824F04" w:rsidRDefault="00824F04" w:rsidP="00824F04">
            <w:pPr>
              <w:rPr>
                <w:ins w:id="5085" w:author="Sahin, Burak" w:date="2017-03-31T12:45:00Z"/>
              </w:rPr>
            </w:pPr>
          </w:p>
        </w:tc>
        <w:tc>
          <w:tcPr>
            <w:tcW w:w="3117" w:type="dxa"/>
            <w:vMerge/>
          </w:tcPr>
          <w:p w14:paraId="4003AFCF" w14:textId="77777777" w:rsidR="00824F04" w:rsidRDefault="00824F04" w:rsidP="00824F04">
            <w:pPr>
              <w:cnfStyle w:val="000000000000" w:firstRow="0" w:lastRow="0" w:firstColumn="0" w:lastColumn="0" w:oddVBand="0" w:evenVBand="0" w:oddHBand="0" w:evenHBand="0" w:firstRowFirstColumn="0" w:firstRowLastColumn="0" w:lastRowFirstColumn="0" w:lastRowLastColumn="0"/>
              <w:rPr>
                <w:ins w:id="5086" w:author="Sahin, Burak" w:date="2017-03-31T12:45:00Z"/>
              </w:rPr>
            </w:pPr>
          </w:p>
        </w:tc>
        <w:tc>
          <w:tcPr>
            <w:tcW w:w="3117" w:type="dxa"/>
            <w:vAlign w:val="center"/>
          </w:tcPr>
          <w:p w14:paraId="687C6C7E" w14:textId="072856FE" w:rsidR="00824F04" w:rsidRDefault="00824F04" w:rsidP="00824F04">
            <w:pPr>
              <w:keepNext/>
              <w:cnfStyle w:val="000000000000" w:firstRow="0" w:lastRow="0" w:firstColumn="0" w:lastColumn="0" w:oddVBand="0" w:evenVBand="0" w:oddHBand="0" w:evenHBand="0" w:firstRowFirstColumn="0" w:firstRowLastColumn="0" w:lastRowFirstColumn="0" w:lastRowLastColumn="0"/>
              <w:rPr>
                <w:ins w:id="5087" w:author="Sahin, Burak" w:date="2017-03-31T12:45:00Z"/>
              </w:rPr>
            </w:pPr>
            <w:ins w:id="5088" w:author="Sahin, Burak" w:date="2017-03-31T12:45:00Z">
              <w:r>
                <w:rPr>
                  <w:rFonts w:ascii="Calibri" w:hAnsi="Calibri"/>
                  <w:color w:val="000000"/>
                </w:rPr>
                <w:t>Veterans Affairs universal access photo ID card</w:t>
              </w:r>
            </w:ins>
          </w:p>
        </w:tc>
      </w:tr>
      <w:tr w:rsidR="00824F04" w14:paraId="75267FAC" w14:textId="77777777" w:rsidTr="00B709F1">
        <w:trPr>
          <w:cnfStyle w:val="000000100000" w:firstRow="0" w:lastRow="0" w:firstColumn="0" w:lastColumn="0" w:oddVBand="0" w:evenVBand="0" w:oddHBand="1" w:evenHBand="0" w:firstRowFirstColumn="0" w:firstRowLastColumn="0" w:lastRowFirstColumn="0" w:lastRowLastColumn="0"/>
          <w:ins w:id="5089"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vMerge/>
          </w:tcPr>
          <w:p w14:paraId="1B8D8930" w14:textId="77777777" w:rsidR="00824F04" w:rsidRDefault="00824F04" w:rsidP="00F11EC1">
            <w:pPr>
              <w:rPr>
                <w:ins w:id="5090" w:author="Sahin, Burak" w:date="2017-03-31T12:45:00Z"/>
              </w:rPr>
            </w:pPr>
          </w:p>
        </w:tc>
        <w:tc>
          <w:tcPr>
            <w:tcW w:w="3117" w:type="dxa"/>
            <w:vMerge/>
          </w:tcPr>
          <w:p w14:paraId="1FD4BFCB" w14:textId="77777777" w:rsidR="00824F04" w:rsidRDefault="00824F04" w:rsidP="00F11EC1">
            <w:pPr>
              <w:cnfStyle w:val="000000100000" w:firstRow="0" w:lastRow="0" w:firstColumn="0" w:lastColumn="0" w:oddVBand="0" w:evenVBand="0" w:oddHBand="1" w:evenHBand="0" w:firstRowFirstColumn="0" w:firstRowLastColumn="0" w:lastRowFirstColumn="0" w:lastRowLastColumn="0"/>
              <w:rPr>
                <w:ins w:id="5091" w:author="Sahin, Burak" w:date="2017-03-31T12:45:00Z"/>
              </w:rPr>
            </w:pPr>
          </w:p>
        </w:tc>
        <w:tc>
          <w:tcPr>
            <w:tcW w:w="3117" w:type="dxa"/>
          </w:tcPr>
          <w:p w14:paraId="3FCEA1EB" w14:textId="77777777" w:rsidR="00824F04" w:rsidRDefault="00824F04" w:rsidP="00F11EC1">
            <w:pPr>
              <w:keepNext/>
              <w:cnfStyle w:val="000000100000" w:firstRow="0" w:lastRow="0" w:firstColumn="0" w:lastColumn="0" w:oddVBand="0" w:evenVBand="0" w:oddHBand="1" w:evenHBand="0" w:firstRowFirstColumn="0" w:firstRowLastColumn="0" w:lastRowFirstColumn="0" w:lastRowLastColumn="0"/>
              <w:rPr>
                <w:ins w:id="5092" w:author="Sahin, Burak" w:date="2017-03-31T12:45:00Z"/>
              </w:rPr>
            </w:pPr>
          </w:p>
        </w:tc>
      </w:tr>
      <w:tr w:rsidR="00824F04" w14:paraId="2961E0A5" w14:textId="77777777" w:rsidTr="00B709F1">
        <w:trPr>
          <w:ins w:id="5093" w:author="Sahin, Burak" w:date="2017-03-31T12:45:00Z"/>
        </w:trPr>
        <w:tc>
          <w:tcPr>
            <w:cnfStyle w:val="001000000000" w:firstRow="0" w:lastRow="0" w:firstColumn="1" w:lastColumn="0" w:oddVBand="0" w:evenVBand="0" w:oddHBand="0" w:evenHBand="0" w:firstRowFirstColumn="0" w:firstRowLastColumn="0" w:lastRowFirstColumn="0" w:lastRowLastColumn="0"/>
            <w:tcW w:w="3116" w:type="dxa"/>
          </w:tcPr>
          <w:p w14:paraId="33E2ED33" w14:textId="77777777" w:rsidR="00824F04" w:rsidRDefault="00824F04" w:rsidP="00F11EC1">
            <w:pPr>
              <w:rPr>
                <w:ins w:id="5094" w:author="Sahin, Burak" w:date="2017-03-31T12:45:00Z"/>
              </w:rPr>
            </w:pPr>
          </w:p>
        </w:tc>
        <w:tc>
          <w:tcPr>
            <w:tcW w:w="3117" w:type="dxa"/>
          </w:tcPr>
          <w:p w14:paraId="23B29139" w14:textId="77777777" w:rsidR="00824F04" w:rsidRDefault="00824F04" w:rsidP="00F11EC1">
            <w:pPr>
              <w:cnfStyle w:val="000000000000" w:firstRow="0" w:lastRow="0" w:firstColumn="0" w:lastColumn="0" w:oddVBand="0" w:evenVBand="0" w:oddHBand="0" w:evenHBand="0" w:firstRowFirstColumn="0" w:firstRowLastColumn="0" w:lastRowFirstColumn="0" w:lastRowLastColumn="0"/>
              <w:rPr>
                <w:ins w:id="5095" w:author="Sahin, Burak" w:date="2017-03-31T12:45:00Z"/>
              </w:rPr>
            </w:pPr>
          </w:p>
        </w:tc>
        <w:tc>
          <w:tcPr>
            <w:tcW w:w="3117" w:type="dxa"/>
          </w:tcPr>
          <w:p w14:paraId="147A0D6E" w14:textId="77777777" w:rsidR="00824F04" w:rsidRDefault="00824F04" w:rsidP="00513F08">
            <w:pPr>
              <w:keepNext/>
              <w:cnfStyle w:val="000000000000" w:firstRow="0" w:lastRow="0" w:firstColumn="0" w:lastColumn="0" w:oddVBand="0" w:evenVBand="0" w:oddHBand="0" w:evenHBand="0" w:firstRowFirstColumn="0" w:firstRowLastColumn="0" w:lastRowFirstColumn="0" w:lastRowLastColumn="0"/>
              <w:rPr>
                <w:ins w:id="5096" w:author="Sahin, Burak" w:date="2017-03-31T12:45:00Z"/>
              </w:rPr>
            </w:pPr>
          </w:p>
        </w:tc>
      </w:tr>
    </w:tbl>
    <w:p w14:paraId="1F312158" w14:textId="4061F8C5" w:rsidR="00513F08" w:rsidRDefault="00513F08">
      <w:pPr>
        <w:pStyle w:val="Caption"/>
        <w:jc w:val="center"/>
        <w:rPr>
          <w:ins w:id="5097" w:author="Sahin, Burak" w:date="2017-03-31T13:48:00Z"/>
        </w:rPr>
        <w:pPrChange w:id="5098" w:author="Sahin, Burak" w:date="2017-03-31T13:49:00Z">
          <w:pPr>
            <w:pStyle w:val="Caption"/>
          </w:pPr>
        </w:pPrChange>
      </w:pPr>
      <w:bookmarkStart w:id="5099" w:name="_Ref477435871"/>
      <w:bookmarkStart w:id="5100" w:name="_Toc478731272"/>
      <w:ins w:id="5101" w:author="Sahin, Burak" w:date="2017-03-31T13:48:00Z">
        <w:r>
          <w:t xml:space="preserve">Table </w:t>
        </w:r>
        <w:r>
          <w:fldChar w:fldCharType="begin"/>
        </w:r>
        <w:r>
          <w:instrText xml:space="preserve"> SEQ Table \* ARABIC </w:instrText>
        </w:r>
      </w:ins>
      <w:r>
        <w:fldChar w:fldCharType="separate"/>
      </w:r>
      <w:ins w:id="5102" w:author="Sahin, Burak" w:date="2017-03-31T13:48:00Z">
        <w:r>
          <w:rPr>
            <w:noProof/>
          </w:rPr>
          <w:t>15</w:t>
        </w:r>
        <w:r>
          <w:fldChar w:fldCharType="end"/>
        </w:r>
        <w:r>
          <w:t>: Requirements for New Jersey</w:t>
        </w:r>
      </w:ins>
    </w:p>
    <w:bookmarkEnd w:id="5099"/>
    <w:bookmarkEnd w:id="5100"/>
    <w:p w14:paraId="0FE31604" w14:textId="7E606409" w:rsidR="00E87AC5" w:rsidRDefault="003F2F9D" w:rsidP="003F2F9D">
      <w:pPr>
        <w:rPr>
          <w:ins w:id="5103" w:author="Sahin, Burak" w:date="2017-03-21T15:08:00Z"/>
        </w:rPr>
      </w:pPr>
      <w:ins w:id="5104" w:author="Sahin, Burak" w:date="2017-03-21T15:08:00Z">
        <w:r w:rsidRPr="003F2F9D">
          <w:t xml:space="preserve">Finally, the State of Texas defines four sets of documents and requires that the applicant provide one primary, two secondary, or one secondary and two supporting pieces of evidence </w:t>
        </w:r>
      </w:ins>
      <w:ins w:id="5105" w:author="Sahin, Burak" w:date="2017-03-31T13:23:00Z">
        <w:r w:rsidR="006C3488">
          <w:t xml:space="preserve">to prove identity </w:t>
        </w:r>
      </w:ins>
      <w:ins w:id="5106" w:author="Sahin, Burak" w:date="2017-03-21T15:08:00Z">
        <w:r w:rsidRPr="003F2F9D">
          <w:t xml:space="preserve">for </w:t>
        </w:r>
        <w:r w:rsidRPr="003F2F9D">
          <w:lastRenderedPageBreak/>
          <w:t>their application</w:t>
        </w:r>
      </w:ins>
      <w:ins w:id="5107" w:author="Sahin, Burak" w:date="2017-03-31T13:24:00Z">
        <w:r w:rsidR="006C3488">
          <w:t>, beside the requirements for SSN, lawful status and state residency, which may also be satisfied by one of the documents among those required for identity</w:t>
        </w:r>
      </w:ins>
      <w:ins w:id="5108" w:author="Sahin, Burak" w:date="2017-03-21T15:08:00Z">
        <w:r w:rsidRPr="003F2F9D">
          <w:t xml:space="preserve">, as outlined in </w:t>
        </w:r>
        <w:r w:rsidRPr="003F2F9D">
          <w:fldChar w:fldCharType="begin"/>
        </w:r>
        <w:r w:rsidRPr="003F2F9D">
          <w:instrText xml:space="preserve"> REF _Ref477435838 \h  \* MERGEFORMAT </w:instrText>
        </w:r>
      </w:ins>
      <w:ins w:id="5109" w:author="Sahin, Burak" w:date="2017-03-21T15:08:00Z">
        <w:r w:rsidRPr="003F2F9D">
          <w:fldChar w:fldCharType="separate"/>
        </w:r>
        <w:r w:rsidRPr="003F2F9D">
          <w:rPr>
            <w:i/>
          </w:rPr>
          <w:t xml:space="preserve">Table </w:t>
        </w:r>
        <w:r w:rsidRPr="003F2F9D">
          <w:rPr>
            <w:i/>
            <w:noProof/>
          </w:rPr>
          <w:t>7</w:t>
        </w:r>
        <w:r w:rsidRPr="003F2F9D">
          <w:fldChar w:fldCharType="end"/>
        </w:r>
        <w:r w:rsidRPr="003F2F9D">
          <w:t>.</w:t>
        </w:r>
      </w:ins>
    </w:p>
    <w:tbl>
      <w:tblPr>
        <w:tblStyle w:val="GridTable41"/>
        <w:tblW w:w="0" w:type="auto"/>
        <w:tblLook w:val="04A0" w:firstRow="1" w:lastRow="0" w:firstColumn="1" w:lastColumn="0" w:noHBand="0" w:noVBand="1"/>
        <w:tblPrChange w:id="5110" w:author="Sahin, Burak" w:date="2017-03-31T13:16:00Z">
          <w:tblPr>
            <w:tblStyle w:val="GridTable41"/>
            <w:tblW w:w="0" w:type="auto"/>
            <w:tblLook w:val="04A0" w:firstRow="1" w:lastRow="0" w:firstColumn="1" w:lastColumn="0" w:noHBand="0" w:noVBand="1"/>
          </w:tblPr>
        </w:tblPrChange>
      </w:tblPr>
      <w:tblGrid>
        <w:gridCol w:w="492"/>
        <w:gridCol w:w="2073"/>
        <w:gridCol w:w="2515"/>
        <w:gridCol w:w="2246"/>
        <w:gridCol w:w="2024"/>
        <w:tblGridChange w:id="5111">
          <w:tblGrid>
            <w:gridCol w:w="492"/>
            <w:gridCol w:w="1171"/>
            <w:gridCol w:w="902"/>
            <w:gridCol w:w="1081"/>
            <w:gridCol w:w="1434"/>
            <w:gridCol w:w="176"/>
            <w:gridCol w:w="2070"/>
            <w:gridCol w:w="19"/>
            <w:gridCol w:w="2005"/>
          </w:tblGrid>
        </w:tblGridChange>
      </w:tblGrid>
      <w:tr w:rsidR="00E87AC5" w14:paraId="5EBCB06C" w14:textId="77777777" w:rsidTr="00E87AC5">
        <w:trPr>
          <w:cnfStyle w:val="100000000000" w:firstRow="1" w:lastRow="0" w:firstColumn="0" w:lastColumn="0" w:oddVBand="0" w:evenVBand="0" w:oddHBand="0" w:evenHBand="0" w:firstRowFirstColumn="0" w:firstRowLastColumn="0" w:lastRowFirstColumn="0" w:lastRowLastColumn="0"/>
          <w:ins w:id="5112" w:author="Sahin, Burak" w:date="2017-03-21T15:08:00Z"/>
        </w:trPr>
        <w:tc>
          <w:tcPr>
            <w:cnfStyle w:val="001000000000" w:firstRow="0" w:lastRow="0" w:firstColumn="1" w:lastColumn="0" w:oddVBand="0" w:evenVBand="0" w:oddHBand="0" w:evenHBand="0" w:firstRowFirstColumn="0" w:firstRowLastColumn="0" w:lastRowFirstColumn="0" w:lastRowLastColumn="0"/>
            <w:tcW w:w="0" w:type="auto"/>
            <w:gridSpan w:val="2"/>
            <w:tcPrChange w:id="5113" w:author="Sahin, Burak" w:date="2017-03-31T13:16:00Z">
              <w:tcPr>
                <w:tcW w:w="3646" w:type="dxa"/>
                <w:gridSpan w:val="4"/>
              </w:tcPr>
            </w:tcPrChange>
          </w:tcPr>
          <w:p w14:paraId="1483320E" w14:textId="77777777" w:rsidR="00E87AC5" w:rsidRPr="003A1EA3" w:rsidRDefault="00E87AC5" w:rsidP="00E87AC5">
            <w:pPr>
              <w:cnfStyle w:val="101000000000" w:firstRow="1" w:lastRow="0" w:firstColumn="1" w:lastColumn="0" w:oddVBand="0" w:evenVBand="0" w:oddHBand="0" w:evenHBand="0" w:firstRowFirstColumn="0" w:firstRowLastColumn="0" w:lastRowFirstColumn="0" w:lastRowLastColumn="0"/>
              <w:rPr>
                <w:ins w:id="5114" w:author="Sahin, Burak" w:date="2017-03-31T13:09:00Z"/>
              </w:rPr>
            </w:pPr>
            <w:ins w:id="5115" w:author="Sahin, Burak" w:date="2017-03-31T13:09:00Z">
              <w:r w:rsidRPr="003A1EA3">
                <w:t>IDENTITY:</w:t>
              </w:r>
            </w:ins>
          </w:p>
          <w:p w14:paraId="082404A7" w14:textId="77777777" w:rsidR="00E87AC5" w:rsidRPr="003A1EA3" w:rsidRDefault="00E87AC5" w:rsidP="00E87AC5">
            <w:pPr>
              <w:cnfStyle w:val="101000000000" w:firstRow="1" w:lastRow="0" w:firstColumn="1" w:lastColumn="0" w:oddVBand="0" w:evenVBand="0" w:oddHBand="0" w:evenHBand="0" w:firstRowFirstColumn="0" w:firstRowLastColumn="0" w:lastRowFirstColumn="0" w:lastRowLastColumn="0"/>
              <w:rPr>
                <w:ins w:id="5116" w:author="Sahin, Burak" w:date="2017-03-31T13:09:00Z"/>
              </w:rPr>
            </w:pPr>
            <w:ins w:id="5117" w:author="Sahin, Burak" w:date="2017-03-31T13:09:00Z">
              <w:r w:rsidRPr="003A1EA3">
                <w:t>One Primary</w:t>
              </w:r>
            </w:ins>
          </w:p>
          <w:p w14:paraId="68D32BAB" w14:textId="77777777" w:rsidR="00E87AC5" w:rsidRPr="003A1EA3" w:rsidRDefault="00E87AC5" w:rsidP="00E87AC5">
            <w:pPr>
              <w:cnfStyle w:val="101000000000" w:firstRow="1" w:lastRow="0" w:firstColumn="1" w:lastColumn="0" w:oddVBand="0" w:evenVBand="0" w:oddHBand="0" w:evenHBand="0" w:firstRowFirstColumn="0" w:firstRowLastColumn="0" w:lastRowFirstColumn="0" w:lastRowLastColumn="0"/>
              <w:rPr>
                <w:ins w:id="5118" w:author="Sahin, Burak" w:date="2017-03-31T13:09:00Z"/>
              </w:rPr>
            </w:pPr>
            <w:ins w:id="5119" w:author="Sahin, Burak" w:date="2017-03-31T13:09:00Z">
              <w:r w:rsidRPr="003A1EA3">
                <w:t>OR</w:t>
              </w:r>
            </w:ins>
          </w:p>
          <w:p w14:paraId="083F3762" w14:textId="77777777" w:rsidR="00E87AC5" w:rsidRPr="003A1EA3" w:rsidRDefault="00E87AC5" w:rsidP="00E87AC5">
            <w:pPr>
              <w:cnfStyle w:val="101000000000" w:firstRow="1" w:lastRow="0" w:firstColumn="1" w:lastColumn="0" w:oddVBand="0" w:evenVBand="0" w:oddHBand="0" w:evenHBand="0" w:firstRowFirstColumn="0" w:firstRowLastColumn="0" w:lastRowFirstColumn="0" w:lastRowLastColumn="0"/>
              <w:rPr>
                <w:ins w:id="5120" w:author="Sahin, Burak" w:date="2017-03-31T13:09:00Z"/>
              </w:rPr>
            </w:pPr>
            <w:ins w:id="5121" w:author="Sahin, Burak" w:date="2017-03-31T13:09:00Z">
              <w:r w:rsidRPr="003A1EA3">
                <w:t>Two Secondary</w:t>
              </w:r>
            </w:ins>
          </w:p>
          <w:p w14:paraId="7C3C7288" w14:textId="77777777" w:rsidR="00E87AC5" w:rsidRPr="003A1EA3" w:rsidRDefault="00E87AC5" w:rsidP="00E87AC5">
            <w:pPr>
              <w:cnfStyle w:val="101000000000" w:firstRow="1" w:lastRow="0" w:firstColumn="1" w:lastColumn="0" w:oddVBand="0" w:evenVBand="0" w:oddHBand="0" w:evenHBand="0" w:firstRowFirstColumn="0" w:firstRowLastColumn="0" w:lastRowFirstColumn="0" w:lastRowLastColumn="0"/>
              <w:rPr>
                <w:ins w:id="5122" w:author="Sahin, Burak" w:date="2017-03-31T13:09:00Z"/>
              </w:rPr>
            </w:pPr>
            <w:ins w:id="5123" w:author="Sahin, Burak" w:date="2017-03-31T13:09:00Z">
              <w:r w:rsidRPr="003A1EA3">
                <w:t>OR</w:t>
              </w:r>
            </w:ins>
          </w:p>
          <w:p w14:paraId="6858493A" w14:textId="3602B3A2" w:rsidR="00E87AC5" w:rsidRPr="006C3488" w:rsidRDefault="00E87AC5" w:rsidP="006C3488">
            <w:pPr>
              <w:cnfStyle w:val="101000000000" w:firstRow="1" w:lastRow="0" w:firstColumn="1" w:lastColumn="0" w:oddVBand="0" w:evenVBand="0" w:oddHBand="0" w:evenHBand="0" w:firstRowFirstColumn="0" w:firstRowLastColumn="0" w:lastRowFirstColumn="0" w:lastRowLastColumn="0"/>
              <w:rPr>
                <w:ins w:id="5124" w:author="Sahin, Burak" w:date="2017-03-21T15:08:00Z"/>
              </w:rPr>
            </w:pPr>
            <w:ins w:id="5125" w:author="Sahin, Burak" w:date="2017-03-31T13:09:00Z">
              <w:r w:rsidRPr="003A1EA3">
                <w:t>One Secondary and Two Supporting of</w:t>
              </w:r>
            </w:ins>
          </w:p>
        </w:tc>
        <w:tc>
          <w:tcPr>
            <w:tcW w:w="0" w:type="auto"/>
            <w:tcPrChange w:id="5126" w:author="Sahin, Burak" w:date="2017-03-31T13:16:00Z">
              <w:tcPr>
                <w:tcW w:w="1610" w:type="dxa"/>
                <w:gridSpan w:val="2"/>
              </w:tcPr>
            </w:tcPrChange>
          </w:tcPr>
          <w:p w14:paraId="735C1812" w14:textId="77777777" w:rsidR="00E87AC5" w:rsidRDefault="00E87AC5" w:rsidP="00E87AC5">
            <w:pPr>
              <w:cnfStyle w:val="100000000000" w:firstRow="1" w:lastRow="0" w:firstColumn="0" w:lastColumn="0" w:oddVBand="0" w:evenVBand="0" w:oddHBand="0" w:evenHBand="0" w:firstRowFirstColumn="0" w:firstRowLastColumn="0" w:lastRowFirstColumn="0" w:lastRowLastColumn="0"/>
              <w:rPr>
                <w:ins w:id="5127" w:author="Sahin, Burak" w:date="2017-03-21T15:08:00Z"/>
              </w:rPr>
            </w:pPr>
            <w:ins w:id="5128" w:author="Sahin, Burak" w:date="2017-03-21T15:08:00Z">
              <w:r>
                <w:t>SSN:</w:t>
              </w:r>
            </w:ins>
          </w:p>
          <w:p w14:paraId="1DFE3261" w14:textId="3A0B5254" w:rsidR="00E87AC5" w:rsidRDefault="00E87AC5" w:rsidP="00E87AC5">
            <w:pPr>
              <w:cnfStyle w:val="100000000000" w:firstRow="1" w:lastRow="0" w:firstColumn="0" w:lastColumn="0" w:oddVBand="0" w:evenVBand="0" w:oddHBand="0" w:evenHBand="0" w:firstRowFirstColumn="0" w:firstRowLastColumn="0" w:lastRowFirstColumn="0" w:lastRowLastColumn="0"/>
              <w:rPr>
                <w:ins w:id="5129" w:author="Sahin, Burak" w:date="2017-03-21T15:08:00Z"/>
              </w:rPr>
            </w:pPr>
            <w:ins w:id="5130" w:author="Sahin, Burak" w:date="2017-03-31T13:04:00Z">
              <w:r>
                <w:t>One of</w:t>
              </w:r>
            </w:ins>
          </w:p>
        </w:tc>
        <w:tc>
          <w:tcPr>
            <w:tcW w:w="0" w:type="auto"/>
            <w:tcPrChange w:id="5131" w:author="Sahin, Burak" w:date="2017-03-31T13:16:00Z">
              <w:tcPr>
                <w:tcW w:w="2089" w:type="dxa"/>
                <w:gridSpan w:val="2"/>
              </w:tcPr>
            </w:tcPrChange>
          </w:tcPr>
          <w:p w14:paraId="306CBE7E" w14:textId="77777777" w:rsidR="00E87AC5" w:rsidRDefault="00E87AC5" w:rsidP="00E87AC5">
            <w:pPr>
              <w:cnfStyle w:val="100000000000" w:firstRow="1" w:lastRow="0" w:firstColumn="0" w:lastColumn="0" w:oddVBand="0" w:evenVBand="0" w:oddHBand="0" w:evenHBand="0" w:firstRowFirstColumn="0" w:firstRowLastColumn="0" w:lastRowFirstColumn="0" w:lastRowLastColumn="0"/>
              <w:rPr>
                <w:ins w:id="5132" w:author="Sahin, Burak" w:date="2017-03-31T13:04:00Z"/>
              </w:rPr>
            </w:pPr>
            <w:ins w:id="5133" w:author="Sahin, Burak" w:date="2017-03-21T15:08:00Z">
              <w:r>
                <w:t>LAWFU</w:t>
              </w:r>
            </w:ins>
            <w:ins w:id="5134" w:author="Sahin, Burak" w:date="2017-03-31T13:04:00Z">
              <w:r>
                <w:t>L STATUS:</w:t>
              </w:r>
            </w:ins>
          </w:p>
          <w:p w14:paraId="3BDF73D4" w14:textId="56D4A909" w:rsidR="00E87AC5" w:rsidRDefault="00E87AC5" w:rsidP="00E87AC5">
            <w:pPr>
              <w:cnfStyle w:val="100000000000" w:firstRow="1" w:lastRow="0" w:firstColumn="0" w:lastColumn="0" w:oddVBand="0" w:evenVBand="0" w:oddHBand="0" w:evenHBand="0" w:firstRowFirstColumn="0" w:firstRowLastColumn="0" w:lastRowFirstColumn="0" w:lastRowLastColumn="0"/>
              <w:rPr>
                <w:ins w:id="5135" w:author="Sahin, Burak" w:date="2017-03-21T15:08:00Z"/>
              </w:rPr>
            </w:pPr>
            <w:ins w:id="5136" w:author="Sahin, Burak" w:date="2017-03-31T13:04:00Z">
              <w:r>
                <w:t>One of</w:t>
              </w:r>
            </w:ins>
          </w:p>
        </w:tc>
        <w:tc>
          <w:tcPr>
            <w:tcW w:w="0" w:type="auto"/>
            <w:tcPrChange w:id="5137" w:author="Sahin, Burak" w:date="2017-03-31T13:16:00Z">
              <w:tcPr>
                <w:tcW w:w="2005" w:type="dxa"/>
              </w:tcPr>
            </w:tcPrChange>
          </w:tcPr>
          <w:p w14:paraId="3132C61E" w14:textId="77777777" w:rsidR="00E87AC5" w:rsidRDefault="00E87AC5" w:rsidP="00E87AC5">
            <w:pPr>
              <w:cnfStyle w:val="100000000000" w:firstRow="1" w:lastRow="0" w:firstColumn="0" w:lastColumn="0" w:oddVBand="0" w:evenVBand="0" w:oddHBand="0" w:evenHBand="0" w:firstRowFirstColumn="0" w:firstRowLastColumn="0" w:lastRowFirstColumn="0" w:lastRowLastColumn="0"/>
              <w:rPr>
                <w:ins w:id="5138" w:author="Sahin, Burak" w:date="2017-03-31T13:04:00Z"/>
              </w:rPr>
            </w:pPr>
            <w:ins w:id="5139" w:author="Sahin, Burak" w:date="2017-03-31T13:04:00Z">
              <w:r>
                <w:t>TEXAS RESIDENCY:</w:t>
              </w:r>
            </w:ins>
          </w:p>
          <w:p w14:paraId="066B5586" w14:textId="56D45D65" w:rsidR="00E87AC5" w:rsidRDefault="00E87AC5" w:rsidP="00E87AC5">
            <w:pPr>
              <w:cnfStyle w:val="100000000000" w:firstRow="1" w:lastRow="0" w:firstColumn="0" w:lastColumn="0" w:oddVBand="0" w:evenVBand="0" w:oddHBand="0" w:evenHBand="0" w:firstRowFirstColumn="0" w:firstRowLastColumn="0" w:lastRowFirstColumn="0" w:lastRowLastColumn="0"/>
              <w:rPr>
                <w:ins w:id="5140" w:author="Sahin, Burak" w:date="2017-03-21T15:08:00Z"/>
              </w:rPr>
            </w:pPr>
            <w:ins w:id="5141" w:author="Sahin, Burak" w:date="2017-03-31T13:04:00Z">
              <w:r>
                <w:t>Two of</w:t>
              </w:r>
            </w:ins>
          </w:p>
        </w:tc>
      </w:tr>
      <w:tr w:rsidR="006C3488" w14:paraId="2E2D48F6" w14:textId="77777777" w:rsidTr="00513F08">
        <w:trPr>
          <w:cnfStyle w:val="000000100000" w:firstRow="0" w:lastRow="0" w:firstColumn="0" w:lastColumn="0" w:oddVBand="0" w:evenVBand="0" w:oddHBand="1" w:evenHBand="0" w:firstRowFirstColumn="0" w:firstRowLastColumn="0" w:lastRowFirstColumn="0" w:lastRowLastColumn="0"/>
          <w:ins w:id="5142" w:author="Sahin, Burak" w:date="2017-03-21T15:08:00Z"/>
        </w:trPr>
        <w:tc>
          <w:tcPr>
            <w:cnfStyle w:val="001000000000" w:firstRow="0" w:lastRow="0" w:firstColumn="1" w:lastColumn="0" w:oddVBand="0" w:evenVBand="0" w:oddHBand="0" w:evenHBand="0" w:firstRowFirstColumn="0" w:firstRowLastColumn="0" w:lastRowFirstColumn="0" w:lastRowLastColumn="0"/>
            <w:tcW w:w="0" w:type="auto"/>
            <w:vMerge w:val="restart"/>
            <w:textDirection w:val="btLr"/>
            <w:tcPrChange w:id="5143" w:author="Sahin, Burak" w:date="2017-03-31T13:19:00Z">
              <w:tcPr>
                <w:tcW w:w="1663" w:type="dxa"/>
                <w:gridSpan w:val="2"/>
                <w:vMerge w:val="restart"/>
              </w:tcPr>
            </w:tcPrChange>
          </w:tcPr>
          <w:p w14:paraId="7D43CB62" w14:textId="41EF2633" w:rsidR="006C3488" w:rsidRDefault="006C3488">
            <w:pPr>
              <w:ind w:left="113" w:right="113"/>
              <w:cnfStyle w:val="001000100000" w:firstRow="0" w:lastRow="0" w:firstColumn="1" w:lastColumn="0" w:oddVBand="0" w:evenVBand="0" w:oddHBand="1" w:evenHBand="0" w:firstRowFirstColumn="0" w:firstRowLastColumn="0" w:lastRowFirstColumn="0" w:lastRowLastColumn="0"/>
              <w:rPr>
                <w:ins w:id="5144" w:author="Sahin, Burak" w:date="2017-03-31T13:08:00Z"/>
              </w:rPr>
              <w:pPrChange w:id="5145" w:author="Sahin, Burak" w:date="2017-03-31T13:12:00Z">
                <w:pPr>
                  <w:cnfStyle w:val="001000100000" w:firstRow="0" w:lastRow="0" w:firstColumn="1" w:lastColumn="0" w:oddVBand="0" w:evenVBand="0" w:oddHBand="1" w:evenHBand="0" w:firstRowFirstColumn="0" w:firstRowLastColumn="0" w:lastRowFirstColumn="0" w:lastRowLastColumn="0"/>
                </w:pPr>
              </w:pPrChange>
            </w:pPr>
            <w:ins w:id="5146" w:author="Sahin, Burak" w:date="2017-03-31T13:13:00Z">
              <w:r>
                <w:t>Primary</w:t>
              </w:r>
            </w:ins>
          </w:p>
        </w:tc>
        <w:tc>
          <w:tcPr>
            <w:tcW w:w="0" w:type="auto"/>
            <w:vAlign w:val="center"/>
            <w:tcPrChange w:id="5147" w:author="Sahin, Burak" w:date="2017-03-31T13:19:00Z">
              <w:tcPr>
                <w:tcW w:w="1983" w:type="dxa"/>
                <w:gridSpan w:val="2"/>
                <w:vAlign w:val="center"/>
              </w:tcPr>
            </w:tcPrChange>
          </w:tcPr>
          <w:p w14:paraId="07C908AA" w14:textId="0AB37962" w:rsidR="006C3488" w:rsidRDefault="006C3488" w:rsidP="006C3488">
            <w:pPr>
              <w:cnfStyle w:val="000000100000" w:firstRow="0" w:lastRow="0" w:firstColumn="0" w:lastColumn="0" w:oddVBand="0" w:evenVBand="0" w:oddHBand="1" w:evenHBand="0" w:firstRowFirstColumn="0" w:firstRowLastColumn="0" w:lastRowFirstColumn="0" w:lastRowLastColumn="0"/>
              <w:rPr>
                <w:ins w:id="5148" w:author="Sahin, Burak" w:date="2017-03-21T15:08:00Z"/>
              </w:rPr>
            </w:pPr>
            <w:ins w:id="5149" w:author="Sahin, Burak" w:date="2017-03-31T13:11:00Z">
              <w:r>
                <w:rPr>
                  <w:rFonts w:ascii="Calibri" w:hAnsi="Calibri"/>
                  <w:color w:val="000000"/>
                </w:rPr>
                <w:t>Texas driver license or Texas identification card not expired more than 2 years (proof of citizenship will be required if not previously established)</w:t>
              </w:r>
            </w:ins>
          </w:p>
        </w:tc>
        <w:tc>
          <w:tcPr>
            <w:tcW w:w="0" w:type="auto"/>
            <w:vAlign w:val="center"/>
            <w:tcPrChange w:id="5150" w:author="Sahin, Burak" w:date="2017-03-31T13:19:00Z">
              <w:tcPr>
                <w:tcW w:w="1610" w:type="dxa"/>
                <w:gridSpan w:val="2"/>
              </w:tcPr>
            </w:tcPrChange>
          </w:tcPr>
          <w:p w14:paraId="465E04AD" w14:textId="07638417" w:rsidR="006C3488" w:rsidRDefault="006C3488" w:rsidP="006C3488">
            <w:pPr>
              <w:cnfStyle w:val="000000100000" w:firstRow="0" w:lastRow="0" w:firstColumn="0" w:lastColumn="0" w:oddVBand="0" w:evenVBand="0" w:oddHBand="1" w:evenHBand="0" w:firstRowFirstColumn="0" w:firstRowLastColumn="0" w:lastRowFirstColumn="0" w:lastRowLastColumn="0"/>
              <w:rPr>
                <w:ins w:id="5151" w:author="Sahin, Burak" w:date="2017-03-21T15:08:00Z"/>
              </w:rPr>
            </w:pPr>
            <w:ins w:id="5152" w:author="Sahin, Burak" w:date="2017-03-31T13:16:00Z">
              <w:r>
                <w:rPr>
                  <w:rFonts w:ascii="Calibri" w:hAnsi="Calibri"/>
                  <w:color w:val="000000"/>
                </w:rPr>
                <w:t>Social Security card</w:t>
              </w:r>
            </w:ins>
          </w:p>
        </w:tc>
        <w:tc>
          <w:tcPr>
            <w:tcW w:w="0" w:type="auto"/>
            <w:vAlign w:val="center"/>
            <w:tcPrChange w:id="5153" w:author="Sahin, Burak" w:date="2017-03-31T13:19:00Z">
              <w:tcPr>
                <w:tcW w:w="2089" w:type="dxa"/>
                <w:gridSpan w:val="2"/>
              </w:tcPr>
            </w:tcPrChange>
          </w:tcPr>
          <w:p w14:paraId="1FE62D0D" w14:textId="521A15E9" w:rsidR="006C3488" w:rsidRDefault="006C3488" w:rsidP="006C3488">
            <w:pPr>
              <w:cnfStyle w:val="000000100000" w:firstRow="0" w:lastRow="0" w:firstColumn="0" w:lastColumn="0" w:oddVBand="0" w:evenVBand="0" w:oddHBand="1" w:evenHBand="0" w:firstRowFirstColumn="0" w:firstRowLastColumn="0" w:lastRowFirstColumn="0" w:lastRowLastColumn="0"/>
              <w:rPr>
                <w:ins w:id="5154" w:author="Sahin, Burak" w:date="2017-03-21T15:08:00Z"/>
              </w:rPr>
            </w:pPr>
            <w:ins w:id="5155" w:author="Sahin, Burak" w:date="2017-03-31T13:18:00Z">
              <w:r>
                <w:rPr>
                  <w:rFonts w:ascii="Calibri" w:hAnsi="Calibri"/>
                  <w:color w:val="000000"/>
                </w:rPr>
                <w:t>U.S. passport book or card</w:t>
              </w:r>
            </w:ins>
          </w:p>
        </w:tc>
        <w:tc>
          <w:tcPr>
            <w:tcW w:w="0" w:type="auto"/>
            <w:vAlign w:val="center"/>
            <w:tcPrChange w:id="5156" w:author="Sahin, Burak" w:date="2017-03-31T13:19:00Z">
              <w:tcPr>
                <w:tcW w:w="2005" w:type="dxa"/>
              </w:tcPr>
            </w:tcPrChange>
          </w:tcPr>
          <w:p w14:paraId="5C5B1B25" w14:textId="2752AD95" w:rsidR="006C3488" w:rsidRDefault="006C3488" w:rsidP="006C3488">
            <w:pPr>
              <w:cnfStyle w:val="000000100000" w:firstRow="0" w:lastRow="0" w:firstColumn="0" w:lastColumn="0" w:oddVBand="0" w:evenVBand="0" w:oddHBand="1" w:evenHBand="0" w:firstRowFirstColumn="0" w:firstRowLastColumn="0" w:lastRowFirstColumn="0" w:lastRowLastColumn="0"/>
              <w:rPr>
                <w:ins w:id="5157" w:author="Sahin, Burak" w:date="2017-03-21T15:08:00Z"/>
              </w:rPr>
            </w:pPr>
            <w:ins w:id="5158" w:author="Sahin, Burak" w:date="2017-03-31T13:19:00Z">
              <w:r>
                <w:rPr>
                  <w:rFonts w:ascii="Calibri" w:hAnsi="Calibri"/>
                  <w:color w:val="000000"/>
                </w:rPr>
                <w:t>Current deed, mortgage, monthly mortgage statement, mortgage payment booklet or a residential rental/lease agreement</w:t>
              </w:r>
            </w:ins>
          </w:p>
        </w:tc>
      </w:tr>
      <w:tr w:rsidR="006C3488" w14:paraId="2ECA5DD7" w14:textId="77777777" w:rsidTr="00513F08">
        <w:trPr>
          <w:ins w:id="5159" w:author="Sahin, Burak" w:date="2017-03-21T15:08:00Z"/>
        </w:trPr>
        <w:tc>
          <w:tcPr>
            <w:cnfStyle w:val="001000000000" w:firstRow="0" w:lastRow="0" w:firstColumn="1" w:lastColumn="0" w:oddVBand="0" w:evenVBand="0" w:oddHBand="0" w:evenHBand="0" w:firstRowFirstColumn="0" w:firstRowLastColumn="0" w:lastRowFirstColumn="0" w:lastRowLastColumn="0"/>
            <w:tcW w:w="0" w:type="auto"/>
            <w:vMerge/>
            <w:tcPrChange w:id="5160" w:author="Sahin, Burak" w:date="2017-03-31T13:19:00Z">
              <w:tcPr>
                <w:tcW w:w="1663" w:type="dxa"/>
                <w:gridSpan w:val="2"/>
                <w:vMerge/>
              </w:tcPr>
            </w:tcPrChange>
          </w:tcPr>
          <w:p w14:paraId="6D19BD79" w14:textId="77777777" w:rsidR="006C3488" w:rsidRDefault="006C3488" w:rsidP="006C3488">
            <w:pPr>
              <w:rPr>
                <w:ins w:id="5161" w:author="Sahin, Burak" w:date="2017-03-31T13:08:00Z"/>
              </w:rPr>
            </w:pPr>
          </w:p>
        </w:tc>
        <w:tc>
          <w:tcPr>
            <w:tcW w:w="0" w:type="auto"/>
            <w:vAlign w:val="center"/>
            <w:tcPrChange w:id="5162" w:author="Sahin, Burak" w:date="2017-03-31T13:19:00Z">
              <w:tcPr>
                <w:tcW w:w="1983" w:type="dxa"/>
                <w:gridSpan w:val="2"/>
                <w:vAlign w:val="center"/>
              </w:tcPr>
            </w:tcPrChange>
          </w:tcPr>
          <w:p w14:paraId="1A54DC23" w14:textId="22444D24" w:rsidR="006C3488" w:rsidRDefault="006C3488" w:rsidP="006C3488">
            <w:pPr>
              <w:cnfStyle w:val="000000000000" w:firstRow="0" w:lastRow="0" w:firstColumn="0" w:lastColumn="0" w:oddVBand="0" w:evenVBand="0" w:oddHBand="0" w:evenHBand="0" w:firstRowFirstColumn="0" w:firstRowLastColumn="0" w:lastRowFirstColumn="0" w:lastRowLastColumn="0"/>
              <w:rPr>
                <w:ins w:id="5163" w:author="Sahin, Burak" w:date="2017-03-21T15:08:00Z"/>
              </w:rPr>
            </w:pPr>
            <w:ins w:id="5164" w:author="Sahin, Burak" w:date="2017-03-31T13:11:00Z">
              <w:r>
                <w:rPr>
                  <w:rFonts w:ascii="Calibri" w:hAnsi="Calibri"/>
                  <w:color w:val="000000"/>
                </w:rPr>
                <w:t>Unexpired U.S. passport book or card</w:t>
              </w:r>
            </w:ins>
          </w:p>
        </w:tc>
        <w:tc>
          <w:tcPr>
            <w:tcW w:w="0" w:type="auto"/>
            <w:vAlign w:val="center"/>
            <w:tcPrChange w:id="5165" w:author="Sahin, Burak" w:date="2017-03-31T13:19:00Z">
              <w:tcPr>
                <w:tcW w:w="1610" w:type="dxa"/>
                <w:gridSpan w:val="2"/>
              </w:tcPr>
            </w:tcPrChange>
          </w:tcPr>
          <w:p w14:paraId="448DEB3A" w14:textId="0FCF0FA5" w:rsidR="006C3488" w:rsidRDefault="006C3488" w:rsidP="006C3488">
            <w:pPr>
              <w:cnfStyle w:val="000000000000" w:firstRow="0" w:lastRow="0" w:firstColumn="0" w:lastColumn="0" w:oddVBand="0" w:evenVBand="0" w:oddHBand="0" w:evenHBand="0" w:firstRowFirstColumn="0" w:firstRowLastColumn="0" w:lastRowFirstColumn="0" w:lastRowLastColumn="0"/>
              <w:rPr>
                <w:ins w:id="5166" w:author="Sahin, Burak" w:date="2017-03-21T15:08:00Z"/>
              </w:rPr>
            </w:pPr>
            <w:ins w:id="5167" w:author="Sahin, Burak" w:date="2017-03-31T13:16:00Z">
              <w:r>
                <w:rPr>
                  <w:rFonts w:ascii="Calibri" w:hAnsi="Calibri"/>
                  <w:color w:val="000000"/>
                </w:rPr>
                <w:t>Pilot license</w:t>
              </w:r>
            </w:ins>
          </w:p>
        </w:tc>
        <w:tc>
          <w:tcPr>
            <w:tcW w:w="0" w:type="auto"/>
            <w:vAlign w:val="center"/>
            <w:tcPrChange w:id="5168" w:author="Sahin, Burak" w:date="2017-03-31T13:19:00Z">
              <w:tcPr>
                <w:tcW w:w="2089" w:type="dxa"/>
                <w:gridSpan w:val="2"/>
              </w:tcPr>
            </w:tcPrChange>
          </w:tcPr>
          <w:p w14:paraId="1385F8F9" w14:textId="4DC76230" w:rsidR="006C3488" w:rsidRDefault="006C3488" w:rsidP="006C3488">
            <w:pPr>
              <w:cnfStyle w:val="000000000000" w:firstRow="0" w:lastRow="0" w:firstColumn="0" w:lastColumn="0" w:oddVBand="0" w:evenVBand="0" w:oddHBand="0" w:evenHBand="0" w:firstRowFirstColumn="0" w:firstRowLastColumn="0" w:lastRowFirstColumn="0" w:lastRowLastColumn="0"/>
              <w:rPr>
                <w:ins w:id="5169" w:author="Sahin, Burak" w:date="2017-03-21T15:08:00Z"/>
              </w:rPr>
            </w:pPr>
            <w:ins w:id="5170" w:author="Sahin, Burak" w:date="2017-03-31T13:18:00Z">
              <w:r>
                <w:rPr>
                  <w:rFonts w:ascii="Calibri" w:hAnsi="Calibri"/>
                  <w:color w:val="000000"/>
                </w:rPr>
                <w:t>Birth certificate issued by a U.S. state, U.S. territory or District of Columbia</w:t>
              </w:r>
            </w:ins>
          </w:p>
        </w:tc>
        <w:tc>
          <w:tcPr>
            <w:tcW w:w="0" w:type="auto"/>
            <w:vAlign w:val="center"/>
            <w:tcPrChange w:id="5171" w:author="Sahin, Burak" w:date="2017-03-31T13:19:00Z">
              <w:tcPr>
                <w:tcW w:w="2005" w:type="dxa"/>
              </w:tcPr>
            </w:tcPrChange>
          </w:tcPr>
          <w:p w14:paraId="15AD2753" w14:textId="29D9ED6B" w:rsidR="006C3488" w:rsidRDefault="006C3488" w:rsidP="006C3488">
            <w:pPr>
              <w:cnfStyle w:val="000000000000" w:firstRow="0" w:lastRow="0" w:firstColumn="0" w:lastColumn="0" w:oddVBand="0" w:evenVBand="0" w:oddHBand="0" w:evenHBand="0" w:firstRowFirstColumn="0" w:firstRowLastColumn="0" w:lastRowFirstColumn="0" w:lastRowLastColumn="0"/>
              <w:rPr>
                <w:ins w:id="5172" w:author="Sahin, Burak" w:date="2017-03-21T15:08:00Z"/>
              </w:rPr>
            </w:pPr>
            <w:ins w:id="5173" w:author="Sahin, Burak" w:date="2017-03-31T13:19:00Z">
              <w:r>
                <w:rPr>
                  <w:rFonts w:ascii="Calibri" w:hAnsi="Calibri"/>
                  <w:color w:val="000000"/>
                </w:rPr>
                <w:t>Valid, unexpired Texas voter registration card</w:t>
              </w:r>
            </w:ins>
          </w:p>
        </w:tc>
      </w:tr>
      <w:tr w:rsidR="006C3488" w14:paraId="7BEA0A0F" w14:textId="77777777" w:rsidTr="00513F08">
        <w:trPr>
          <w:cnfStyle w:val="000000100000" w:firstRow="0" w:lastRow="0" w:firstColumn="0" w:lastColumn="0" w:oddVBand="0" w:evenVBand="0" w:oddHBand="1" w:evenHBand="0" w:firstRowFirstColumn="0" w:firstRowLastColumn="0" w:lastRowFirstColumn="0" w:lastRowLastColumn="0"/>
          <w:ins w:id="5174" w:author="Sahin, Burak" w:date="2017-03-21T15:08:00Z"/>
        </w:trPr>
        <w:tc>
          <w:tcPr>
            <w:cnfStyle w:val="001000000000" w:firstRow="0" w:lastRow="0" w:firstColumn="1" w:lastColumn="0" w:oddVBand="0" w:evenVBand="0" w:oddHBand="0" w:evenHBand="0" w:firstRowFirstColumn="0" w:firstRowLastColumn="0" w:lastRowFirstColumn="0" w:lastRowLastColumn="0"/>
            <w:tcW w:w="0" w:type="auto"/>
            <w:vMerge/>
            <w:tcPrChange w:id="5175" w:author="Sahin, Burak" w:date="2017-03-31T13:19:00Z">
              <w:tcPr>
                <w:tcW w:w="1663" w:type="dxa"/>
                <w:gridSpan w:val="2"/>
                <w:vMerge/>
              </w:tcPr>
            </w:tcPrChange>
          </w:tcPr>
          <w:p w14:paraId="3F9767F4" w14:textId="77777777" w:rsidR="006C3488" w:rsidRDefault="006C3488" w:rsidP="006C3488">
            <w:pPr>
              <w:cnfStyle w:val="001000100000" w:firstRow="0" w:lastRow="0" w:firstColumn="1" w:lastColumn="0" w:oddVBand="0" w:evenVBand="0" w:oddHBand="1" w:evenHBand="0" w:firstRowFirstColumn="0" w:firstRowLastColumn="0" w:lastRowFirstColumn="0" w:lastRowLastColumn="0"/>
              <w:rPr>
                <w:ins w:id="5176" w:author="Sahin, Burak" w:date="2017-03-31T13:08:00Z"/>
              </w:rPr>
            </w:pPr>
          </w:p>
        </w:tc>
        <w:tc>
          <w:tcPr>
            <w:tcW w:w="0" w:type="auto"/>
            <w:vAlign w:val="center"/>
            <w:tcPrChange w:id="5177" w:author="Sahin, Burak" w:date="2017-03-31T13:19:00Z">
              <w:tcPr>
                <w:tcW w:w="1983" w:type="dxa"/>
                <w:gridSpan w:val="2"/>
                <w:vAlign w:val="center"/>
              </w:tcPr>
            </w:tcPrChange>
          </w:tcPr>
          <w:p w14:paraId="247ECDE9" w14:textId="31501BD2" w:rsidR="006C3488" w:rsidRDefault="006C3488" w:rsidP="006C3488">
            <w:pPr>
              <w:cnfStyle w:val="000000100000" w:firstRow="0" w:lastRow="0" w:firstColumn="0" w:lastColumn="0" w:oddVBand="0" w:evenVBand="0" w:oddHBand="1" w:evenHBand="0" w:firstRowFirstColumn="0" w:firstRowLastColumn="0" w:lastRowFirstColumn="0" w:lastRowLastColumn="0"/>
              <w:rPr>
                <w:ins w:id="5178" w:author="Sahin, Burak" w:date="2017-03-21T15:08:00Z"/>
              </w:rPr>
            </w:pPr>
            <w:ins w:id="5179" w:author="Sahin, Burak" w:date="2017-03-31T13:11:00Z">
              <w:r>
                <w:rPr>
                  <w:rFonts w:ascii="Calibri" w:hAnsi="Calibri"/>
                  <w:color w:val="000000"/>
                </w:rPr>
                <w:t>U.S. Certificate of Citizenship or Certificate of Naturalization (N-560, N-561, N-645, N-550, N-55G, N-570 or N-578)</w:t>
              </w:r>
            </w:ins>
          </w:p>
        </w:tc>
        <w:tc>
          <w:tcPr>
            <w:tcW w:w="0" w:type="auto"/>
            <w:vAlign w:val="center"/>
            <w:tcPrChange w:id="5180" w:author="Sahin, Burak" w:date="2017-03-31T13:19:00Z">
              <w:tcPr>
                <w:tcW w:w="1610" w:type="dxa"/>
                <w:gridSpan w:val="2"/>
              </w:tcPr>
            </w:tcPrChange>
          </w:tcPr>
          <w:p w14:paraId="2FAE1E17" w14:textId="1597E3A4" w:rsidR="006C3488" w:rsidRDefault="006C3488" w:rsidP="006C3488">
            <w:pPr>
              <w:cnfStyle w:val="000000100000" w:firstRow="0" w:lastRow="0" w:firstColumn="0" w:lastColumn="0" w:oddVBand="0" w:evenVBand="0" w:oddHBand="1" w:evenHBand="0" w:firstRowFirstColumn="0" w:firstRowLastColumn="0" w:lastRowFirstColumn="0" w:lastRowLastColumn="0"/>
              <w:rPr>
                <w:ins w:id="5181" w:author="Sahin, Burak" w:date="2017-03-21T15:08:00Z"/>
              </w:rPr>
            </w:pPr>
            <w:ins w:id="5182" w:author="Sahin, Burak" w:date="2017-03-31T13:16:00Z">
              <w:r>
                <w:rPr>
                  <w:rFonts w:ascii="Calibri" w:hAnsi="Calibri"/>
                  <w:color w:val="000000"/>
                </w:rPr>
                <w:t>Military identification (active, reserve, retired or dependent status)</w:t>
              </w:r>
            </w:ins>
          </w:p>
        </w:tc>
        <w:tc>
          <w:tcPr>
            <w:tcW w:w="0" w:type="auto"/>
            <w:vAlign w:val="center"/>
            <w:tcPrChange w:id="5183" w:author="Sahin, Burak" w:date="2017-03-31T13:19:00Z">
              <w:tcPr>
                <w:tcW w:w="2089" w:type="dxa"/>
                <w:gridSpan w:val="2"/>
              </w:tcPr>
            </w:tcPrChange>
          </w:tcPr>
          <w:p w14:paraId="45C525E8" w14:textId="750E9D68" w:rsidR="006C3488" w:rsidRDefault="006C3488" w:rsidP="006C3488">
            <w:pPr>
              <w:cnfStyle w:val="000000100000" w:firstRow="0" w:lastRow="0" w:firstColumn="0" w:lastColumn="0" w:oddVBand="0" w:evenVBand="0" w:oddHBand="1" w:evenHBand="0" w:firstRowFirstColumn="0" w:firstRowLastColumn="0" w:lastRowFirstColumn="0" w:lastRowLastColumn="0"/>
              <w:rPr>
                <w:ins w:id="5184" w:author="Sahin, Burak" w:date="2017-03-21T15:08:00Z"/>
              </w:rPr>
            </w:pPr>
            <w:ins w:id="5185" w:author="Sahin, Burak" w:date="2017-03-31T13:18:00Z">
              <w:r>
                <w:rPr>
                  <w:rFonts w:ascii="Calibri" w:hAnsi="Calibri"/>
                  <w:color w:val="000000"/>
                </w:rPr>
                <w:t>For U.S. citizens born abroad—Certificate of Report of Birth (DS-1350 or FS-545) or Consular Report of Birth (FS-240) issued by the U.S. Department of State</w:t>
              </w:r>
            </w:ins>
          </w:p>
        </w:tc>
        <w:tc>
          <w:tcPr>
            <w:tcW w:w="0" w:type="auto"/>
            <w:vAlign w:val="center"/>
            <w:tcPrChange w:id="5186" w:author="Sahin, Burak" w:date="2017-03-31T13:19:00Z">
              <w:tcPr>
                <w:tcW w:w="2005" w:type="dxa"/>
              </w:tcPr>
            </w:tcPrChange>
          </w:tcPr>
          <w:p w14:paraId="374C0F0C" w14:textId="2875F5DE" w:rsidR="006C3488" w:rsidRDefault="006C3488" w:rsidP="006C3488">
            <w:pPr>
              <w:cnfStyle w:val="000000100000" w:firstRow="0" w:lastRow="0" w:firstColumn="0" w:lastColumn="0" w:oddVBand="0" w:evenVBand="0" w:oddHBand="1" w:evenHBand="0" w:firstRowFirstColumn="0" w:firstRowLastColumn="0" w:lastRowFirstColumn="0" w:lastRowLastColumn="0"/>
              <w:rPr>
                <w:ins w:id="5187" w:author="Sahin, Burak" w:date="2017-03-21T15:08:00Z"/>
              </w:rPr>
            </w:pPr>
            <w:ins w:id="5188" w:author="Sahin, Burak" w:date="2017-03-31T13:19:00Z">
              <w:r>
                <w:rPr>
                  <w:rFonts w:ascii="Calibri" w:hAnsi="Calibri"/>
                  <w:color w:val="000000"/>
                </w:rPr>
                <w:t>Texas motor vehicle registration or title</w:t>
              </w:r>
            </w:ins>
          </w:p>
        </w:tc>
      </w:tr>
      <w:tr w:rsidR="006C3488" w14:paraId="728FF21E" w14:textId="77777777" w:rsidTr="00513F08">
        <w:trPr>
          <w:ins w:id="5189" w:author="Sahin, Burak" w:date="2017-03-21T15:08:00Z"/>
        </w:trPr>
        <w:tc>
          <w:tcPr>
            <w:cnfStyle w:val="001000000000" w:firstRow="0" w:lastRow="0" w:firstColumn="1" w:lastColumn="0" w:oddVBand="0" w:evenVBand="0" w:oddHBand="0" w:evenHBand="0" w:firstRowFirstColumn="0" w:firstRowLastColumn="0" w:lastRowFirstColumn="0" w:lastRowLastColumn="0"/>
            <w:tcW w:w="0" w:type="auto"/>
            <w:vMerge/>
            <w:tcPrChange w:id="5190" w:author="Sahin, Burak" w:date="2017-03-31T13:19:00Z">
              <w:tcPr>
                <w:tcW w:w="1663" w:type="dxa"/>
                <w:gridSpan w:val="2"/>
                <w:vMerge/>
              </w:tcPr>
            </w:tcPrChange>
          </w:tcPr>
          <w:p w14:paraId="5CD6E297" w14:textId="77777777" w:rsidR="006C3488" w:rsidRDefault="006C3488" w:rsidP="006C3488">
            <w:pPr>
              <w:rPr>
                <w:ins w:id="5191" w:author="Sahin, Burak" w:date="2017-03-31T13:08:00Z"/>
              </w:rPr>
            </w:pPr>
          </w:p>
        </w:tc>
        <w:tc>
          <w:tcPr>
            <w:tcW w:w="0" w:type="auto"/>
            <w:vAlign w:val="center"/>
            <w:tcPrChange w:id="5192" w:author="Sahin, Burak" w:date="2017-03-31T13:19:00Z">
              <w:tcPr>
                <w:tcW w:w="1983" w:type="dxa"/>
                <w:gridSpan w:val="2"/>
                <w:vAlign w:val="center"/>
              </w:tcPr>
            </w:tcPrChange>
          </w:tcPr>
          <w:p w14:paraId="5C90E552" w14:textId="793598E8" w:rsidR="006C3488" w:rsidRDefault="006C3488" w:rsidP="006C3488">
            <w:pPr>
              <w:cnfStyle w:val="000000000000" w:firstRow="0" w:lastRow="0" w:firstColumn="0" w:lastColumn="0" w:oddVBand="0" w:evenVBand="0" w:oddHBand="0" w:evenHBand="0" w:firstRowFirstColumn="0" w:firstRowLastColumn="0" w:lastRowFirstColumn="0" w:lastRowLastColumn="0"/>
              <w:rPr>
                <w:ins w:id="5193" w:author="Sahin, Burak" w:date="2017-03-21T15:08:00Z"/>
              </w:rPr>
            </w:pPr>
            <w:ins w:id="5194" w:author="Sahin, Burak" w:date="2017-03-31T13:12:00Z">
              <w:r>
                <w:rPr>
                  <w:rFonts w:ascii="Calibri" w:hAnsi="Calibri"/>
                  <w:color w:val="000000"/>
                </w:rPr>
                <w:t>1. U.S. Citizen Identification Card (I-179 or I-197)</w:t>
              </w:r>
            </w:ins>
          </w:p>
        </w:tc>
        <w:tc>
          <w:tcPr>
            <w:tcW w:w="0" w:type="auto"/>
            <w:vAlign w:val="center"/>
            <w:tcPrChange w:id="5195" w:author="Sahin, Burak" w:date="2017-03-31T13:19:00Z">
              <w:tcPr>
                <w:tcW w:w="1610" w:type="dxa"/>
                <w:gridSpan w:val="2"/>
              </w:tcPr>
            </w:tcPrChange>
          </w:tcPr>
          <w:p w14:paraId="3DBA6F01" w14:textId="7F04D4FA" w:rsidR="006C3488" w:rsidRDefault="006C3488" w:rsidP="006C3488">
            <w:pPr>
              <w:cnfStyle w:val="000000000000" w:firstRow="0" w:lastRow="0" w:firstColumn="0" w:lastColumn="0" w:oddVBand="0" w:evenVBand="0" w:oddHBand="0" w:evenHBand="0" w:firstRowFirstColumn="0" w:firstRowLastColumn="0" w:lastRowFirstColumn="0" w:lastRowLastColumn="0"/>
              <w:rPr>
                <w:ins w:id="5196" w:author="Sahin, Burak" w:date="2017-03-21T15:08:00Z"/>
              </w:rPr>
            </w:pPr>
            <w:ins w:id="5197" w:author="Sahin, Burak" w:date="2017-03-31T13:16:00Z">
              <w:r>
                <w:rPr>
                  <w:rFonts w:ascii="Calibri" w:hAnsi="Calibri"/>
                  <w:color w:val="000000"/>
                </w:rPr>
                <w:t>Texas Commission on Law Enforcement (TCOLE).</w:t>
              </w:r>
            </w:ins>
          </w:p>
        </w:tc>
        <w:tc>
          <w:tcPr>
            <w:tcW w:w="0" w:type="auto"/>
            <w:vAlign w:val="center"/>
            <w:tcPrChange w:id="5198" w:author="Sahin, Burak" w:date="2017-03-31T13:19:00Z">
              <w:tcPr>
                <w:tcW w:w="2089" w:type="dxa"/>
                <w:gridSpan w:val="2"/>
              </w:tcPr>
            </w:tcPrChange>
          </w:tcPr>
          <w:p w14:paraId="344148A3" w14:textId="4CB9940B" w:rsidR="006C3488" w:rsidRDefault="006C3488" w:rsidP="006C3488">
            <w:pPr>
              <w:cnfStyle w:val="000000000000" w:firstRow="0" w:lastRow="0" w:firstColumn="0" w:lastColumn="0" w:oddVBand="0" w:evenVBand="0" w:oddHBand="0" w:evenHBand="0" w:firstRowFirstColumn="0" w:firstRowLastColumn="0" w:lastRowFirstColumn="0" w:lastRowLastColumn="0"/>
              <w:rPr>
                <w:ins w:id="5199" w:author="Sahin, Burak" w:date="2017-03-21T15:08:00Z"/>
              </w:rPr>
            </w:pPr>
            <w:ins w:id="5200" w:author="Sahin, Burak" w:date="2017-03-31T13:18:00Z">
              <w:r>
                <w:rPr>
                  <w:rFonts w:ascii="Calibri" w:hAnsi="Calibri"/>
                  <w:color w:val="000000"/>
                </w:rPr>
                <w:t>U.S. Certificate of Citizenship or Certificate of Naturalization (N-560, N-561, N-645, N-550, N-55G, N-570 or N-578)</w:t>
              </w:r>
            </w:ins>
          </w:p>
        </w:tc>
        <w:tc>
          <w:tcPr>
            <w:tcW w:w="0" w:type="auto"/>
            <w:vAlign w:val="center"/>
            <w:tcPrChange w:id="5201" w:author="Sahin, Burak" w:date="2017-03-31T13:19:00Z">
              <w:tcPr>
                <w:tcW w:w="2005" w:type="dxa"/>
              </w:tcPr>
            </w:tcPrChange>
          </w:tcPr>
          <w:p w14:paraId="478C75CC" w14:textId="506610E0" w:rsidR="006C3488" w:rsidRDefault="006C3488" w:rsidP="006C3488">
            <w:pPr>
              <w:cnfStyle w:val="000000000000" w:firstRow="0" w:lastRow="0" w:firstColumn="0" w:lastColumn="0" w:oddVBand="0" w:evenVBand="0" w:oddHBand="0" w:evenHBand="0" w:firstRowFirstColumn="0" w:firstRowLastColumn="0" w:lastRowFirstColumn="0" w:lastRowLastColumn="0"/>
              <w:rPr>
                <w:ins w:id="5202" w:author="Sahin, Burak" w:date="2017-03-21T15:08:00Z"/>
              </w:rPr>
            </w:pPr>
            <w:ins w:id="5203" w:author="Sahin, Burak" w:date="2017-03-31T13:19:00Z">
              <w:r>
                <w:rPr>
                  <w:rFonts w:ascii="Calibri" w:hAnsi="Calibri"/>
                  <w:color w:val="000000"/>
                </w:rPr>
                <w:t>Texas boat registration or title</w:t>
              </w:r>
            </w:ins>
          </w:p>
        </w:tc>
      </w:tr>
      <w:tr w:rsidR="006C3488" w14:paraId="65A31EB7" w14:textId="77777777" w:rsidTr="00513F08">
        <w:trPr>
          <w:cnfStyle w:val="000000100000" w:firstRow="0" w:lastRow="0" w:firstColumn="0" w:lastColumn="0" w:oddVBand="0" w:evenVBand="0" w:oddHBand="1" w:evenHBand="0" w:firstRowFirstColumn="0" w:firstRowLastColumn="0" w:lastRowFirstColumn="0" w:lastRowLastColumn="0"/>
          <w:ins w:id="5204" w:author="Sahin, Burak" w:date="2017-03-21T15:08:00Z"/>
        </w:trPr>
        <w:tc>
          <w:tcPr>
            <w:cnfStyle w:val="001000000000" w:firstRow="0" w:lastRow="0" w:firstColumn="1" w:lastColumn="0" w:oddVBand="0" w:evenVBand="0" w:oddHBand="0" w:evenHBand="0" w:firstRowFirstColumn="0" w:firstRowLastColumn="0" w:lastRowFirstColumn="0" w:lastRowLastColumn="0"/>
            <w:tcW w:w="0" w:type="auto"/>
            <w:vMerge/>
            <w:tcPrChange w:id="5205" w:author="Sahin, Burak" w:date="2017-03-31T13:19:00Z">
              <w:tcPr>
                <w:tcW w:w="1663" w:type="dxa"/>
                <w:gridSpan w:val="2"/>
                <w:vMerge/>
              </w:tcPr>
            </w:tcPrChange>
          </w:tcPr>
          <w:p w14:paraId="6624FAE4" w14:textId="77777777" w:rsidR="006C3488" w:rsidRDefault="006C3488" w:rsidP="006C3488">
            <w:pPr>
              <w:cnfStyle w:val="001000100000" w:firstRow="0" w:lastRow="0" w:firstColumn="1" w:lastColumn="0" w:oddVBand="0" w:evenVBand="0" w:oddHBand="1" w:evenHBand="0" w:firstRowFirstColumn="0" w:firstRowLastColumn="0" w:lastRowFirstColumn="0" w:lastRowLastColumn="0"/>
              <w:rPr>
                <w:ins w:id="5206" w:author="Sahin, Burak" w:date="2017-03-31T13:08:00Z"/>
              </w:rPr>
            </w:pPr>
          </w:p>
        </w:tc>
        <w:tc>
          <w:tcPr>
            <w:tcW w:w="0" w:type="auto"/>
            <w:vAlign w:val="center"/>
            <w:tcPrChange w:id="5207" w:author="Sahin, Burak" w:date="2017-03-31T13:19:00Z">
              <w:tcPr>
                <w:tcW w:w="1983" w:type="dxa"/>
                <w:gridSpan w:val="2"/>
                <w:vAlign w:val="center"/>
              </w:tcPr>
            </w:tcPrChange>
          </w:tcPr>
          <w:p w14:paraId="17484F07" w14:textId="1837EBED" w:rsidR="006C3488" w:rsidRDefault="006C3488" w:rsidP="006C3488">
            <w:pPr>
              <w:cnfStyle w:val="000000100000" w:firstRow="0" w:lastRow="0" w:firstColumn="0" w:lastColumn="0" w:oddVBand="0" w:evenVBand="0" w:oddHBand="1" w:evenHBand="0" w:firstRowFirstColumn="0" w:firstRowLastColumn="0" w:lastRowFirstColumn="0" w:lastRowLastColumn="0"/>
              <w:rPr>
                <w:ins w:id="5208" w:author="Sahin, Burak" w:date="2017-03-21T15:08:00Z"/>
              </w:rPr>
            </w:pPr>
            <w:ins w:id="5209" w:author="Sahin, Burak" w:date="2017-03-31T13:12:00Z">
              <w:r>
                <w:rPr>
                  <w:rFonts w:ascii="Calibri" w:hAnsi="Calibri"/>
                  <w:color w:val="000000"/>
                </w:rPr>
                <w:t>2. Permanent Resident Card (I-551)</w:t>
              </w:r>
            </w:ins>
          </w:p>
        </w:tc>
        <w:tc>
          <w:tcPr>
            <w:tcW w:w="0" w:type="auto"/>
            <w:vAlign w:val="center"/>
            <w:tcPrChange w:id="5210" w:author="Sahin, Burak" w:date="2017-03-31T13:19:00Z">
              <w:tcPr>
                <w:tcW w:w="1610" w:type="dxa"/>
                <w:gridSpan w:val="2"/>
              </w:tcPr>
            </w:tcPrChange>
          </w:tcPr>
          <w:p w14:paraId="4C0C8932" w14:textId="776B892E" w:rsidR="006C3488" w:rsidRDefault="006C3488" w:rsidP="006C3488">
            <w:pPr>
              <w:cnfStyle w:val="000000100000" w:firstRow="0" w:lastRow="0" w:firstColumn="0" w:lastColumn="0" w:oddVBand="0" w:evenVBand="0" w:oddHBand="1" w:evenHBand="0" w:firstRowFirstColumn="0" w:firstRowLastColumn="0" w:lastRowFirstColumn="0" w:lastRowLastColumn="0"/>
              <w:rPr>
                <w:ins w:id="5211" w:author="Sahin, Burak" w:date="2017-03-21T15:08:00Z"/>
              </w:rPr>
            </w:pPr>
            <w:ins w:id="5212" w:author="Sahin, Burak" w:date="2017-03-31T13:16:00Z">
              <w:r>
                <w:rPr>
                  <w:rFonts w:ascii="Calibri" w:hAnsi="Calibri"/>
                  <w:color w:val="000000"/>
                </w:rPr>
                <w:t>DD-214</w:t>
              </w:r>
            </w:ins>
          </w:p>
        </w:tc>
        <w:tc>
          <w:tcPr>
            <w:tcW w:w="0" w:type="auto"/>
            <w:vAlign w:val="center"/>
            <w:tcPrChange w:id="5213" w:author="Sahin, Burak" w:date="2017-03-31T13:19:00Z">
              <w:tcPr>
                <w:tcW w:w="2089" w:type="dxa"/>
                <w:gridSpan w:val="2"/>
              </w:tcPr>
            </w:tcPrChange>
          </w:tcPr>
          <w:p w14:paraId="17F83236" w14:textId="06714E2E" w:rsidR="006C3488" w:rsidRDefault="006C3488" w:rsidP="006C3488">
            <w:pPr>
              <w:cnfStyle w:val="000000100000" w:firstRow="0" w:lastRow="0" w:firstColumn="0" w:lastColumn="0" w:oddVBand="0" w:evenVBand="0" w:oddHBand="1" w:evenHBand="0" w:firstRowFirstColumn="0" w:firstRowLastColumn="0" w:lastRowFirstColumn="0" w:lastRowLastColumn="0"/>
              <w:rPr>
                <w:ins w:id="5214" w:author="Sahin, Burak" w:date="2017-03-21T15:08:00Z"/>
              </w:rPr>
            </w:pPr>
            <w:ins w:id="5215" w:author="Sahin, Burak" w:date="2017-03-31T13:18:00Z">
              <w:r>
                <w:rPr>
                  <w:rFonts w:ascii="Calibri" w:hAnsi="Calibri"/>
                  <w:color w:val="000000"/>
                </w:rPr>
                <w:t>U.S. Department of Justice Immigration and Naturalization Service U.S. Citizen ID Card (Form I-197 or I-179)</w:t>
              </w:r>
            </w:ins>
          </w:p>
        </w:tc>
        <w:tc>
          <w:tcPr>
            <w:tcW w:w="0" w:type="auto"/>
            <w:vAlign w:val="center"/>
            <w:tcPrChange w:id="5216" w:author="Sahin, Burak" w:date="2017-03-31T13:19:00Z">
              <w:tcPr>
                <w:tcW w:w="2005" w:type="dxa"/>
              </w:tcPr>
            </w:tcPrChange>
          </w:tcPr>
          <w:p w14:paraId="27AAFC70" w14:textId="76A2494C" w:rsidR="006C3488" w:rsidRDefault="006C3488" w:rsidP="006C3488">
            <w:pPr>
              <w:cnfStyle w:val="000000100000" w:firstRow="0" w:lastRow="0" w:firstColumn="0" w:lastColumn="0" w:oddVBand="0" w:evenVBand="0" w:oddHBand="1" w:evenHBand="0" w:firstRowFirstColumn="0" w:firstRowLastColumn="0" w:lastRowFirstColumn="0" w:lastRowLastColumn="0"/>
              <w:rPr>
                <w:ins w:id="5217" w:author="Sahin, Burak" w:date="2017-03-21T15:08:00Z"/>
              </w:rPr>
            </w:pPr>
            <w:ins w:id="5218" w:author="Sahin, Burak" w:date="2017-03-31T13:19:00Z">
              <w:r>
                <w:rPr>
                  <w:rFonts w:ascii="Calibri" w:hAnsi="Calibri"/>
                  <w:color w:val="000000"/>
                </w:rPr>
                <w:t>Concealed Handgun License (CHL) or License to Carry (LTC)</w:t>
              </w:r>
            </w:ins>
          </w:p>
        </w:tc>
      </w:tr>
      <w:tr w:rsidR="006C3488" w14:paraId="061206BB" w14:textId="77777777" w:rsidTr="00513F08">
        <w:trPr>
          <w:ins w:id="5219" w:author="Sahin, Burak" w:date="2017-03-21T15:08:00Z"/>
        </w:trPr>
        <w:tc>
          <w:tcPr>
            <w:cnfStyle w:val="001000000000" w:firstRow="0" w:lastRow="0" w:firstColumn="1" w:lastColumn="0" w:oddVBand="0" w:evenVBand="0" w:oddHBand="0" w:evenHBand="0" w:firstRowFirstColumn="0" w:firstRowLastColumn="0" w:lastRowFirstColumn="0" w:lastRowLastColumn="0"/>
            <w:tcW w:w="0" w:type="auto"/>
            <w:vMerge/>
            <w:tcPrChange w:id="5220" w:author="Sahin, Burak" w:date="2017-03-31T13:19:00Z">
              <w:tcPr>
                <w:tcW w:w="1663" w:type="dxa"/>
                <w:gridSpan w:val="2"/>
                <w:vMerge/>
              </w:tcPr>
            </w:tcPrChange>
          </w:tcPr>
          <w:p w14:paraId="7CB7C0EB" w14:textId="77777777" w:rsidR="006C3488" w:rsidRDefault="006C3488" w:rsidP="006C3488">
            <w:pPr>
              <w:rPr>
                <w:ins w:id="5221" w:author="Sahin, Burak" w:date="2017-03-31T13:08:00Z"/>
              </w:rPr>
            </w:pPr>
          </w:p>
        </w:tc>
        <w:tc>
          <w:tcPr>
            <w:tcW w:w="0" w:type="auto"/>
            <w:vAlign w:val="center"/>
            <w:tcPrChange w:id="5222" w:author="Sahin, Burak" w:date="2017-03-31T13:19:00Z">
              <w:tcPr>
                <w:tcW w:w="1983" w:type="dxa"/>
                <w:gridSpan w:val="2"/>
                <w:vAlign w:val="center"/>
              </w:tcPr>
            </w:tcPrChange>
          </w:tcPr>
          <w:p w14:paraId="3DDE3E01" w14:textId="3462AF73" w:rsidR="006C3488" w:rsidRDefault="006C3488" w:rsidP="006C3488">
            <w:pPr>
              <w:cnfStyle w:val="000000000000" w:firstRow="0" w:lastRow="0" w:firstColumn="0" w:lastColumn="0" w:oddVBand="0" w:evenVBand="0" w:oddHBand="0" w:evenHBand="0" w:firstRowFirstColumn="0" w:firstRowLastColumn="0" w:lastRowFirstColumn="0" w:lastRowLastColumn="0"/>
              <w:rPr>
                <w:ins w:id="5223" w:author="Sahin, Burak" w:date="2017-03-21T15:08:00Z"/>
              </w:rPr>
            </w:pPr>
            <w:ins w:id="5224" w:author="Sahin, Burak" w:date="2017-03-31T13:12:00Z">
              <w:r>
                <w:rPr>
                  <w:rFonts w:ascii="Calibri" w:hAnsi="Calibri"/>
                  <w:color w:val="000000"/>
                </w:rPr>
                <w:t xml:space="preserve">3. Foreign passport with attached temporary I-551 (immigrant visa </w:t>
              </w:r>
              <w:r>
                <w:rPr>
                  <w:rFonts w:ascii="Calibri" w:hAnsi="Calibri"/>
                  <w:color w:val="000000"/>
                </w:rPr>
                <w:lastRenderedPageBreak/>
                <w:t>endorsed with ADIT stamp)</w:t>
              </w:r>
            </w:ins>
          </w:p>
        </w:tc>
        <w:tc>
          <w:tcPr>
            <w:tcW w:w="0" w:type="auto"/>
            <w:vAlign w:val="center"/>
            <w:tcPrChange w:id="5225" w:author="Sahin, Burak" w:date="2017-03-31T13:19:00Z">
              <w:tcPr>
                <w:tcW w:w="1610" w:type="dxa"/>
                <w:gridSpan w:val="2"/>
              </w:tcPr>
            </w:tcPrChange>
          </w:tcPr>
          <w:p w14:paraId="11FD78F1" w14:textId="737AAE68" w:rsidR="006C3488" w:rsidRDefault="006C3488" w:rsidP="006C3488">
            <w:pPr>
              <w:cnfStyle w:val="000000000000" w:firstRow="0" w:lastRow="0" w:firstColumn="0" w:lastColumn="0" w:oddVBand="0" w:evenVBand="0" w:oddHBand="0" w:evenHBand="0" w:firstRowFirstColumn="0" w:firstRowLastColumn="0" w:lastRowFirstColumn="0" w:lastRowLastColumn="0"/>
              <w:rPr>
                <w:ins w:id="5226" w:author="Sahin, Burak" w:date="2017-03-21T15:08:00Z"/>
              </w:rPr>
            </w:pPr>
            <w:ins w:id="5227" w:author="Sahin, Burak" w:date="2017-03-31T13:16:00Z">
              <w:r>
                <w:rPr>
                  <w:rFonts w:ascii="Calibri" w:hAnsi="Calibri"/>
                  <w:color w:val="000000"/>
                </w:rPr>
                <w:lastRenderedPageBreak/>
                <w:t>Medicare or Medicaid card</w:t>
              </w:r>
            </w:ins>
          </w:p>
        </w:tc>
        <w:tc>
          <w:tcPr>
            <w:tcW w:w="0" w:type="auto"/>
            <w:vAlign w:val="center"/>
            <w:tcPrChange w:id="5228" w:author="Sahin, Burak" w:date="2017-03-31T13:19:00Z">
              <w:tcPr>
                <w:tcW w:w="2089" w:type="dxa"/>
                <w:gridSpan w:val="2"/>
              </w:tcPr>
            </w:tcPrChange>
          </w:tcPr>
          <w:p w14:paraId="44158174" w14:textId="43D0E891" w:rsidR="006C3488" w:rsidRDefault="006C3488" w:rsidP="006C3488">
            <w:pPr>
              <w:cnfStyle w:val="000000000000" w:firstRow="0" w:lastRow="0" w:firstColumn="0" w:lastColumn="0" w:oddVBand="0" w:evenVBand="0" w:oddHBand="0" w:evenHBand="0" w:firstRowFirstColumn="0" w:firstRowLastColumn="0" w:lastRowFirstColumn="0" w:lastRowLastColumn="0"/>
              <w:rPr>
                <w:ins w:id="5229" w:author="Sahin, Burak" w:date="2017-03-21T15:08:00Z"/>
              </w:rPr>
            </w:pPr>
            <w:ins w:id="5230" w:author="Sahin, Burak" w:date="2017-03-31T13:18:00Z">
              <w:r>
                <w:rPr>
                  <w:rFonts w:ascii="Calibri" w:hAnsi="Calibri"/>
                  <w:color w:val="000000"/>
                </w:rPr>
                <w:t xml:space="preserve">U.S. passport that reads, “THE BEARER IS A UNITED STATES NATIONAL AND NOT A </w:t>
              </w:r>
              <w:r>
                <w:rPr>
                  <w:rFonts w:ascii="Calibri" w:hAnsi="Calibri"/>
                  <w:color w:val="000000"/>
                </w:rPr>
                <w:lastRenderedPageBreak/>
                <w:t>UNITED STATES CITIZEN” on the last page</w:t>
              </w:r>
            </w:ins>
          </w:p>
        </w:tc>
        <w:tc>
          <w:tcPr>
            <w:tcW w:w="0" w:type="auto"/>
            <w:vAlign w:val="center"/>
            <w:tcPrChange w:id="5231" w:author="Sahin, Burak" w:date="2017-03-31T13:19:00Z">
              <w:tcPr>
                <w:tcW w:w="2005" w:type="dxa"/>
              </w:tcPr>
            </w:tcPrChange>
          </w:tcPr>
          <w:p w14:paraId="0814190F" w14:textId="4AE2E657" w:rsidR="006C3488" w:rsidRDefault="006C3488" w:rsidP="006C3488">
            <w:pPr>
              <w:cnfStyle w:val="000000000000" w:firstRow="0" w:lastRow="0" w:firstColumn="0" w:lastColumn="0" w:oddVBand="0" w:evenVBand="0" w:oddHBand="0" w:evenHBand="0" w:firstRowFirstColumn="0" w:firstRowLastColumn="0" w:lastRowFirstColumn="0" w:lastRowLastColumn="0"/>
              <w:rPr>
                <w:ins w:id="5232" w:author="Sahin, Burak" w:date="2017-03-21T15:08:00Z"/>
              </w:rPr>
            </w:pPr>
            <w:ins w:id="5233" w:author="Sahin, Burak" w:date="2017-03-31T13:19:00Z">
              <w:r>
                <w:rPr>
                  <w:rFonts w:ascii="Calibri" w:hAnsi="Calibri"/>
                  <w:color w:val="000000"/>
                </w:rPr>
                <w:lastRenderedPageBreak/>
                <w:t xml:space="preserve">Utility statement (including electric, water, natural gas, satellite TV, cable </w:t>
              </w:r>
              <w:r>
                <w:rPr>
                  <w:rFonts w:ascii="Calibri" w:hAnsi="Calibri"/>
                  <w:color w:val="000000"/>
                </w:rPr>
                <w:lastRenderedPageBreak/>
                <w:t xml:space="preserve">TV or </w:t>
              </w:r>
              <w:proofErr w:type="spellStart"/>
              <w:r>
                <w:rPr>
                  <w:rFonts w:ascii="Calibri" w:hAnsi="Calibri"/>
                  <w:color w:val="000000"/>
                </w:rPr>
                <w:t>noncellular</w:t>
              </w:r>
              <w:proofErr w:type="spellEnd"/>
              <w:r>
                <w:rPr>
                  <w:rFonts w:ascii="Calibri" w:hAnsi="Calibri"/>
                  <w:color w:val="000000"/>
                </w:rPr>
                <w:t xml:space="preserve"> phone bill) dated within 90 days of the date of application</w:t>
              </w:r>
            </w:ins>
          </w:p>
        </w:tc>
      </w:tr>
      <w:tr w:rsidR="006C3488" w14:paraId="31D792CE" w14:textId="77777777" w:rsidTr="00513F08">
        <w:trPr>
          <w:cnfStyle w:val="000000100000" w:firstRow="0" w:lastRow="0" w:firstColumn="0" w:lastColumn="0" w:oddVBand="0" w:evenVBand="0" w:oddHBand="1" w:evenHBand="0" w:firstRowFirstColumn="0" w:firstRowLastColumn="0" w:lastRowFirstColumn="0" w:lastRowLastColumn="0"/>
          <w:ins w:id="5234" w:author="Sahin, Burak" w:date="2017-03-21T15:08:00Z"/>
        </w:trPr>
        <w:tc>
          <w:tcPr>
            <w:cnfStyle w:val="001000000000" w:firstRow="0" w:lastRow="0" w:firstColumn="1" w:lastColumn="0" w:oddVBand="0" w:evenVBand="0" w:oddHBand="0" w:evenHBand="0" w:firstRowFirstColumn="0" w:firstRowLastColumn="0" w:lastRowFirstColumn="0" w:lastRowLastColumn="0"/>
            <w:tcW w:w="0" w:type="auto"/>
            <w:vMerge/>
            <w:tcPrChange w:id="5235" w:author="Sahin, Burak" w:date="2017-03-31T13:19:00Z">
              <w:tcPr>
                <w:tcW w:w="1663" w:type="dxa"/>
                <w:gridSpan w:val="2"/>
                <w:vMerge/>
              </w:tcPr>
            </w:tcPrChange>
          </w:tcPr>
          <w:p w14:paraId="76BD0C41" w14:textId="77777777" w:rsidR="006C3488" w:rsidRDefault="006C3488" w:rsidP="006C3488">
            <w:pPr>
              <w:cnfStyle w:val="001000100000" w:firstRow="0" w:lastRow="0" w:firstColumn="1" w:lastColumn="0" w:oddVBand="0" w:evenVBand="0" w:oddHBand="1" w:evenHBand="0" w:firstRowFirstColumn="0" w:firstRowLastColumn="0" w:lastRowFirstColumn="0" w:lastRowLastColumn="0"/>
              <w:rPr>
                <w:ins w:id="5236" w:author="Sahin, Burak" w:date="2017-03-31T13:08:00Z"/>
              </w:rPr>
            </w:pPr>
          </w:p>
        </w:tc>
        <w:tc>
          <w:tcPr>
            <w:tcW w:w="0" w:type="auto"/>
            <w:vAlign w:val="center"/>
            <w:tcPrChange w:id="5237" w:author="Sahin, Burak" w:date="2017-03-31T13:19:00Z">
              <w:tcPr>
                <w:tcW w:w="1983" w:type="dxa"/>
                <w:gridSpan w:val="2"/>
                <w:vAlign w:val="center"/>
              </w:tcPr>
            </w:tcPrChange>
          </w:tcPr>
          <w:p w14:paraId="7C98E2D6" w14:textId="48F1AC23" w:rsidR="006C3488" w:rsidRDefault="006C3488" w:rsidP="006C3488">
            <w:pPr>
              <w:cnfStyle w:val="000000100000" w:firstRow="0" w:lastRow="0" w:firstColumn="0" w:lastColumn="0" w:oddVBand="0" w:evenVBand="0" w:oddHBand="1" w:evenHBand="0" w:firstRowFirstColumn="0" w:firstRowLastColumn="0" w:lastRowFirstColumn="0" w:lastRowLastColumn="0"/>
              <w:rPr>
                <w:ins w:id="5238" w:author="Sahin, Burak" w:date="2017-03-21T15:08:00Z"/>
              </w:rPr>
            </w:pPr>
            <w:ins w:id="5239" w:author="Sahin, Burak" w:date="2017-03-31T13:12:00Z">
              <w:r>
                <w:rPr>
                  <w:rFonts w:ascii="Calibri" w:hAnsi="Calibri"/>
                  <w:color w:val="000000"/>
                </w:rPr>
                <w:t>4. Temporary Resident Identification Card (I-688)</w:t>
              </w:r>
            </w:ins>
          </w:p>
        </w:tc>
        <w:tc>
          <w:tcPr>
            <w:tcW w:w="0" w:type="auto"/>
            <w:vAlign w:val="center"/>
            <w:tcPrChange w:id="5240" w:author="Sahin, Burak" w:date="2017-03-31T13:19:00Z">
              <w:tcPr>
                <w:tcW w:w="1610" w:type="dxa"/>
                <w:gridSpan w:val="2"/>
              </w:tcPr>
            </w:tcPrChange>
          </w:tcPr>
          <w:p w14:paraId="104320B5" w14:textId="4481BFFF" w:rsidR="006C3488" w:rsidRDefault="006C3488" w:rsidP="006C3488">
            <w:pPr>
              <w:cnfStyle w:val="000000100000" w:firstRow="0" w:lastRow="0" w:firstColumn="0" w:lastColumn="0" w:oddVBand="0" w:evenVBand="0" w:oddHBand="1" w:evenHBand="0" w:firstRowFirstColumn="0" w:firstRowLastColumn="0" w:lastRowFirstColumn="0" w:lastRowLastColumn="0"/>
              <w:rPr>
                <w:ins w:id="5241" w:author="Sahin, Burak" w:date="2017-03-21T15:08:00Z"/>
              </w:rPr>
            </w:pPr>
            <w:ins w:id="5242" w:author="Sahin, Burak" w:date="2017-03-31T13:16:00Z">
              <w:r>
                <w:rPr>
                  <w:rFonts w:ascii="Calibri" w:hAnsi="Calibri"/>
                  <w:color w:val="000000"/>
                </w:rPr>
                <w:t>Health insurance card</w:t>
              </w:r>
            </w:ins>
          </w:p>
        </w:tc>
        <w:tc>
          <w:tcPr>
            <w:tcW w:w="0" w:type="auto"/>
            <w:vAlign w:val="center"/>
            <w:tcPrChange w:id="5243" w:author="Sahin, Burak" w:date="2017-03-31T13:19:00Z">
              <w:tcPr>
                <w:tcW w:w="2089" w:type="dxa"/>
                <w:gridSpan w:val="2"/>
              </w:tcPr>
            </w:tcPrChange>
          </w:tcPr>
          <w:p w14:paraId="7A4A880E" w14:textId="4076E2CF" w:rsidR="006C3488" w:rsidRDefault="006C3488" w:rsidP="006C3488">
            <w:pPr>
              <w:cnfStyle w:val="000000100000" w:firstRow="0" w:lastRow="0" w:firstColumn="0" w:lastColumn="0" w:oddVBand="0" w:evenVBand="0" w:oddHBand="1" w:evenHBand="0" w:firstRowFirstColumn="0" w:firstRowLastColumn="0" w:lastRowFirstColumn="0" w:lastRowLastColumn="0"/>
              <w:rPr>
                <w:ins w:id="5244" w:author="Sahin, Burak" w:date="2017-03-21T15:08:00Z"/>
              </w:rPr>
            </w:pPr>
            <w:ins w:id="5245" w:author="Sahin, Burak" w:date="2017-03-31T13:18:00Z">
              <w:r>
                <w:rPr>
                  <w:rFonts w:ascii="Calibri" w:hAnsi="Calibri"/>
                  <w:color w:val="000000"/>
                </w:rPr>
                <w:t>Permanent Resident Card (Form I-551)</w:t>
              </w:r>
            </w:ins>
          </w:p>
        </w:tc>
        <w:tc>
          <w:tcPr>
            <w:tcW w:w="0" w:type="auto"/>
            <w:vAlign w:val="center"/>
            <w:tcPrChange w:id="5246" w:author="Sahin, Burak" w:date="2017-03-31T13:19:00Z">
              <w:tcPr>
                <w:tcW w:w="2005" w:type="dxa"/>
              </w:tcPr>
            </w:tcPrChange>
          </w:tcPr>
          <w:p w14:paraId="18528C28" w14:textId="7DAB69A6" w:rsidR="006C3488" w:rsidRDefault="006C3488" w:rsidP="006C3488">
            <w:pPr>
              <w:keepNext/>
              <w:cnfStyle w:val="000000100000" w:firstRow="0" w:lastRow="0" w:firstColumn="0" w:lastColumn="0" w:oddVBand="0" w:evenVBand="0" w:oddHBand="1" w:evenHBand="0" w:firstRowFirstColumn="0" w:firstRowLastColumn="0" w:lastRowFirstColumn="0" w:lastRowLastColumn="0"/>
              <w:rPr>
                <w:ins w:id="5247" w:author="Sahin, Burak" w:date="2017-03-21T15:08:00Z"/>
              </w:rPr>
            </w:pPr>
            <w:ins w:id="5248" w:author="Sahin, Burak" w:date="2017-03-31T13:19:00Z">
              <w:r>
                <w:rPr>
                  <w:rFonts w:ascii="Calibri" w:hAnsi="Calibri"/>
                  <w:color w:val="000000"/>
                </w:rPr>
                <w:t>Selective Service card</w:t>
              </w:r>
            </w:ins>
          </w:p>
        </w:tc>
      </w:tr>
      <w:tr w:rsidR="006C3488" w14:paraId="7280A2E1" w14:textId="77777777" w:rsidTr="00513F08">
        <w:trPr>
          <w:ins w:id="5249"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Change w:id="5250" w:author="Sahin, Burak" w:date="2017-03-31T13:19:00Z">
              <w:tcPr>
                <w:tcW w:w="1663" w:type="dxa"/>
                <w:gridSpan w:val="2"/>
                <w:vMerge/>
              </w:tcPr>
            </w:tcPrChange>
          </w:tcPr>
          <w:p w14:paraId="635E5A4F" w14:textId="77777777" w:rsidR="006C3488" w:rsidRDefault="006C3488" w:rsidP="006C3488">
            <w:pPr>
              <w:rPr>
                <w:ins w:id="5251" w:author="Sahin, Burak" w:date="2017-03-31T13:11:00Z"/>
              </w:rPr>
            </w:pPr>
          </w:p>
        </w:tc>
        <w:tc>
          <w:tcPr>
            <w:tcW w:w="0" w:type="auto"/>
            <w:vAlign w:val="center"/>
            <w:tcPrChange w:id="5252" w:author="Sahin, Burak" w:date="2017-03-31T13:19:00Z">
              <w:tcPr>
                <w:tcW w:w="1983" w:type="dxa"/>
                <w:gridSpan w:val="2"/>
                <w:vAlign w:val="center"/>
              </w:tcPr>
            </w:tcPrChange>
          </w:tcPr>
          <w:p w14:paraId="35BB7CB0" w14:textId="7A65A0FD" w:rsidR="006C3488" w:rsidRDefault="006C3488" w:rsidP="006C3488">
            <w:pPr>
              <w:cnfStyle w:val="000000000000" w:firstRow="0" w:lastRow="0" w:firstColumn="0" w:lastColumn="0" w:oddVBand="0" w:evenVBand="0" w:oddHBand="0" w:evenHBand="0" w:firstRowFirstColumn="0" w:firstRowLastColumn="0" w:lastRowFirstColumn="0" w:lastRowLastColumn="0"/>
              <w:rPr>
                <w:ins w:id="5253" w:author="Sahin, Burak" w:date="2017-03-31T13:11:00Z"/>
              </w:rPr>
            </w:pPr>
            <w:ins w:id="5254" w:author="Sahin, Burak" w:date="2017-03-31T13:12:00Z">
              <w:r>
                <w:rPr>
                  <w:rFonts w:ascii="Calibri" w:hAnsi="Calibri"/>
                  <w:color w:val="000000"/>
                </w:rPr>
                <w:t>5. Employment Authorization Card (I-766)</w:t>
              </w:r>
            </w:ins>
          </w:p>
        </w:tc>
        <w:tc>
          <w:tcPr>
            <w:tcW w:w="0" w:type="auto"/>
            <w:vAlign w:val="center"/>
            <w:tcPrChange w:id="5255" w:author="Sahin, Burak" w:date="2017-03-31T13:19:00Z">
              <w:tcPr>
                <w:tcW w:w="1610" w:type="dxa"/>
                <w:gridSpan w:val="2"/>
              </w:tcPr>
            </w:tcPrChange>
          </w:tcPr>
          <w:p w14:paraId="74AB4CAB" w14:textId="40AF68FC" w:rsidR="006C3488" w:rsidRDefault="006C3488" w:rsidP="006C3488">
            <w:pPr>
              <w:cnfStyle w:val="000000000000" w:firstRow="0" w:lastRow="0" w:firstColumn="0" w:lastColumn="0" w:oddVBand="0" w:evenVBand="0" w:oddHBand="0" w:evenHBand="0" w:firstRowFirstColumn="0" w:firstRowLastColumn="0" w:lastRowFirstColumn="0" w:lastRowLastColumn="0"/>
              <w:rPr>
                <w:ins w:id="5256" w:author="Sahin, Burak" w:date="2017-03-31T13:11:00Z"/>
              </w:rPr>
            </w:pPr>
            <w:ins w:id="5257" w:author="Sahin, Burak" w:date="2017-03-31T13:16:00Z">
              <w:r>
                <w:rPr>
                  <w:rFonts w:ascii="Calibri" w:hAnsi="Calibri"/>
                  <w:color w:val="000000"/>
                </w:rPr>
                <w:t>Certified college or university transcript</w:t>
              </w:r>
            </w:ins>
          </w:p>
        </w:tc>
        <w:tc>
          <w:tcPr>
            <w:tcW w:w="0" w:type="auto"/>
            <w:vAlign w:val="center"/>
            <w:tcPrChange w:id="5258" w:author="Sahin, Burak" w:date="2017-03-31T13:19:00Z">
              <w:tcPr>
                <w:tcW w:w="2089" w:type="dxa"/>
                <w:gridSpan w:val="2"/>
              </w:tcPr>
            </w:tcPrChange>
          </w:tcPr>
          <w:p w14:paraId="6AA92911" w14:textId="2BE7FAC3" w:rsidR="006C3488" w:rsidRDefault="006C3488" w:rsidP="006C3488">
            <w:pPr>
              <w:cnfStyle w:val="000000000000" w:firstRow="0" w:lastRow="0" w:firstColumn="0" w:lastColumn="0" w:oddVBand="0" w:evenVBand="0" w:oddHBand="0" w:evenHBand="0" w:firstRowFirstColumn="0" w:firstRowLastColumn="0" w:lastRowFirstColumn="0" w:lastRowLastColumn="0"/>
              <w:rPr>
                <w:ins w:id="5259" w:author="Sahin, Burak" w:date="2017-03-31T13:11:00Z"/>
              </w:rPr>
            </w:pPr>
            <w:ins w:id="5260" w:author="Sahin, Burak" w:date="2017-03-31T13:18:00Z">
              <w:r>
                <w:rPr>
                  <w:rFonts w:ascii="Calibri" w:hAnsi="Calibri"/>
                  <w:color w:val="000000"/>
                </w:rPr>
                <w:t>Foreign passport with attached temporary I-551 (immigrant visa endorsed with ADIT stamp)</w:t>
              </w:r>
            </w:ins>
          </w:p>
        </w:tc>
        <w:tc>
          <w:tcPr>
            <w:tcW w:w="0" w:type="auto"/>
            <w:vAlign w:val="center"/>
            <w:tcPrChange w:id="5261" w:author="Sahin, Burak" w:date="2017-03-31T13:19:00Z">
              <w:tcPr>
                <w:tcW w:w="2005" w:type="dxa"/>
              </w:tcPr>
            </w:tcPrChange>
          </w:tcPr>
          <w:p w14:paraId="76994F35" w14:textId="34010189" w:rsidR="006C3488" w:rsidRDefault="006C3488" w:rsidP="006C3488">
            <w:pPr>
              <w:keepNext/>
              <w:cnfStyle w:val="000000000000" w:firstRow="0" w:lastRow="0" w:firstColumn="0" w:lastColumn="0" w:oddVBand="0" w:evenVBand="0" w:oddHBand="0" w:evenHBand="0" w:firstRowFirstColumn="0" w:firstRowLastColumn="0" w:lastRowFirstColumn="0" w:lastRowLastColumn="0"/>
              <w:rPr>
                <w:ins w:id="5262" w:author="Sahin, Burak" w:date="2017-03-31T13:11:00Z"/>
              </w:rPr>
            </w:pPr>
            <w:ins w:id="5263" w:author="Sahin, Burak" w:date="2017-03-31T13:19:00Z">
              <w:r>
                <w:rPr>
                  <w:rFonts w:ascii="Calibri" w:hAnsi="Calibri"/>
                  <w:color w:val="000000"/>
                </w:rPr>
                <w:t>Medical or health card</w:t>
              </w:r>
            </w:ins>
          </w:p>
        </w:tc>
      </w:tr>
      <w:tr w:rsidR="006C3488" w14:paraId="3C9D353D" w14:textId="77777777" w:rsidTr="00513F08">
        <w:trPr>
          <w:cnfStyle w:val="000000100000" w:firstRow="0" w:lastRow="0" w:firstColumn="0" w:lastColumn="0" w:oddVBand="0" w:evenVBand="0" w:oddHBand="1" w:evenHBand="0" w:firstRowFirstColumn="0" w:firstRowLastColumn="0" w:lastRowFirstColumn="0" w:lastRowLastColumn="0"/>
          <w:ins w:id="5264"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Change w:id="5265" w:author="Sahin, Burak" w:date="2017-03-31T13:19:00Z">
              <w:tcPr>
                <w:tcW w:w="1663" w:type="dxa"/>
                <w:gridSpan w:val="2"/>
                <w:vMerge/>
              </w:tcPr>
            </w:tcPrChange>
          </w:tcPr>
          <w:p w14:paraId="0B84C19D" w14:textId="77777777" w:rsidR="006C3488" w:rsidRDefault="006C3488" w:rsidP="006C3488">
            <w:pPr>
              <w:cnfStyle w:val="001000100000" w:firstRow="0" w:lastRow="0" w:firstColumn="1" w:lastColumn="0" w:oddVBand="0" w:evenVBand="0" w:oddHBand="1" w:evenHBand="0" w:firstRowFirstColumn="0" w:firstRowLastColumn="0" w:lastRowFirstColumn="0" w:lastRowLastColumn="0"/>
              <w:rPr>
                <w:ins w:id="5266" w:author="Sahin, Burak" w:date="2017-03-31T13:11:00Z"/>
              </w:rPr>
            </w:pPr>
          </w:p>
        </w:tc>
        <w:tc>
          <w:tcPr>
            <w:tcW w:w="0" w:type="auto"/>
            <w:vAlign w:val="center"/>
            <w:tcPrChange w:id="5267" w:author="Sahin, Burak" w:date="2017-03-31T13:19:00Z">
              <w:tcPr>
                <w:tcW w:w="1983" w:type="dxa"/>
                <w:gridSpan w:val="2"/>
                <w:vAlign w:val="center"/>
              </w:tcPr>
            </w:tcPrChange>
          </w:tcPr>
          <w:p w14:paraId="7F0459E8" w14:textId="27DE07CB" w:rsidR="006C3488" w:rsidRDefault="006C3488" w:rsidP="006C3488">
            <w:pPr>
              <w:cnfStyle w:val="000000100000" w:firstRow="0" w:lastRow="0" w:firstColumn="0" w:lastColumn="0" w:oddVBand="0" w:evenVBand="0" w:oddHBand="1" w:evenHBand="0" w:firstRowFirstColumn="0" w:firstRowLastColumn="0" w:lastRowFirstColumn="0" w:lastRowLastColumn="0"/>
              <w:rPr>
                <w:ins w:id="5268" w:author="Sahin, Burak" w:date="2017-03-31T13:11:00Z"/>
              </w:rPr>
            </w:pPr>
            <w:ins w:id="5269" w:author="Sahin, Burak" w:date="2017-03-31T13:12:00Z">
              <w:r>
                <w:rPr>
                  <w:rFonts w:ascii="Calibri" w:hAnsi="Calibri"/>
                  <w:color w:val="000000"/>
                </w:rPr>
                <w:t>6. U.S. Travel Document (I-327 or I-571)</w:t>
              </w:r>
            </w:ins>
          </w:p>
        </w:tc>
        <w:tc>
          <w:tcPr>
            <w:tcW w:w="0" w:type="auto"/>
            <w:vAlign w:val="center"/>
            <w:tcPrChange w:id="5270" w:author="Sahin, Burak" w:date="2017-03-31T13:19:00Z">
              <w:tcPr>
                <w:tcW w:w="1610" w:type="dxa"/>
                <w:gridSpan w:val="2"/>
              </w:tcPr>
            </w:tcPrChange>
          </w:tcPr>
          <w:p w14:paraId="64FA0A1F" w14:textId="245B731A" w:rsidR="006C3488" w:rsidRDefault="006C3488" w:rsidP="006C3488">
            <w:pPr>
              <w:cnfStyle w:val="000000100000" w:firstRow="0" w:lastRow="0" w:firstColumn="0" w:lastColumn="0" w:oddVBand="0" w:evenVBand="0" w:oddHBand="1" w:evenHBand="0" w:firstRowFirstColumn="0" w:firstRowLastColumn="0" w:lastRowFirstColumn="0" w:lastRowLastColumn="0"/>
              <w:rPr>
                <w:ins w:id="5271" w:author="Sahin, Burak" w:date="2017-03-31T13:11:00Z"/>
              </w:rPr>
            </w:pPr>
            <w:ins w:id="5272" w:author="Sahin, Burak" w:date="2017-03-31T13:16:00Z">
              <w:r>
                <w:rPr>
                  <w:rFonts w:ascii="Calibri" w:hAnsi="Calibri"/>
                  <w:color w:val="000000"/>
                </w:rPr>
                <w:t>IRS form W-2 Wage and Tax Statement</w:t>
              </w:r>
            </w:ins>
          </w:p>
        </w:tc>
        <w:tc>
          <w:tcPr>
            <w:tcW w:w="0" w:type="auto"/>
            <w:vAlign w:val="center"/>
            <w:tcPrChange w:id="5273" w:author="Sahin, Burak" w:date="2017-03-31T13:19:00Z">
              <w:tcPr>
                <w:tcW w:w="2089" w:type="dxa"/>
                <w:gridSpan w:val="2"/>
              </w:tcPr>
            </w:tcPrChange>
          </w:tcPr>
          <w:p w14:paraId="67633661" w14:textId="7D8BE354" w:rsidR="006C3488" w:rsidRDefault="006C3488" w:rsidP="006C3488">
            <w:pPr>
              <w:cnfStyle w:val="000000100000" w:firstRow="0" w:lastRow="0" w:firstColumn="0" w:lastColumn="0" w:oddVBand="0" w:evenVBand="0" w:oddHBand="1" w:evenHBand="0" w:firstRowFirstColumn="0" w:firstRowLastColumn="0" w:lastRowFirstColumn="0" w:lastRowLastColumn="0"/>
              <w:rPr>
                <w:ins w:id="5274" w:author="Sahin, Burak" w:date="2017-03-31T13:11:00Z"/>
              </w:rPr>
            </w:pPr>
            <w:ins w:id="5275" w:author="Sahin, Burak" w:date="2017-03-31T13:18:00Z">
              <w:r>
                <w:rPr>
                  <w:rFonts w:ascii="Calibri" w:hAnsi="Calibri"/>
                  <w:color w:val="000000"/>
                </w:rPr>
                <w:t>Passport or I-94 stamped “Approved I-551”</w:t>
              </w:r>
            </w:ins>
          </w:p>
        </w:tc>
        <w:tc>
          <w:tcPr>
            <w:tcW w:w="0" w:type="auto"/>
            <w:vAlign w:val="center"/>
            <w:tcPrChange w:id="5276" w:author="Sahin, Burak" w:date="2017-03-31T13:19:00Z">
              <w:tcPr>
                <w:tcW w:w="2005" w:type="dxa"/>
              </w:tcPr>
            </w:tcPrChange>
          </w:tcPr>
          <w:p w14:paraId="642A0F63" w14:textId="25A4C4E8" w:rsidR="006C3488" w:rsidRDefault="006C3488" w:rsidP="006C3488">
            <w:pPr>
              <w:keepNext/>
              <w:cnfStyle w:val="000000100000" w:firstRow="0" w:lastRow="0" w:firstColumn="0" w:lastColumn="0" w:oddVBand="0" w:evenVBand="0" w:oddHBand="1" w:evenHBand="0" w:firstRowFirstColumn="0" w:firstRowLastColumn="0" w:lastRowFirstColumn="0" w:lastRowLastColumn="0"/>
              <w:rPr>
                <w:ins w:id="5277" w:author="Sahin, Burak" w:date="2017-03-31T13:11:00Z"/>
              </w:rPr>
            </w:pPr>
            <w:ins w:id="5278" w:author="Sahin, Burak" w:date="2017-03-31T13:19:00Z">
              <w:r>
                <w:rPr>
                  <w:rFonts w:ascii="Calibri" w:hAnsi="Calibri"/>
                  <w:color w:val="000000"/>
                </w:rPr>
                <w:t>Current homeowner’s or renter’s insurance policy or homeowner’s or renter’s insurance statement</w:t>
              </w:r>
            </w:ins>
          </w:p>
        </w:tc>
      </w:tr>
      <w:tr w:rsidR="006C3488" w14:paraId="361BCEF9" w14:textId="77777777" w:rsidTr="00513F08">
        <w:trPr>
          <w:ins w:id="5279"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Change w:id="5280" w:author="Sahin, Burak" w:date="2017-03-31T13:19:00Z">
              <w:tcPr>
                <w:tcW w:w="1663" w:type="dxa"/>
                <w:gridSpan w:val="2"/>
                <w:vMerge/>
              </w:tcPr>
            </w:tcPrChange>
          </w:tcPr>
          <w:p w14:paraId="49B5C490" w14:textId="77777777" w:rsidR="006C3488" w:rsidRDefault="006C3488" w:rsidP="006C3488">
            <w:pPr>
              <w:rPr>
                <w:ins w:id="5281" w:author="Sahin, Burak" w:date="2017-03-31T13:11:00Z"/>
              </w:rPr>
            </w:pPr>
          </w:p>
        </w:tc>
        <w:tc>
          <w:tcPr>
            <w:tcW w:w="0" w:type="auto"/>
            <w:vAlign w:val="center"/>
            <w:tcPrChange w:id="5282" w:author="Sahin, Burak" w:date="2017-03-31T13:19:00Z">
              <w:tcPr>
                <w:tcW w:w="1983" w:type="dxa"/>
                <w:gridSpan w:val="2"/>
                <w:vAlign w:val="center"/>
              </w:tcPr>
            </w:tcPrChange>
          </w:tcPr>
          <w:p w14:paraId="5D429CC1" w14:textId="0BDDB038" w:rsidR="006C3488" w:rsidRDefault="006C3488" w:rsidP="006C3488">
            <w:pPr>
              <w:cnfStyle w:val="000000000000" w:firstRow="0" w:lastRow="0" w:firstColumn="0" w:lastColumn="0" w:oddVBand="0" w:evenVBand="0" w:oddHBand="0" w:evenHBand="0" w:firstRowFirstColumn="0" w:firstRowLastColumn="0" w:lastRowFirstColumn="0" w:lastRowLastColumn="0"/>
              <w:rPr>
                <w:ins w:id="5283" w:author="Sahin, Burak" w:date="2017-03-31T13:11:00Z"/>
              </w:rPr>
            </w:pPr>
            <w:ins w:id="5284" w:author="Sahin, Burak" w:date="2017-03-31T13:12:00Z">
              <w:r>
                <w:rPr>
                  <w:rFonts w:ascii="Calibri" w:hAnsi="Calibri"/>
                  <w:color w:val="000000"/>
                </w:rPr>
                <w:t>7. Advance Parole Document (I-512 or I-512L)</w:t>
              </w:r>
            </w:ins>
          </w:p>
        </w:tc>
        <w:tc>
          <w:tcPr>
            <w:tcW w:w="0" w:type="auto"/>
            <w:vAlign w:val="center"/>
            <w:tcPrChange w:id="5285" w:author="Sahin, Burak" w:date="2017-03-31T13:19:00Z">
              <w:tcPr>
                <w:tcW w:w="1610" w:type="dxa"/>
                <w:gridSpan w:val="2"/>
              </w:tcPr>
            </w:tcPrChange>
          </w:tcPr>
          <w:p w14:paraId="5F848D26" w14:textId="635B60F8" w:rsidR="006C3488" w:rsidRDefault="006C3488" w:rsidP="006C3488">
            <w:pPr>
              <w:cnfStyle w:val="000000000000" w:firstRow="0" w:lastRow="0" w:firstColumn="0" w:lastColumn="0" w:oddVBand="0" w:evenVBand="0" w:oddHBand="0" w:evenHBand="0" w:firstRowFirstColumn="0" w:firstRowLastColumn="0" w:lastRowFirstColumn="0" w:lastRowLastColumn="0"/>
              <w:rPr>
                <w:ins w:id="5286" w:author="Sahin, Burak" w:date="2017-03-31T13:11:00Z"/>
              </w:rPr>
            </w:pPr>
            <w:ins w:id="5287" w:author="Sahin, Burak" w:date="2017-03-31T13:16:00Z">
              <w:r>
                <w:rPr>
                  <w:rFonts w:ascii="Calibri" w:hAnsi="Calibri"/>
                  <w:color w:val="000000"/>
                </w:rPr>
                <w:t>Form 1099-MISC</w:t>
              </w:r>
            </w:ins>
          </w:p>
        </w:tc>
        <w:tc>
          <w:tcPr>
            <w:tcW w:w="0" w:type="auto"/>
            <w:vAlign w:val="center"/>
            <w:tcPrChange w:id="5288" w:author="Sahin, Burak" w:date="2017-03-31T13:19:00Z">
              <w:tcPr>
                <w:tcW w:w="2089" w:type="dxa"/>
                <w:gridSpan w:val="2"/>
              </w:tcPr>
            </w:tcPrChange>
          </w:tcPr>
          <w:p w14:paraId="7B27E05D" w14:textId="7A9CFB35" w:rsidR="006C3488" w:rsidRDefault="006C3488" w:rsidP="006C3488">
            <w:pPr>
              <w:cnfStyle w:val="000000000000" w:firstRow="0" w:lastRow="0" w:firstColumn="0" w:lastColumn="0" w:oddVBand="0" w:evenVBand="0" w:oddHBand="0" w:evenHBand="0" w:firstRowFirstColumn="0" w:firstRowLastColumn="0" w:lastRowFirstColumn="0" w:lastRowLastColumn="0"/>
              <w:rPr>
                <w:ins w:id="5289" w:author="Sahin, Burak" w:date="2017-03-31T13:11:00Z"/>
              </w:rPr>
            </w:pPr>
            <w:ins w:id="5290" w:author="Sahin, Burak" w:date="2017-03-31T13:18:00Z">
              <w:r>
                <w:rPr>
                  <w:rFonts w:ascii="Calibri" w:hAnsi="Calibri"/>
                  <w:color w:val="000000"/>
                </w:rPr>
                <w:t>Passport or I-94 stamped “Processed for I-551”</w:t>
              </w:r>
            </w:ins>
          </w:p>
        </w:tc>
        <w:tc>
          <w:tcPr>
            <w:tcW w:w="0" w:type="auto"/>
            <w:vAlign w:val="center"/>
            <w:tcPrChange w:id="5291" w:author="Sahin, Burak" w:date="2017-03-31T13:19:00Z">
              <w:tcPr>
                <w:tcW w:w="2005" w:type="dxa"/>
              </w:tcPr>
            </w:tcPrChange>
          </w:tcPr>
          <w:p w14:paraId="43D74FC3" w14:textId="3D22AD7B" w:rsidR="006C3488" w:rsidRDefault="006C3488" w:rsidP="006C3488">
            <w:pPr>
              <w:keepNext/>
              <w:cnfStyle w:val="000000000000" w:firstRow="0" w:lastRow="0" w:firstColumn="0" w:lastColumn="0" w:oddVBand="0" w:evenVBand="0" w:oddHBand="0" w:evenHBand="0" w:firstRowFirstColumn="0" w:firstRowLastColumn="0" w:lastRowFirstColumn="0" w:lastRowLastColumn="0"/>
              <w:rPr>
                <w:ins w:id="5292" w:author="Sahin, Burak" w:date="2017-03-31T13:11:00Z"/>
              </w:rPr>
            </w:pPr>
            <w:ins w:id="5293" w:author="Sahin, Burak" w:date="2017-03-31T13:19:00Z">
              <w:r>
                <w:rPr>
                  <w:rFonts w:ascii="Calibri" w:hAnsi="Calibri"/>
                  <w:color w:val="000000"/>
                </w:rPr>
                <w:t>Current automobile insurance policy or an automobile insurance statement</w:t>
              </w:r>
            </w:ins>
          </w:p>
        </w:tc>
      </w:tr>
      <w:tr w:rsidR="006C3488" w14:paraId="5F54442C" w14:textId="77777777" w:rsidTr="00513F08">
        <w:trPr>
          <w:cnfStyle w:val="000000100000" w:firstRow="0" w:lastRow="0" w:firstColumn="0" w:lastColumn="0" w:oddVBand="0" w:evenVBand="0" w:oddHBand="1" w:evenHBand="0" w:firstRowFirstColumn="0" w:firstRowLastColumn="0" w:lastRowFirstColumn="0" w:lastRowLastColumn="0"/>
          <w:ins w:id="5294"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Change w:id="5295" w:author="Sahin, Burak" w:date="2017-03-31T13:19:00Z">
              <w:tcPr>
                <w:tcW w:w="1663" w:type="dxa"/>
                <w:gridSpan w:val="2"/>
                <w:vMerge/>
              </w:tcPr>
            </w:tcPrChange>
          </w:tcPr>
          <w:p w14:paraId="7E99C963" w14:textId="77777777" w:rsidR="006C3488" w:rsidRDefault="006C3488" w:rsidP="006C3488">
            <w:pPr>
              <w:cnfStyle w:val="001000100000" w:firstRow="0" w:lastRow="0" w:firstColumn="1" w:lastColumn="0" w:oddVBand="0" w:evenVBand="0" w:oddHBand="1" w:evenHBand="0" w:firstRowFirstColumn="0" w:firstRowLastColumn="0" w:lastRowFirstColumn="0" w:lastRowLastColumn="0"/>
              <w:rPr>
                <w:ins w:id="5296" w:author="Sahin, Burak" w:date="2017-03-31T13:11:00Z"/>
              </w:rPr>
            </w:pPr>
          </w:p>
        </w:tc>
        <w:tc>
          <w:tcPr>
            <w:tcW w:w="0" w:type="auto"/>
            <w:vAlign w:val="center"/>
            <w:tcPrChange w:id="5297" w:author="Sahin, Burak" w:date="2017-03-31T13:19:00Z">
              <w:tcPr>
                <w:tcW w:w="1983" w:type="dxa"/>
                <w:gridSpan w:val="2"/>
                <w:vAlign w:val="center"/>
              </w:tcPr>
            </w:tcPrChange>
          </w:tcPr>
          <w:p w14:paraId="6CCFD937" w14:textId="52BE1408" w:rsidR="006C3488" w:rsidRDefault="006C3488" w:rsidP="006C3488">
            <w:pPr>
              <w:cnfStyle w:val="000000100000" w:firstRow="0" w:lastRow="0" w:firstColumn="0" w:lastColumn="0" w:oddVBand="0" w:evenVBand="0" w:oddHBand="1" w:evenHBand="0" w:firstRowFirstColumn="0" w:firstRowLastColumn="0" w:lastRowFirstColumn="0" w:lastRowLastColumn="0"/>
              <w:rPr>
                <w:ins w:id="5298" w:author="Sahin, Burak" w:date="2017-03-31T13:11:00Z"/>
              </w:rPr>
            </w:pPr>
            <w:ins w:id="5299" w:author="Sahin, Burak" w:date="2017-03-31T13:12:00Z">
              <w:r>
                <w:rPr>
                  <w:rFonts w:ascii="Calibri" w:hAnsi="Calibri"/>
                  <w:color w:val="000000"/>
                </w:rPr>
                <w:t xml:space="preserve">8. I-94 stamped Sec. 208 </w:t>
              </w:r>
              <w:proofErr w:type="spellStart"/>
              <w:r>
                <w:rPr>
                  <w:rFonts w:ascii="Calibri" w:hAnsi="Calibri"/>
                  <w:color w:val="000000"/>
                </w:rPr>
                <w:t>Asylee</w:t>
              </w:r>
              <w:proofErr w:type="spellEnd"/>
              <w:r>
                <w:rPr>
                  <w:rFonts w:ascii="Calibri" w:hAnsi="Calibri"/>
                  <w:color w:val="000000"/>
                </w:rPr>
                <w:t xml:space="preserve"> with photo</w:t>
              </w:r>
            </w:ins>
          </w:p>
        </w:tc>
        <w:tc>
          <w:tcPr>
            <w:tcW w:w="0" w:type="auto"/>
            <w:vAlign w:val="center"/>
            <w:tcPrChange w:id="5300" w:author="Sahin, Burak" w:date="2017-03-31T13:19:00Z">
              <w:tcPr>
                <w:tcW w:w="1610" w:type="dxa"/>
                <w:gridSpan w:val="2"/>
              </w:tcPr>
            </w:tcPrChange>
          </w:tcPr>
          <w:p w14:paraId="7CCD15BA" w14:textId="43A3F099" w:rsidR="006C3488" w:rsidRDefault="006C3488" w:rsidP="006C3488">
            <w:pPr>
              <w:cnfStyle w:val="000000100000" w:firstRow="0" w:lastRow="0" w:firstColumn="0" w:lastColumn="0" w:oddVBand="0" w:evenVBand="0" w:oddHBand="1" w:evenHBand="0" w:firstRowFirstColumn="0" w:firstRowLastColumn="0" w:lastRowFirstColumn="0" w:lastRowLastColumn="0"/>
              <w:rPr>
                <w:ins w:id="5301" w:author="Sahin, Burak" w:date="2017-03-31T13:11:00Z"/>
              </w:rPr>
            </w:pPr>
            <w:ins w:id="5302" w:author="Sahin, Burak" w:date="2017-03-31T13:16:00Z">
              <w:r>
                <w:rPr>
                  <w:rFonts w:ascii="Calibri" w:hAnsi="Calibri"/>
                  <w:color w:val="000000"/>
                </w:rPr>
                <w:t>Pay stub (stub must include name and SSN)</w:t>
              </w:r>
            </w:ins>
          </w:p>
        </w:tc>
        <w:tc>
          <w:tcPr>
            <w:tcW w:w="0" w:type="auto"/>
            <w:vAlign w:val="center"/>
            <w:tcPrChange w:id="5303" w:author="Sahin, Burak" w:date="2017-03-31T13:19:00Z">
              <w:tcPr>
                <w:tcW w:w="2089" w:type="dxa"/>
                <w:gridSpan w:val="2"/>
              </w:tcPr>
            </w:tcPrChange>
          </w:tcPr>
          <w:p w14:paraId="62C77F6C" w14:textId="735E1D75" w:rsidR="006C3488" w:rsidRDefault="006C3488" w:rsidP="006C3488">
            <w:pPr>
              <w:cnfStyle w:val="000000100000" w:firstRow="0" w:lastRow="0" w:firstColumn="0" w:lastColumn="0" w:oddVBand="0" w:evenVBand="0" w:oddHBand="1" w:evenHBand="0" w:firstRowFirstColumn="0" w:firstRowLastColumn="0" w:lastRowFirstColumn="0" w:lastRowLastColumn="0"/>
              <w:rPr>
                <w:ins w:id="5304" w:author="Sahin, Burak" w:date="2017-03-31T13:11:00Z"/>
              </w:rPr>
            </w:pPr>
            <w:ins w:id="5305" w:author="Sahin, Burak" w:date="2017-03-31T13:18:00Z">
              <w:r>
                <w:rPr>
                  <w:rFonts w:ascii="Calibri" w:hAnsi="Calibri"/>
                  <w:color w:val="000000"/>
                </w:rPr>
                <w:t>Permit to Reenter the United States (Form I-327)</w:t>
              </w:r>
            </w:ins>
          </w:p>
        </w:tc>
        <w:tc>
          <w:tcPr>
            <w:tcW w:w="0" w:type="auto"/>
            <w:vAlign w:val="center"/>
            <w:tcPrChange w:id="5306" w:author="Sahin, Burak" w:date="2017-03-31T13:19:00Z">
              <w:tcPr>
                <w:tcW w:w="2005" w:type="dxa"/>
              </w:tcPr>
            </w:tcPrChange>
          </w:tcPr>
          <w:p w14:paraId="1A704002" w14:textId="7666202C" w:rsidR="006C3488" w:rsidRDefault="006C3488" w:rsidP="006C3488">
            <w:pPr>
              <w:keepNext/>
              <w:cnfStyle w:val="000000100000" w:firstRow="0" w:lastRow="0" w:firstColumn="0" w:lastColumn="0" w:oddVBand="0" w:evenVBand="0" w:oddHBand="1" w:evenHBand="0" w:firstRowFirstColumn="0" w:firstRowLastColumn="0" w:lastRowFirstColumn="0" w:lastRowLastColumn="0"/>
              <w:rPr>
                <w:ins w:id="5307" w:author="Sahin, Burak" w:date="2017-03-31T13:11:00Z"/>
              </w:rPr>
            </w:pPr>
            <w:ins w:id="5308" w:author="Sahin, Burak" w:date="2017-03-31T13:19:00Z">
              <w:r>
                <w:rPr>
                  <w:rFonts w:ascii="Calibri" w:hAnsi="Calibri"/>
                  <w:color w:val="000000"/>
                </w:rPr>
                <w:t>Texas high school, college or university report card or transcript for the current school year</w:t>
              </w:r>
            </w:ins>
          </w:p>
        </w:tc>
      </w:tr>
      <w:tr w:rsidR="006C3488" w14:paraId="596FCCAE" w14:textId="77777777" w:rsidTr="00513F08">
        <w:trPr>
          <w:ins w:id="5309"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Change w:id="5310" w:author="Sahin, Burak" w:date="2017-03-31T13:19:00Z">
              <w:tcPr>
                <w:tcW w:w="1663" w:type="dxa"/>
                <w:gridSpan w:val="2"/>
                <w:vMerge/>
              </w:tcPr>
            </w:tcPrChange>
          </w:tcPr>
          <w:p w14:paraId="35875583" w14:textId="77777777" w:rsidR="006C3488" w:rsidRDefault="006C3488" w:rsidP="006C3488">
            <w:pPr>
              <w:rPr>
                <w:ins w:id="5311" w:author="Sahin, Burak" w:date="2017-03-31T13:11:00Z"/>
              </w:rPr>
            </w:pPr>
          </w:p>
        </w:tc>
        <w:tc>
          <w:tcPr>
            <w:tcW w:w="0" w:type="auto"/>
            <w:vAlign w:val="center"/>
            <w:tcPrChange w:id="5312" w:author="Sahin, Burak" w:date="2017-03-31T13:19:00Z">
              <w:tcPr>
                <w:tcW w:w="1983" w:type="dxa"/>
                <w:gridSpan w:val="2"/>
                <w:vAlign w:val="center"/>
              </w:tcPr>
            </w:tcPrChange>
          </w:tcPr>
          <w:p w14:paraId="23E84A99" w14:textId="61135FE1" w:rsidR="006C3488" w:rsidRDefault="006C3488" w:rsidP="006C3488">
            <w:pPr>
              <w:cnfStyle w:val="000000000000" w:firstRow="0" w:lastRow="0" w:firstColumn="0" w:lastColumn="0" w:oddVBand="0" w:evenVBand="0" w:oddHBand="0" w:evenHBand="0" w:firstRowFirstColumn="0" w:firstRowLastColumn="0" w:lastRowFirstColumn="0" w:lastRowLastColumn="0"/>
              <w:rPr>
                <w:ins w:id="5313" w:author="Sahin, Burak" w:date="2017-03-31T13:11:00Z"/>
              </w:rPr>
            </w:pPr>
            <w:ins w:id="5314" w:author="Sahin, Burak" w:date="2017-03-31T13:12:00Z">
              <w:r>
                <w:rPr>
                  <w:rFonts w:ascii="Calibri" w:hAnsi="Calibri"/>
                  <w:color w:val="000000"/>
                </w:rPr>
                <w:t>9. I-94 stamped Sec. 207 Refugee with photo</w:t>
              </w:r>
            </w:ins>
          </w:p>
        </w:tc>
        <w:tc>
          <w:tcPr>
            <w:tcW w:w="0" w:type="auto"/>
            <w:vAlign w:val="center"/>
            <w:tcPrChange w:id="5315" w:author="Sahin, Burak" w:date="2017-03-31T13:19:00Z">
              <w:tcPr>
                <w:tcW w:w="1610" w:type="dxa"/>
                <w:gridSpan w:val="2"/>
              </w:tcPr>
            </w:tcPrChange>
          </w:tcPr>
          <w:p w14:paraId="2182986A" w14:textId="0351E3A5" w:rsidR="006C3488" w:rsidRDefault="006C3488" w:rsidP="006C3488">
            <w:pPr>
              <w:cnfStyle w:val="000000000000" w:firstRow="0" w:lastRow="0" w:firstColumn="0" w:lastColumn="0" w:oddVBand="0" w:evenVBand="0" w:oddHBand="0" w:evenHBand="0" w:firstRowFirstColumn="0" w:firstRowLastColumn="0" w:lastRowFirstColumn="0" w:lastRowLastColumn="0"/>
              <w:rPr>
                <w:ins w:id="5316" w:author="Sahin, Burak" w:date="2017-03-31T13:11:00Z"/>
              </w:rPr>
            </w:pPr>
            <w:ins w:id="5317" w:author="Sahin, Burak" w:date="2017-03-31T13:16:00Z">
              <w:r>
                <w:rPr>
                  <w:rFonts w:ascii="Calibri" w:hAnsi="Calibri"/>
                  <w:color w:val="000000"/>
                </w:rPr>
                <w:t>Individuals who do not have a SSN, have never been issued a SSN, or are not eligible for a SSN can visit any driver license office and complete an affidavit attesting to such. Providing a false statement in connection with this affidavit will result in the cancellation of the driver license or ID card and may result in criminal charges. An affidavit is not acceptable for the issuance of a CDL.</w:t>
              </w:r>
            </w:ins>
          </w:p>
        </w:tc>
        <w:tc>
          <w:tcPr>
            <w:tcW w:w="0" w:type="auto"/>
            <w:vAlign w:val="center"/>
            <w:tcPrChange w:id="5318" w:author="Sahin, Burak" w:date="2017-03-31T13:19:00Z">
              <w:tcPr>
                <w:tcW w:w="2089" w:type="dxa"/>
                <w:gridSpan w:val="2"/>
              </w:tcPr>
            </w:tcPrChange>
          </w:tcPr>
          <w:p w14:paraId="2A1DE344" w14:textId="7C9CFF6C" w:rsidR="006C3488" w:rsidRDefault="006C3488" w:rsidP="006C3488">
            <w:pPr>
              <w:cnfStyle w:val="000000000000" w:firstRow="0" w:lastRow="0" w:firstColumn="0" w:lastColumn="0" w:oddVBand="0" w:evenVBand="0" w:oddHBand="0" w:evenHBand="0" w:firstRowFirstColumn="0" w:firstRowLastColumn="0" w:lastRowFirstColumn="0" w:lastRowLastColumn="0"/>
              <w:rPr>
                <w:ins w:id="5319" w:author="Sahin, Burak" w:date="2017-03-31T13:11:00Z"/>
              </w:rPr>
            </w:pPr>
            <w:ins w:id="5320" w:author="Sahin, Burak" w:date="2017-03-31T13:18:00Z">
              <w:r>
                <w:rPr>
                  <w:rFonts w:ascii="Calibri" w:hAnsi="Calibri"/>
                  <w:color w:val="000000"/>
                </w:rPr>
                <w:t>I-94 or passport with annotation “Section 207” or “refugee with photo”</w:t>
              </w:r>
            </w:ins>
          </w:p>
        </w:tc>
        <w:tc>
          <w:tcPr>
            <w:tcW w:w="0" w:type="auto"/>
            <w:vAlign w:val="center"/>
            <w:tcPrChange w:id="5321" w:author="Sahin, Burak" w:date="2017-03-31T13:19:00Z">
              <w:tcPr>
                <w:tcW w:w="2005" w:type="dxa"/>
              </w:tcPr>
            </w:tcPrChange>
          </w:tcPr>
          <w:p w14:paraId="57A4697D" w14:textId="46ED25AE" w:rsidR="006C3488" w:rsidRDefault="006C3488" w:rsidP="006C3488">
            <w:pPr>
              <w:keepNext/>
              <w:cnfStyle w:val="000000000000" w:firstRow="0" w:lastRow="0" w:firstColumn="0" w:lastColumn="0" w:oddVBand="0" w:evenVBand="0" w:oddHBand="0" w:evenHBand="0" w:firstRowFirstColumn="0" w:firstRowLastColumn="0" w:lastRowFirstColumn="0" w:lastRowLastColumn="0"/>
              <w:rPr>
                <w:ins w:id="5322" w:author="Sahin, Burak" w:date="2017-03-31T13:11:00Z"/>
              </w:rPr>
            </w:pPr>
            <w:ins w:id="5323" w:author="Sahin, Burak" w:date="2017-03-31T13:19:00Z">
              <w:r>
                <w:rPr>
                  <w:rFonts w:ascii="Calibri" w:hAnsi="Calibri"/>
                  <w:color w:val="000000"/>
                </w:rPr>
                <w:t>W-2 or 1099 tax form from the current tax year</w:t>
              </w:r>
            </w:ins>
          </w:p>
        </w:tc>
      </w:tr>
      <w:tr w:rsidR="006C3488" w14:paraId="793922A5" w14:textId="77777777" w:rsidTr="00513F08">
        <w:trPr>
          <w:cnfStyle w:val="000000100000" w:firstRow="0" w:lastRow="0" w:firstColumn="0" w:lastColumn="0" w:oddVBand="0" w:evenVBand="0" w:oddHBand="1" w:evenHBand="0" w:firstRowFirstColumn="0" w:firstRowLastColumn="0" w:lastRowFirstColumn="0" w:lastRowLastColumn="0"/>
          <w:ins w:id="5324"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3840DE7E" w14:textId="77777777" w:rsidR="006C3488" w:rsidRDefault="006C3488" w:rsidP="006C3488">
            <w:pPr>
              <w:rPr>
                <w:ins w:id="5325" w:author="Sahin, Burak" w:date="2017-03-31T13:11:00Z"/>
              </w:rPr>
            </w:pPr>
          </w:p>
        </w:tc>
        <w:tc>
          <w:tcPr>
            <w:tcW w:w="0" w:type="auto"/>
            <w:vAlign w:val="center"/>
          </w:tcPr>
          <w:p w14:paraId="2BA45FBE" w14:textId="3F5226EF" w:rsidR="006C3488" w:rsidRDefault="006C3488" w:rsidP="006C3488">
            <w:pPr>
              <w:cnfStyle w:val="000000100000" w:firstRow="0" w:lastRow="0" w:firstColumn="0" w:lastColumn="0" w:oddVBand="0" w:evenVBand="0" w:oddHBand="1" w:evenHBand="0" w:firstRowFirstColumn="0" w:firstRowLastColumn="0" w:lastRowFirstColumn="0" w:lastRowLastColumn="0"/>
              <w:rPr>
                <w:ins w:id="5326" w:author="Sahin, Burak" w:date="2017-03-31T13:11:00Z"/>
              </w:rPr>
            </w:pPr>
            <w:ins w:id="5327" w:author="Sahin, Burak" w:date="2017-03-31T13:12:00Z">
              <w:r>
                <w:rPr>
                  <w:rFonts w:ascii="Calibri" w:hAnsi="Calibri"/>
                  <w:color w:val="000000"/>
                </w:rPr>
                <w:t>10. Refugee Travel Letter with photo, stamped by Customs and Border Protection</w:t>
              </w:r>
            </w:ins>
          </w:p>
        </w:tc>
        <w:tc>
          <w:tcPr>
            <w:tcW w:w="0" w:type="auto"/>
            <w:vMerge w:val="restart"/>
          </w:tcPr>
          <w:p w14:paraId="5BF9B8F0" w14:textId="77777777" w:rsidR="006C3488" w:rsidRDefault="006C3488" w:rsidP="006C3488">
            <w:pPr>
              <w:cnfStyle w:val="000000100000" w:firstRow="0" w:lastRow="0" w:firstColumn="0" w:lastColumn="0" w:oddVBand="0" w:evenVBand="0" w:oddHBand="1" w:evenHBand="0" w:firstRowFirstColumn="0" w:firstRowLastColumn="0" w:lastRowFirstColumn="0" w:lastRowLastColumn="0"/>
              <w:rPr>
                <w:ins w:id="5328" w:author="Sahin, Burak" w:date="2017-03-31T13:11:00Z"/>
              </w:rPr>
            </w:pPr>
          </w:p>
        </w:tc>
        <w:tc>
          <w:tcPr>
            <w:tcW w:w="0" w:type="auto"/>
            <w:vAlign w:val="center"/>
          </w:tcPr>
          <w:p w14:paraId="1638C2E1" w14:textId="2DFFBE0F" w:rsidR="006C3488" w:rsidRDefault="006C3488" w:rsidP="006C3488">
            <w:pPr>
              <w:cnfStyle w:val="000000100000" w:firstRow="0" w:lastRow="0" w:firstColumn="0" w:lastColumn="0" w:oddVBand="0" w:evenVBand="0" w:oddHBand="1" w:evenHBand="0" w:firstRowFirstColumn="0" w:firstRowLastColumn="0" w:lastRowFirstColumn="0" w:lastRowLastColumn="0"/>
              <w:rPr>
                <w:ins w:id="5329" w:author="Sahin, Burak" w:date="2017-03-31T13:11:00Z"/>
              </w:rPr>
            </w:pPr>
            <w:ins w:id="5330" w:author="Sahin, Burak" w:date="2017-03-31T13:18:00Z">
              <w:r>
                <w:rPr>
                  <w:rFonts w:ascii="Calibri" w:hAnsi="Calibri"/>
                  <w:color w:val="000000"/>
                </w:rPr>
                <w:t>Refugee Travel Document (Form I-571)</w:t>
              </w:r>
            </w:ins>
          </w:p>
        </w:tc>
        <w:tc>
          <w:tcPr>
            <w:tcW w:w="0" w:type="auto"/>
            <w:vAlign w:val="center"/>
          </w:tcPr>
          <w:p w14:paraId="1A98F69A" w14:textId="12CB5B0E" w:rsidR="006C3488" w:rsidRDefault="006C3488" w:rsidP="006C3488">
            <w:pPr>
              <w:keepNext/>
              <w:cnfStyle w:val="000000100000" w:firstRow="0" w:lastRow="0" w:firstColumn="0" w:lastColumn="0" w:oddVBand="0" w:evenVBand="0" w:oddHBand="1" w:evenHBand="0" w:firstRowFirstColumn="0" w:firstRowLastColumn="0" w:lastRowFirstColumn="0" w:lastRowLastColumn="0"/>
              <w:rPr>
                <w:ins w:id="5331" w:author="Sahin, Burak" w:date="2017-03-31T13:11:00Z"/>
              </w:rPr>
            </w:pPr>
            <w:ins w:id="5332" w:author="Sahin, Burak" w:date="2017-03-31T13:19:00Z">
              <w:r>
                <w:rPr>
                  <w:rFonts w:ascii="Calibri" w:hAnsi="Calibri"/>
                  <w:color w:val="000000"/>
                </w:rPr>
                <w:t>Mail from financial institutions; including checking, savings, investment account and credit card statements dated within 90 days of the date of application</w:t>
              </w:r>
            </w:ins>
          </w:p>
        </w:tc>
      </w:tr>
      <w:tr w:rsidR="006C3488" w14:paraId="7BBF02EF" w14:textId="77777777" w:rsidTr="00513F08">
        <w:trPr>
          <w:ins w:id="5333"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2E8C8173" w14:textId="77777777" w:rsidR="006C3488" w:rsidRDefault="006C3488" w:rsidP="006C3488">
            <w:pPr>
              <w:rPr>
                <w:ins w:id="5334" w:author="Sahin, Burak" w:date="2017-03-31T13:11:00Z"/>
              </w:rPr>
            </w:pPr>
          </w:p>
        </w:tc>
        <w:tc>
          <w:tcPr>
            <w:tcW w:w="0" w:type="auto"/>
            <w:vAlign w:val="center"/>
          </w:tcPr>
          <w:p w14:paraId="5F4ED817" w14:textId="4DAC83C1" w:rsidR="006C3488" w:rsidRDefault="006C3488" w:rsidP="006C3488">
            <w:pPr>
              <w:cnfStyle w:val="000000000000" w:firstRow="0" w:lastRow="0" w:firstColumn="0" w:lastColumn="0" w:oddVBand="0" w:evenVBand="0" w:oddHBand="0" w:evenHBand="0" w:firstRowFirstColumn="0" w:firstRowLastColumn="0" w:lastRowFirstColumn="0" w:lastRowLastColumn="0"/>
              <w:rPr>
                <w:ins w:id="5335" w:author="Sahin, Burak" w:date="2017-03-31T13:11:00Z"/>
              </w:rPr>
            </w:pPr>
            <w:ins w:id="5336" w:author="Sahin, Burak" w:date="2017-03-31T13:12:00Z">
              <w:r>
                <w:rPr>
                  <w:rFonts w:ascii="Calibri" w:hAnsi="Calibri"/>
                  <w:color w:val="000000"/>
                </w:rPr>
                <w:t>11. American Indian Card (I-872)</w:t>
              </w:r>
            </w:ins>
          </w:p>
        </w:tc>
        <w:tc>
          <w:tcPr>
            <w:tcW w:w="0" w:type="auto"/>
            <w:vMerge/>
          </w:tcPr>
          <w:p w14:paraId="6EC4D6D9" w14:textId="77777777" w:rsidR="006C3488" w:rsidRDefault="006C3488" w:rsidP="006C3488">
            <w:pPr>
              <w:cnfStyle w:val="000000000000" w:firstRow="0" w:lastRow="0" w:firstColumn="0" w:lastColumn="0" w:oddVBand="0" w:evenVBand="0" w:oddHBand="0" w:evenHBand="0" w:firstRowFirstColumn="0" w:firstRowLastColumn="0" w:lastRowFirstColumn="0" w:lastRowLastColumn="0"/>
              <w:rPr>
                <w:ins w:id="5337" w:author="Sahin, Burak" w:date="2017-03-31T13:11:00Z"/>
              </w:rPr>
            </w:pPr>
          </w:p>
        </w:tc>
        <w:tc>
          <w:tcPr>
            <w:tcW w:w="0" w:type="auto"/>
            <w:vAlign w:val="center"/>
          </w:tcPr>
          <w:p w14:paraId="107343A3" w14:textId="472B079C" w:rsidR="006C3488" w:rsidRDefault="006C3488" w:rsidP="006C3488">
            <w:pPr>
              <w:cnfStyle w:val="000000000000" w:firstRow="0" w:lastRow="0" w:firstColumn="0" w:lastColumn="0" w:oddVBand="0" w:evenVBand="0" w:oddHBand="0" w:evenHBand="0" w:firstRowFirstColumn="0" w:firstRowLastColumn="0" w:lastRowFirstColumn="0" w:lastRowLastColumn="0"/>
              <w:rPr>
                <w:ins w:id="5338" w:author="Sahin, Burak" w:date="2017-03-31T13:11:00Z"/>
              </w:rPr>
            </w:pPr>
            <w:ins w:id="5339" w:author="Sahin, Burak" w:date="2017-03-31T13:18:00Z">
              <w:r>
                <w:rPr>
                  <w:rFonts w:ascii="Calibri" w:hAnsi="Calibri"/>
                  <w:color w:val="000000"/>
                </w:rPr>
                <w:t>I-688B coded 274a.12(a)(3)</w:t>
              </w:r>
            </w:ins>
          </w:p>
        </w:tc>
        <w:tc>
          <w:tcPr>
            <w:tcW w:w="0" w:type="auto"/>
            <w:vAlign w:val="center"/>
          </w:tcPr>
          <w:p w14:paraId="30F680FC" w14:textId="1E70EF92" w:rsidR="006C3488" w:rsidRDefault="006C3488" w:rsidP="006C3488">
            <w:pPr>
              <w:keepNext/>
              <w:cnfStyle w:val="000000000000" w:firstRow="0" w:lastRow="0" w:firstColumn="0" w:lastColumn="0" w:oddVBand="0" w:evenVBand="0" w:oddHBand="0" w:evenHBand="0" w:firstRowFirstColumn="0" w:firstRowLastColumn="0" w:lastRowFirstColumn="0" w:lastRowLastColumn="0"/>
              <w:rPr>
                <w:ins w:id="5340" w:author="Sahin, Burak" w:date="2017-03-31T13:11:00Z"/>
              </w:rPr>
            </w:pPr>
            <w:ins w:id="5341" w:author="Sahin, Burak" w:date="2017-03-31T13:19:00Z">
              <w:r>
                <w:rPr>
                  <w:rFonts w:ascii="Calibri" w:hAnsi="Calibri"/>
                  <w:color w:val="000000"/>
                </w:rPr>
                <w:t>Mail from a federal, state, county or city government agency, or a third-party representing a government agency dated within 90 days of the date of application</w:t>
              </w:r>
            </w:ins>
          </w:p>
        </w:tc>
      </w:tr>
      <w:tr w:rsidR="006C3488" w14:paraId="0F835619" w14:textId="77777777" w:rsidTr="00513F08">
        <w:trPr>
          <w:cnfStyle w:val="000000100000" w:firstRow="0" w:lastRow="0" w:firstColumn="0" w:lastColumn="0" w:oddVBand="0" w:evenVBand="0" w:oddHBand="1" w:evenHBand="0" w:firstRowFirstColumn="0" w:firstRowLastColumn="0" w:lastRowFirstColumn="0" w:lastRowLastColumn="0"/>
          <w:ins w:id="5342"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00D037EA" w14:textId="77777777" w:rsidR="006C3488" w:rsidRDefault="006C3488" w:rsidP="006C3488">
            <w:pPr>
              <w:rPr>
                <w:ins w:id="5343" w:author="Sahin, Burak" w:date="2017-03-31T13:11:00Z"/>
              </w:rPr>
            </w:pPr>
          </w:p>
        </w:tc>
        <w:tc>
          <w:tcPr>
            <w:tcW w:w="0" w:type="auto"/>
            <w:vAlign w:val="center"/>
          </w:tcPr>
          <w:p w14:paraId="4EFDB452" w14:textId="6E475049" w:rsidR="006C3488" w:rsidRDefault="006C3488" w:rsidP="006C3488">
            <w:pPr>
              <w:cnfStyle w:val="000000100000" w:firstRow="0" w:lastRow="0" w:firstColumn="0" w:lastColumn="0" w:oddVBand="0" w:evenVBand="0" w:oddHBand="1" w:evenHBand="0" w:firstRowFirstColumn="0" w:firstRowLastColumn="0" w:lastRowFirstColumn="0" w:lastRowLastColumn="0"/>
              <w:rPr>
                <w:ins w:id="5344" w:author="Sahin, Burak" w:date="2017-03-31T13:11:00Z"/>
              </w:rPr>
            </w:pPr>
            <w:ins w:id="5345" w:author="Sahin, Burak" w:date="2017-03-31T13:12:00Z">
              <w:r>
                <w:rPr>
                  <w:rFonts w:ascii="Calibri" w:hAnsi="Calibri"/>
                  <w:color w:val="000000"/>
                </w:rPr>
                <w:t>12. Northern Mariana card (I-873)</w:t>
              </w:r>
            </w:ins>
          </w:p>
        </w:tc>
        <w:tc>
          <w:tcPr>
            <w:tcW w:w="0" w:type="auto"/>
            <w:vMerge/>
          </w:tcPr>
          <w:p w14:paraId="75FB7CFD" w14:textId="77777777" w:rsidR="006C3488" w:rsidRDefault="006C3488" w:rsidP="006C3488">
            <w:pPr>
              <w:cnfStyle w:val="000000100000" w:firstRow="0" w:lastRow="0" w:firstColumn="0" w:lastColumn="0" w:oddVBand="0" w:evenVBand="0" w:oddHBand="1" w:evenHBand="0" w:firstRowFirstColumn="0" w:firstRowLastColumn="0" w:lastRowFirstColumn="0" w:lastRowLastColumn="0"/>
              <w:rPr>
                <w:ins w:id="5346" w:author="Sahin, Burak" w:date="2017-03-31T13:11:00Z"/>
              </w:rPr>
            </w:pPr>
          </w:p>
        </w:tc>
        <w:tc>
          <w:tcPr>
            <w:tcW w:w="0" w:type="auto"/>
            <w:vAlign w:val="center"/>
          </w:tcPr>
          <w:p w14:paraId="4BF6DAFD" w14:textId="58CFD46C" w:rsidR="006C3488" w:rsidRDefault="006C3488" w:rsidP="006C3488">
            <w:pPr>
              <w:cnfStyle w:val="000000100000" w:firstRow="0" w:lastRow="0" w:firstColumn="0" w:lastColumn="0" w:oddVBand="0" w:evenVBand="0" w:oddHBand="1" w:evenHBand="0" w:firstRowFirstColumn="0" w:firstRowLastColumn="0" w:lastRowFirstColumn="0" w:lastRowLastColumn="0"/>
              <w:rPr>
                <w:ins w:id="5347" w:author="Sahin, Burak" w:date="2017-03-31T13:11:00Z"/>
              </w:rPr>
            </w:pPr>
            <w:ins w:id="5348" w:author="Sahin, Burak" w:date="2017-03-31T13:18:00Z">
              <w:r>
                <w:rPr>
                  <w:rFonts w:ascii="Calibri" w:hAnsi="Calibri"/>
                  <w:color w:val="000000"/>
                </w:rPr>
                <w:t>I-766 with category A3 or A03</w:t>
              </w:r>
            </w:ins>
          </w:p>
        </w:tc>
        <w:tc>
          <w:tcPr>
            <w:tcW w:w="0" w:type="auto"/>
            <w:vAlign w:val="center"/>
          </w:tcPr>
          <w:p w14:paraId="583BF719" w14:textId="6DA37274" w:rsidR="006C3488" w:rsidRDefault="006C3488" w:rsidP="006C3488">
            <w:pPr>
              <w:keepNext/>
              <w:cnfStyle w:val="000000100000" w:firstRow="0" w:lastRow="0" w:firstColumn="0" w:lastColumn="0" w:oddVBand="0" w:evenVBand="0" w:oddHBand="1" w:evenHBand="0" w:firstRowFirstColumn="0" w:firstRowLastColumn="0" w:lastRowFirstColumn="0" w:lastRowLastColumn="0"/>
              <w:rPr>
                <w:ins w:id="5349" w:author="Sahin, Burak" w:date="2017-03-31T13:11:00Z"/>
              </w:rPr>
            </w:pPr>
            <w:ins w:id="5350" w:author="Sahin, Burak" w:date="2017-03-31T13:19:00Z">
              <w:r>
                <w:rPr>
                  <w:rFonts w:ascii="Calibri" w:hAnsi="Calibri"/>
                  <w:color w:val="000000"/>
                </w:rPr>
                <w:t>Current automobile payment booklet</w:t>
              </w:r>
            </w:ins>
          </w:p>
        </w:tc>
      </w:tr>
      <w:tr w:rsidR="006C3488" w14:paraId="7DA7D1B6" w14:textId="77777777" w:rsidTr="00513F08">
        <w:trPr>
          <w:ins w:id="5351"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7ECBBED8" w14:textId="77777777" w:rsidR="006C3488" w:rsidRDefault="006C3488" w:rsidP="006C3488">
            <w:pPr>
              <w:rPr>
                <w:ins w:id="5352" w:author="Sahin, Burak" w:date="2017-03-31T13:11:00Z"/>
              </w:rPr>
            </w:pPr>
          </w:p>
        </w:tc>
        <w:tc>
          <w:tcPr>
            <w:tcW w:w="0" w:type="auto"/>
            <w:vAlign w:val="center"/>
          </w:tcPr>
          <w:p w14:paraId="69655A67" w14:textId="40E0042B" w:rsidR="006C3488" w:rsidRDefault="006C3488" w:rsidP="006C3488">
            <w:pPr>
              <w:cnfStyle w:val="000000000000" w:firstRow="0" w:lastRow="0" w:firstColumn="0" w:lastColumn="0" w:oddVBand="0" w:evenVBand="0" w:oddHBand="0" w:evenHBand="0" w:firstRowFirstColumn="0" w:firstRowLastColumn="0" w:lastRowFirstColumn="0" w:lastRowLastColumn="0"/>
              <w:rPr>
                <w:ins w:id="5353" w:author="Sahin, Burak" w:date="2017-03-31T13:11:00Z"/>
              </w:rPr>
            </w:pPr>
            <w:ins w:id="5354" w:author="Sahin, Burak" w:date="2017-03-31T13:12:00Z">
              <w:r>
                <w:rPr>
                  <w:rFonts w:ascii="Calibri" w:hAnsi="Calibri"/>
                  <w:color w:val="000000"/>
                </w:rPr>
                <w:t>Foreign passport with attached visa and Form I-94</w:t>
              </w:r>
            </w:ins>
          </w:p>
        </w:tc>
        <w:tc>
          <w:tcPr>
            <w:tcW w:w="0" w:type="auto"/>
            <w:vMerge/>
          </w:tcPr>
          <w:p w14:paraId="704A1E05" w14:textId="77777777" w:rsidR="006C3488" w:rsidRDefault="006C3488" w:rsidP="006C3488">
            <w:pPr>
              <w:cnfStyle w:val="000000000000" w:firstRow="0" w:lastRow="0" w:firstColumn="0" w:lastColumn="0" w:oddVBand="0" w:evenVBand="0" w:oddHBand="0" w:evenHBand="0" w:firstRowFirstColumn="0" w:firstRowLastColumn="0" w:lastRowFirstColumn="0" w:lastRowLastColumn="0"/>
              <w:rPr>
                <w:ins w:id="5355" w:author="Sahin, Burak" w:date="2017-03-31T13:11:00Z"/>
              </w:rPr>
            </w:pPr>
          </w:p>
        </w:tc>
        <w:tc>
          <w:tcPr>
            <w:tcW w:w="0" w:type="auto"/>
            <w:vAlign w:val="center"/>
          </w:tcPr>
          <w:p w14:paraId="666EA8A4" w14:textId="38150A87" w:rsidR="006C3488" w:rsidRDefault="006C3488" w:rsidP="006C3488">
            <w:pPr>
              <w:cnfStyle w:val="000000000000" w:firstRow="0" w:lastRow="0" w:firstColumn="0" w:lastColumn="0" w:oddVBand="0" w:evenVBand="0" w:oddHBand="0" w:evenHBand="0" w:firstRowFirstColumn="0" w:firstRowLastColumn="0" w:lastRowFirstColumn="0" w:lastRowLastColumn="0"/>
              <w:rPr>
                <w:ins w:id="5356" w:author="Sahin, Burak" w:date="2017-03-31T13:11:00Z"/>
              </w:rPr>
            </w:pPr>
            <w:ins w:id="5357" w:author="Sahin, Burak" w:date="2017-03-31T13:18:00Z">
              <w:r>
                <w:rPr>
                  <w:rFonts w:ascii="Calibri" w:hAnsi="Calibri"/>
                  <w:color w:val="000000"/>
                </w:rPr>
                <w:t>I-94 or passport with annotation “Section 208” or “</w:t>
              </w:r>
              <w:proofErr w:type="spellStart"/>
              <w:r>
                <w:rPr>
                  <w:rFonts w:ascii="Calibri" w:hAnsi="Calibri"/>
                  <w:color w:val="000000"/>
                </w:rPr>
                <w:t>asylee</w:t>
              </w:r>
              <w:proofErr w:type="spellEnd"/>
              <w:r>
                <w:rPr>
                  <w:rFonts w:ascii="Calibri" w:hAnsi="Calibri"/>
                  <w:color w:val="000000"/>
                </w:rPr>
                <w:t xml:space="preserve"> with photo”</w:t>
              </w:r>
            </w:ins>
          </w:p>
        </w:tc>
        <w:tc>
          <w:tcPr>
            <w:tcW w:w="0" w:type="auto"/>
            <w:vAlign w:val="center"/>
          </w:tcPr>
          <w:p w14:paraId="3E487B1D" w14:textId="326AB1BF" w:rsidR="006C3488" w:rsidRDefault="006C3488" w:rsidP="006C3488">
            <w:pPr>
              <w:keepNext/>
              <w:cnfStyle w:val="000000000000" w:firstRow="0" w:lastRow="0" w:firstColumn="0" w:lastColumn="0" w:oddVBand="0" w:evenVBand="0" w:oddHBand="0" w:evenHBand="0" w:firstRowFirstColumn="0" w:firstRowLastColumn="0" w:lastRowFirstColumn="0" w:lastRowLastColumn="0"/>
              <w:rPr>
                <w:ins w:id="5358" w:author="Sahin, Burak" w:date="2017-03-31T13:11:00Z"/>
              </w:rPr>
            </w:pPr>
            <w:ins w:id="5359" w:author="Sahin, Burak" w:date="2017-03-31T13:19:00Z">
              <w:r>
                <w:rPr>
                  <w:rFonts w:ascii="Calibri" w:hAnsi="Calibri"/>
                  <w:color w:val="000000"/>
                </w:rPr>
                <w:t>Pre-printed paycheck or payment stub dated within 90 days of the date of application</w:t>
              </w:r>
            </w:ins>
          </w:p>
        </w:tc>
      </w:tr>
      <w:tr w:rsidR="006C3488" w14:paraId="7207D6F6" w14:textId="77777777" w:rsidTr="00513F08">
        <w:trPr>
          <w:cnfStyle w:val="000000100000" w:firstRow="0" w:lastRow="0" w:firstColumn="0" w:lastColumn="0" w:oddVBand="0" w:evenVBand="0" w:oddHBand="1" w:evenHBand="0" w:firstRowFirstColumn="0" w:firstRowLastColumn="0" w:lastRowFirstColumn="0" w:lastRowLastColumn="0"/>
          <w:ins w:id="5360"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79E601B4" w14:textId="77777777" w:rsidR="006C3488" w:rsidRDefault="006C3488" w:rsidP="006C3488">
            <w:pPr>
              <w:rPr>
                <w:ins w:id="5361" w:author="Sahin, Burak" w:date="2017-03-31T13:11:00Z"/>
              </w:rPr>
            </w:pPr>
          </w:p>
        </w:tc>
        <w:tc>
          <w:tcPr>
            <w:tcW w:w="0" w:type="auto"/>
            <w:vAlign w:val="center"/>
          </w:tcPr>
          <w:p w14:paraId="07DC6056" w14:textId="6D0CC501" w:rsidR="006C3488" w:rsidRDefault="006C3488" w:rsidP="006C3488">
            <w:pPr>
              <w:cnfStyle w:val="000000100000" w:firstRow="0" w:lastRow="0" w:firstColumn="0" w:lastColumn="0" w:oddVBand="0" w:evenVBand="0" w:oddHBand="1" w:evenHBand="0" w:firstRowFirstColumn="0" w:firstRowLastColumn="0" w:lastRowFirstColumn="0" w:lastRowLastColumn="0"/>
              <w:rPr>
                <w:ins w:id="5362" w:author="Sahin, Burak" w:date="2017-03-31T13:11:00Z"/>
              </w:rPr>
            </w:pPr>
            <w:ins w:id="5363" w:author="Sahin, Burak" w:date="2017-03-31T13:12:00Z">
              <w:r>
                <w:rPr>
                  <w:rFonts w:ascii="Calibri" w:hAnsi="Calibri"/>
                  <w:color w:val="000000"/>
                </w:rPr>
                <w:t>Unexpired U.S. military ID card for active duty, reserve or retired personnel with identifiable photo</w:t>
              </w:r>
            </w:ins>
          </w:p>
        </w:tc>
        <w:tc>
          <w:tcPr>
            <w:tcW w:w="0" w:type="auto"/>
            <w:vMerge/>
          </w:tcPr>
          <w:p w14:paraId="2C688628" w14:textId="77777777" w:rsidR="006C3488" w:rsidRDefault="006C3488" w:rsidP="006C3488">
            <w:pPr>
              <w:cnfStyle w:val="000000100000" w:firstRow="0" w:lastRow="0" w:firstColumn="0" w:lastColumn="0" w:oddVBand="0" w:evenVBand="0" w:oddHBand="1" w:evenHBand="0" w:firstRowFirstColumn="0" w:firstRowLastColumn="0" w:lastRowFirstColumn="0" w:lastRowLastColumn="0"/>
              <w:rPr>
                <w:ins w:id="5364" w:author="Sahin, Burak" w:date="2017-03-31T13:11:00Z"/>
              </w:rPr>
            </w:pPr>
          </w:p>
        </w:tc>
        <w:tc>
          <w:tcPr>
            <w:tcW w:w="0" w:type="auto"/>
            <w:vAlign w:val="center"/>
          </w:tcPr>
          <w:p w14:paraId="40EF67E0" w14:textId="1A41A7F9" w:rsidR="006C3488" w:rsidRDefault="006C3488" w:rsidP="006C3488">
            <w:pPr>
              <w:cnfStyle w:val="000000100000" w:firstRow="0" w:lastRow="0" w:firstColumn="0" w:lastColumn="0" w:oddVBand="0" w:evenVBand="0" w:oddHBand="1" w:evenHBand="0" w:firstRowFirstColumn="0" w:firstRowLastColumn="0" w:lastRowFirstColumn="0" w:lastRowLastColumn="0"/>
              <w:rPr>
                <w:ins w:id="5365" w:author="Sahin, Burak" w:date="2017-03-31T13:11:00Z"/>
              </w:rPr>
            </w:pPr>
            <w:ins w:id="5366" w:author="Sahin, Burak" w:date="2017-03-31T13:18:00Z">
              <w:r>
                <w:rPr>
                  <w:rFonts w:ascii="Calibri" w:hAnsi="Calibri"/>
                  <w:color w:val="000000"/>
                </w:rPr>
                <w:t>I-688B coded 274a.12(a)(5)</w:t>
              </w:r>
            </w:ins>
          </w:p>
        </w:tc>
        <w:tc>
          <w:tcPr>
            <w:tcW w:w="0" w:type="auto"/>
            <w:vAlign w:val="center"/>
          </w:tcPr>
          <w:p w14:paraId="3B70D0D2" w14:textId="4231AB8D" w:rsidR="006C3488" w:rsidRDefault="006C3488" w:rsidP="006C3488">
            <w:pPr>
              <w:keepNext/>
              <w:cnfStyle w:val="000000100000" w:firstRow="0" w:lastRow="0" w:firstColumn="0" w:lastColumn="0" w:oddVBand="0" w:evenVBand="0" w:oddHBand="1" w:evenHBand="0" w:firstRowFirstColumn="0" w:firstRowLastColumn="0" w:lastRowFirstColumn="0" w:lastRowLastColumn="0"/>
              <w:rPr>
                <w:ins w:id="5367" w:author="Sahin, Burak" w:date="2017-03-31T13:11:00Z"/>
              </w:rPr>
            </w:pPr>
            <w:ins w:id="5368" w:author="Sahin, Burak" w:date="2017-03-31T13:19:00Z">
              <w:r>
                <w:rPr>
                  <w:rFonts w:ascii="Calibri" w:hAnsi="Calibri"/>
                  <w:color w:val="000000"/>
                </w:rPr>
                <w:t>Current documents issued by the U.S. military indicating residence address</w:t>
              </w:r>
            </w:ins>
          </w:p>
        </w:tc>
      </w:tr>
      <w:tr w:rsidR="006C3488" w14:paraId="0A1D1D54" w14:textId="77777777" w:rsidTr="00513F08">
        <w:trPr>
          <w:ins w:id="5369"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val="restart"/>
            <w:textDirection w:val="btLr"/>
          </w:tcPr>
          <w:p w14:paraId="6104EDD2" w14:textId="025DC9A9" w:rsidR="006C3488" w:rsidRDefault="006C3488">
            <w:pPr>
              <w:ind w:left="113" w:right="113"/>
              <w:rPr>
                <w:ins w:id="5370" w:author="Sahin, Burak" w:date="2017-03-31T13:11:00Z"/>
              </w:rPr>
              <w:pPrChange w:id="5371" w:author="Sahin, Burak" w:date="2017-03-31T13:13:00Z">
                <w:pPr/>
              </w:pPrChange>
            </w:pPr>
            <w:ins w:id="5372" w:author="Sahin, Burak" w:date="2017-03-31T13:13:00Z">
              <w:r>
                <w:t>Secondary</w:t>
              </w:r>
            </w:ins>
          </w:p>
        </w:tc>
        <w:tc>
          <w:tcPr>
            <w:tcW w:w="0" w:type="auto"/>
            <w:vAlign w:val="center"/>
          </w:tcPr>
          <w:p w14:paraId="1524867B" w14:textId="40131752" w:rsidR="006C3488" w:rsidRDefault="006C3488" w:rsidP="006C3488">
            <w:pPr>
              <w:cnfStyle w:val="000000000000" w:firstRow="0" w:lastRow="0" w:firstColumn="0" w:lastColumn="0" w:oddVBand="0" w:evenVBand="0" w:oddHBand="0" w:evenHBand="0" w:firstRowFirstColumn="0" w:firstRowLastColumn="0" w:lastRowFirstColumn="0" w:lastRowLastColumn="0"/>
              <w:rPr>
                <w:ins w:id="5373" w:author="Sahin, Burak" w:date="2017-03-31T13:11:00Z"/>
              </w:rPr>
            </w:pPr>
            <w:ins w:id="5374" w:author="Sahin, Burak" w:date="2017-03-31T13:13:00Z">
              <w:r>
                <w:rPr>
                  <w:rFonts w:ascii="Calibri" w:hAnsi="Calibri"/>
                  <w:color w:val="000000"/>
                </w:rPr>
                <w:t>Original or certified copy of a birth certificate issued by a State Bureau of Vital Statistics or equivalent agency from a U.S. state, U.S. territory, the District of Columbia or a Canadian province</w:t>
              </w:r>
            </w:ins>
          </w:p>
        </w:tc>
        <w:tc>
          <w:tcPr>
            <w:tcW w:w="0" w:type="auto"/>
            <w:vMerge/>
          </w:tcPr>
          <w:p w14:paraId="3547D375" w14:textId="77777777" w:rsidR="006C3488" w:rsidRDefault="006C3488" w:rsidP="006C3488">
            <w:pPr>
              <w:cnfStyle w:val="000000000000" w:firstRow="0" w:lastRow="0" w:firstColumn="0" w:lastColumn="0" w:oddVBand="0" w:evenVBand="0" w:oddHBand="0" w:evenHBand="0" w:firstRowFirstColumn="0" w:firstRowLastColumn="0" w:lastRowFirstColumn="0" w:lastRowLastColumn="0"/>
              <w:rPr>
                <w:ins w:id="5375" w:author="Sahin, Burak" w:date="2017-03-31T13:11:00Z"/>
              </w:rPr>
            </w:pPr>
          </w:p>
        </w:tc>
        <w:tc>
          <w:tcPr>
            <w:tcW w:w="0" w:type="auto"/>
            <w:vAlign w:val="center"/>
          </w:tcPr>
          <w:p w14:paraId="1F8800E1" w14:textId="63D5C782" w:rsidR="006C3488" w:rsidRDefault="006C3488" w:rsidP="006C3488">
            <w:pPr>
              <w:cnfStyle w:val="000000000000" w:firstRow="0" w:lastRow="0" w:firstColumn="0" w:lastColumn="0" w:oddVBand="0" w:evenVBand="0" w:oddHBand="0" w:evenHBand="0" w:firstRowFirstColumn="0" w:firstRowLastColumn="0" w:lastRowFirstColumn="0" w:lastRowLastColumn="0"/>
              <w:rPr>
                <w:ins w:id="5376" w:author="Sahin, Burak" w:date="2017-03-31T13:11:00Z"/>
              </w:rPr>
            </w:pPr>
            <w:ins w:id="5377" w:author="Sahin, Burak" w:date="2017-03-31T13:18:00Z">
              <w:r>
                <w:rPr>
                  <w:rFonts w:ascii="Calibri" w:hAnsi="Calibri"/>
                  <w:color w:val="000000"/>
                </w:rPr>
                <w:t>I-766 with category A5 or A05</w:t>
              </w:r>
            </w:ins>
          </w:p>
        </w:tc>
        <w:tc>
          <w:tcPr>
            <w:tcW w:w="0" w:type="auto"/>
            <w:vAlign w:val="center"/>
          </w:tcPr>
          <w:p w14:paraId="3F967541" w14:textId="068F1EC9" w:rsidR="006C3488" w:rsidRDefault="006C3488" w:rsidP="006C3488">
            <w:pPr>
              <w:keepNext/>
              <w:cnfStyle w:val="000000000000" w:firstRow="0" w:lastRow="0" w:firstColumn="0" w:lastColumn="0" w:oddVBand="0" w:evenVBand="0" w:oddHBand="0" w:evenHBand="0" w:firstRowFirstColumn="0" w:firstRowLastColumn="0" w:lastRowFirstColumn="0" w:lastRowLastColumn="0"/>
              <w:rPr>
                <w:ins w:id="5378" w:author="Sahin, Burak" w:date="2017-03-31T13:11:00Z"/>
              </w:rPr>
            </w:pPr>
            <w:ins w:id="5379" w:author="Sahin, Burak" w:date="2017-03-31T13:19:00Z">
              <w:r>
                <w:rPr>
                  <w:rFonts w:ascii="Calibri" w:hAnsi="Calibri"/>
                  <w:color w:val="000000"/>
                </w:rPr>
                <w:t>Document from the Texas Department of Criminal Justice indicating the applicant's recent release or parole</w:t>
              </w:r>
            </w:ins>
          </w:p>
        </w:tc>
      </w:tr>
      <w:tr w:rsidR="006C3488" w14:paraId="6248EC1C" w14:textId="77777777" w:rsidTr="00513F08">
        <w:trPr>
          <w:cnfStyle w:val="000000100000" w:firstRow="0" w:lastRow="0" w:firstColumn="0" w:lastColumn="0" w:oddVBand="0" w:evenVBand="0" w:oddHBand="1" w:evenHBand="0" w:firstRowFirstColumn="0" w:firstRowLastColumn="0" w:lastRowFirstColumn="0" w:lastRowLastColumn="0"/>
          <w:ins w:id="5380"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311175B1" w14:textId="77777777" w:rsidR="006C3488" w:rsidRDefault="006C3488" w:rsidP="006C3488">
            <w:pPr>
              <w:rPr>
                <w:ins w:id="5381" w:author="Sahin, Burak" w:date="2017-03-31T13:11:00Z"/>
              </w:rPr>
            </w:pPr>
          </w:p>
        </w:tc>
        <w:tc>
          <w:tcPr>
            <w:tcW w:w="0" w:type="auto"/>
            <w:vAlign w:val="center"/>
          </w:tcPr>
          <w:p w14:paraId="05DCC2CC" w14:textId="37728286" w:rsidR="006C3488" w:rsidRDefault="006C3488" w:rsidP="006C3488">
            <w:pPr>
              <w:cnfStyle w:val="000000100000" w:firstRow="0" w:lastRow="0" w:firstColumn="0" w:lastColumn="0" w:oddVBand="0" w:evenVBand="0" w:oddHBand="1" w:evenHBand="0" w:firstRowFirstColumn="0" w:firstRowLastColumn="0" w:lastRowFirstColumn="0" w:lastRowLastColumn="0"/>
              <w:rPr>
                <w:ins w:id="5382" w:author="Sahin, Burak" w:date="2017-03-31T13:11:00Z"/>
              </w:rPr>
            </w:pPr>
            <w:ins w:id="5383" w:author="Sahin, Burak" w:date="2017-03-31T13:13:00Z">
              <w:r>
                <w:rPr>
                  <w:rFonts w:ascii="Calibri" w:hAnsi="Calibri"/>
                  <w:color w:val="000000"/>
                </w:rPr>
                <w:t xml:space="preserve">For U.S. citizens born abroad—Certificate of Report </w:t>
              </w:r>
              <w:r>
                <w:rPr>
                  <w:rFonts w:ascii="Calibri" w:hAnsi="Calibri"/>
                  <w:color w:val="000000"/>
                </w:rPr>
                <w:lastRenderedPageBreak/>
                <w:t>of Birth (DS-1350 or FS-545) or Consular Report of Birth (FS-240) issued by the U.S. Department of State</w:t>
              </w:r>
            </w:ins>
          </w:p>
        </w:tc>
        <w:tc>
          <w:tcPr>
            <w:tcW w:w="0" w:type="auto"/>
            <w:vMerge/>
          </w:tcPr>
          <w:p w14:paraId="0129C822" w14:textId="77777777" w:rsidR="006C3488" w:rsidRDefault="006C3488" w:rsidP="006C3488">
            <w:pPr>
              <w:cnfStyle w:val="000000100000" w:firstRow="0" w:lastRow="0" w:firstColumn="0" w:lastColumn="0" w:oddVBand="0" w:evenVBand="0" w:oddHBand="1" w:evenHBand="0" w:firstRowFirstColumn="0" w:firstRowLastColumn="0" w:lastRowFirstColumn="0" w:lastRowLastColumn="0"/>
              <w:rPr>
                <w:ins w:id="5384" w:author="Sahin, Burak" w:date="2017-03-31T13:11:00Z"/>
              </w:rPr>
            </w:pPr>
          </w:p>
        </w:tc>
        <w:tc>
          <w:tcPr>
            <w:tcW w:w="0" w:type="auto"/>
            <w:vAlign w:val="center"/>
          </w:tcPr>
          <w:p w14:paraId="3AEF606C" w14:textId="1B53AE14" w:rsidR="006C3488" w:rsidRDefault="006C3488" w:rsidP="006C3488">
            <w:pPr>
              <w:cnfStyle w:val="000000100000" w:firstRow="0" w:lastRow="0" w:firstColumn="0" w:lastColumn="0" w:oddVBand="0" w:evenVBand="0" w:oddHBand="1" w:evenHBand="0" w:firstRowFirstColumn="0" w:firstRowLastColumn="0" w:lastRowFirstColumn="0" w:lastRowLastColumn="0"/>
              <w:rPr>
                <w:ins w:id="5385" w:author="Sahin, Burak" w:date="2017-03-31T13:11:00Z"/>
              </w:rPr>
            </w:pPr>
            <w:ins w:id="5386" w:author="Sahin, Burak" w:date="2017-03-31T13:18:00Z">
              <w:r>
                <w:rPr>
                  <w:rFonts w:ascii="Calibri" w:hAnsi="Calibri"/>
                  <w:color w:val="000000"/>
                </w:rPr>
                <w:t xml:space="preserve">Refugee Travel Letter with photo, stamped </w:t>
              </w:r>
              <w:r>
                <w:rPr>
                  <w:rFonts w:ascii="Calibri" w:hAnsi="Calibri"/>
                  <w:color w:val="000000"/>
                </w:rPr>
                <w:lastRenderedPageBreak/>
                <w:t>by Customs and Border Protection</w:t>
              </w:r>
            </w:ins>
          </w:p>
        </w:tc>
        <w:tc>
          <w:tcPr>
            <w:tcW w:w="0" w:type="auto"/>
            <w:vAlign w:val="center"/>
          </w:tcPr>
          <w:p w14:paraId="0C52DF30" w14:textId="3B9CC156" w:rsidR="006C3488" w:rsidRDefault="006C3488" w:rsidP="006C3488">
            <w:pPr>
              <w:keepNext/>
              <w:cnfStyle w:val="000000100000" w:firstRow="0" w:lastRow="0" w:firstColumn="0" w:lastColumn="0" w:oddVBand="0" w:evenVBand="0" w:oddHBand="1" w:evenHBand="0" w:firstRowFirstColumn="0" w:firstRowLastColumn="0" w:lastRowFirstColumn="0" w:lastRowLastColumn="0"/>
              <w:rPr>
                <w:ins w:id="5387" w:author="Sahin, Burak" w:date="2017-03-31T13:11:00Z"/>
              </w:rPr>
            </w:pPr>
            <w:ins w:id="5388" w:author="Sahin, Burak" w:date="2017-03-31T13:19:00Z">
              <w:r>
                <w:rPr>
                  <w:rFonts w:ascii="Calibri" w:hAnsi="Calibri"/>
                  <w:color w:val="000000"/>
                </w:rPr>
                <w:lastRenderedPageBreak/>
                <w:t xml:space="preserve">Current Form DS2019, I-20 or a document issued by </w:t>
              </w:r>
              <w:r>
                <w:rPr>
                  <w:rFonts w:ascii="Calibri" w:hAnsi="Calibri"/>
                  <w:color w:val="000000"/>
                </w:rPr>
                <w:lastRenderedPageBreak/>
                <w:t>U.S. Citizenship and Immigration Services</w:t>
              </w:r>
            </w:ins>
          </w:p>
        </w:tc>
      </w:tr>
      <w:tr w:rsidR="006C3488" w14:paraId="5BE7DFF0" w14:textId="77777777" w:rsidTr="00513F08">
        <w:trPr>
          <w:ins w:id="5389"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627BD6BF" w14:textId="77777777" w:rsidR="006C3488" w:rsidRDefault="006C3488" w:rsidP="006C3488">
            <w:pPr>
              <w:rPr>
                <w:ins w:id="5390" w:author="Sahin, Burak" w:date="2017-03-31T13:11:00Z"/>
              </w:rPr>
            </w:pPr>
          </w:p>
        </w:tc>
        <w:tc>
          <w:tcPr>
            <w:tcW w:w="0" w:type="auto"/>
            <w:vAlign w:val="center"/>
          </w:tcPr>
          <w:p w14:paraId="43EA3D4C" w14:textId="3F063170" w:rsidR="006C3488" w:rsidRDefault="006C3488" w:rsidP="006C3488">
            <w:pPr>
              <w:cnfStyle w:val="000000000000" w:firstRow="0" w:lastRow="0" w:firstColumn="0" w:lastColumn="0" w:oddVBand="0" w:evenVBand="0" w:oddHBand="0" w:evenHBand="0" w:firstRowFirstColumn="0" w:firstRowLastColumn="0" w:lastRowFirstColumn="0" w:lastRowLastColumn="0"/>
              <w:rPr>
                <w:ins w:id="5391" w:author="Sahin, Burak" w:date="2017-03-31T13:11:00Z"/>
              </w:rPr>
            </w:pPr>
            <w:ins w:id="5392" w:author="Sahin, Burak" w:date="2017-03-31T13:13:00Z">
              <w:r>
                <w:rPr>
                  <w:rFonts w:ascii="Calibri" w:hAnsi="Calibri"/>
                  <w:color w:val="000000"/>
                </w:rPr>
                <w:t>Original or certified copy of a court order with name and date of birth indicating a name and/or gender change from a U.S. state, U.S. territory, the District of Columbia or a Canadian province</w:t>
              </w:r>
            </w:ins>
          </w:p>
        </w:tc>
        <w:tc>
          <w:tcPr>
            <w:tcW w:w="0" w:type="auto"/>
            <w:vMerge/>
          </w:tcPr>
          <w:p w14:paraId="0C3E5345" w14:textId="77777777" w:rsidR="006C3488" w:rsidRDefault="006C3488" w:rsidP="006C3488">
            <w:pPr>
              <w:cnfStyle w:val="000000000000" w:firstRow="0" w:lastRow="0" w:firstColumn="0" w:lastColumn="0" w:oddVBand="0" w:evenVBand="0" w:oddHBand="0" w:evenHBand="0" w:firstRowFirstColumn="0" w:firstRowLastColumn="0" w:lastRowFirstColumn="0" w:lastRowLastColumn="0"/>
              <w:rPr>
                <w:ins w:id="5393" w:author="Sahin, Burak" w:date="2017-03-31T13:11:00Z"/>
              </w:rPr>
            </w:pPr>
          </w:p>
        </w:tc>
        <w:tc>
          <w:tcPr>
            <w:tcW w:w="0" w:type="auto"/>
          </w:tcPr>
          <w:p w14:paraId="0EA7FBA0" w14:textId="77777777" w:rsidR="006C3488" w:rsidRDefault="006C3488" w:rsidP="006C3488">
            <w:pPr>
              <w:cnfStyle w:val="000000000000" w:firstRow="0" w:lastRow="0" w:firstColumn="0" w:lastColumn="0" w:oddVBand="0" w:evenVBand="0" w:oddHBand="0" w:evenHBand="0" w:firstRowFirstColumn="0" w:firstRowLastColumn="0" w:lastRowFirstColumn="0" w:lastRowLastColumn="0"/>
              <w:rPr>
                <w:ins w:id="5394" w:author="Sahin, Burak" w:date="2017-03-31T13:18:00Z"/>
                <w:rFonts w:ascii="Calibri" w:eastAsia="Times New Roman" w:hAnsi="Calibri"/>
                <w:color w:val="000000"/>
              </w:rPr>
            </w:pPr>
            <w:ins w:id="5395" w:author="Sahin, Burak" w:date="2017-03-31T13:18:00Z">
              <w:r>
                <w:rPr>
                  <w:rFonts w:ascii="Calibri" w:hAnsi="Calibri"/>
                  <w:color w:val="000000"/>
                </w:rPr>
                <w:t>A document (or combination of documents) issued by the U.S. Department of Justice, U.S. Department of State, U.S. Department of Homeland Security or U.S. Citizenship and Immigration Services that shows lawful temporary admission to the U.S.</w:t>
              </w:r>
            </w:ins>
          </w:p>
          <w:p w14:paraId="4E0D3C8E" w14:textId="77777777" w:rsidR="006C3488" w:rsidRDefault="006C3488" w:rsidP="006C3488">
            <w:pPr>
              <w:cnfStyle w:val="000000000000" w:firstRow="0" w:lastRow="0" w:firstColumn="0" w:lastColumn="0" w:oddVBand="0" w:evenVBand="0" w:oddHBand="0" w:evenHBand="0" w:firstRowFirstColumn="0" w:firstRowLastColumn="0" w:lastRowFirstColumn="0" w:lastRowLastColumn="0"/>
              <w:rPr>
                <w:ins w:id="5396" w:author="Sahin, Burak" w:date="2017-03-31T13:11:00Z"/>
              </w:rPr>
            </w:pPr>
          </w:p>
        </w:tc>
        <w:tc>
          <w:tcPr>
            <w:tcW w:w="0" w:type="auto"/>
            <w:vAlign w:val="center"/>
          </w:tcPr>
          <w:p w14:paraId="6CD90028" w14:textId="07B1E28D" w:rsidR="006C3488" w:rsidRDefault="006C3488" w:rsidP="006C3488">
            <w:pPr>
              <w:keepNext/>
              <w:cnfStyle w:val="000000000000" w:firstRow="0" w:lastRow="0" w:firstColumn="0" w:lastColumn="0" w:oddVBand="0" w:evenVBand="0" w:oddHBand="0" w:evenHBand="0" w:firstRowFirstColumn="0" w:firstRowLastColumn="0" w:lastRowFirstColumn="0" w:lastRowLastColumn="0"/>
              <w:rPr>
                <w:ins w:id="5397" w:author="Sahin, Burak" w:date="2017-03-31T13:11:00Z"/>
              </w:rPr>
            </w:pPr>
            <w:ins w:id="5398" w:author="Sahin, Burak" w:date="2017-03-31T13:19:00Z">
              <w:r>
                <w:rPr>
                  <w:rFonts w:ascii="Calibri" w:hAnsi="Calibri"/>
                  <w:color w:val="000000"/>
                </w:rPr>
                <w:t>Veteran's Health Identification Card (VHIC)</w:t>
              </w:r>
            </w:ins>
          </w:p>
        </w:tc>
      </w:tr>
      <w:tr w:rsidR="006C3488" w14:paraId="1D3BE333" w14:textId="77777777" w:rsidTr="00513F08">
        <w:trPr>
          <w:cnfStyle w:val="000000100000" w:firstRow="0" w:lastRow="0" w:firstColumn="0" w:lastColumn="0" w:oddVBand="0" w:evenVBand="0" w:oddHBand="1" w:evenHBand="0" w:firstRowFirstColumn="0" w:firstRowLastColumn="0" w:lastRowFirstColumn="0" w:lastRowLastColumn="0"/>
          <w:ins w:id="5399"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val="restart"/>
            <w:textDirection w:val="btLr"/>
          </w:tcPr>
          <w:p w14:paraId="20159304" w14:textId="6D083284" w:rsidR="006C3488" w:rsidRDefault="006C3488">
            <w:pPr>
              <w:ind w:left="113" w:right="113"/>
              <w:rPr>
                <w:ins w:id="5400" w:author="Sahin, Burak" w:date="2017-03-31T13:11:00Z"/>
              </w:rPr>
              <w:pPrChange w:id="5401" w:author="Sahin, Burak" w:date="2017-03-31T13:15:00Z">
                <w:pPr/>
              </w:pPrChange>
            </w:pPr>
            <w:ins w:id="5402" w:author="Sahin, Burak" w:date="2017-03-31T13:15:00Z">
              <w:r>
                <w:t>Supporting</w:t>
              </w:r>
            </w:ins>
          </w:p>
        </w:tc>
        <w:tc>
          <w:tcPr>
            <w:tcW w:w="0" w:type="auto"/>
            <w:vAlign w:val="center"/>
          </w:tcPr>
          <w:p w14:paraId="76B5C7B5" w14:textId="0520E9BE" w:rsidR="006C3488" w:rsidRDefault="006C3488" w:rsidP="006C3488">
            <w:pPr>
              <w:cnfStyle w:val="000000100000" w:firstRow="0" w:lastRow="0" w:firstColumn="0" w:lastColumn="0" w:oddVBand="0" w:evenVBand="0" w:oddHBand="1" w:evenHBand="0" w:firstRowFirstColumn="0" w:firstRowLastColumn="0" w:lastRowFirstColumn="0" w:lastRowLastColumn="0"/>
              <w:rPr>
                <w:ins w:id="5403" w:author="Sahin, Burak" w:date="2017-03-31T13:11:00Z"/>
              </w:rPr>
            </w:pPr>
            <w:ins w:id="5404" w:author="Sahin, Burak" w:date="2017-03-31T13:15:00Z">
              <w:r>
                <w:rPr>
                  <w:rFonts w:ascii="Calibri" w:hAnsi="Calibri"/>
                  <w:color w:val="000000"/>
                </w:rPr>
                <w:t>Social security card</w:t>
              </w:r>
            </w:ins>
          </w:p>
        </w:tc>
        <w:tc>
          <w:tcPr>
            <w:tcW w:w="0" w:type="auto"/>
            <w:vMerge/>
          </w:tcPr>
          <w:p w14:paraId="36BB60FE" w14:textId="77777777" w:rsidR="006C3488" w:rsidRDefault="006C3488" w:rsidP="006C3488">
            <w:pPr>
              <w:cnfStyle w:val="000000100000" w:firstRow="0" w:lastRow="0" w:firstColumn="0" w:lastColumn="0" w:oddVBand="0" w:evenVBand="0" w:oddHBand="1" w:evenHBand="0" w:firstRowFirstColumn="0" w:firstRowLastColumn="0" w:lastRowFirstColumn="0" w:lastRowLastColumn="0"/>
              <w:rPr>
                <w:ins w:id="5405" w:author="Sahin, Burak" w:date="2017-03-31T13:11:00Z"/>
              </w:rPr>
            </w:pPr>
          </w:p>
        </w:tc>
        <w:tc>
          <w:tcPr>
            <w:tcW w:w="0" w:type="auto"/>
            <w:vMerge w:val="restart"/>
          </w:tcPr>
          <w:p w14:paraId="4D84BC07" w14:textId="77777777" w:rsidR="006C3488" w:rsidRDefault="006C3488" w:rsidP="006C3488">
            <w:pPr>
              <w:cnfStyle w:val="000000100000" w:firstRow="0" w:lastRow="0" w:firstColumn="0" w:lastColumn="0" w:oddVBand="0" w:evenVBand="0" w:oddHBand="1" w:evenHBand="0" w:firstRowFirstColumn="0" w:firstRowLastColumn="0" w:lastRowFirstColumn="0" w:lastRowLastColumn="0"/>
              <w:rPr>
                <w:ins w:id="5406" w:author="Sahin, Burak" w:date="2017-03-31T13:11:00Z"/>
              </w:rPr>
            </w:pPr>
          </w:p>
        </w:tc>
        <w:tc>
          <w:tcPr>
            <w:tcW w:w="0" w:type="auto"/>
            <w:vAlign w:val="center"/>
          </w:tcPr>
          <w:p w14:paraId="782E2484" w14:textId="4E4CFAB0" w:rsidR="006C3488" w:rsidRDefault="006C3488" w:rsidP="006C3488">
            <w:pPr>
              <w:keepNext/>
              <w:cnfStyle w:val="000000100000" w:firstRow="0" w:lastRow="0" w:firstColumn="0" w:lastColumn="0" w:oddVBand="0" w:evenVBand="0" w:oddHBand="1" w:evenHBand="0" w:firstRowFirstColumn="0" w:firstRowLastColumn="0" w:lastRowFirstColumn="0" w:lastRowLastColumn="0"/>
              <w:rPr>
                <w:ins w:id="5407" w:author="Sahin, Burak" w:date="2017-03-31T13:11:00Z"/>
              </w:rPr>
            </w:pPr>
            <w:ins w:id="5408" w:author="Sahin, Burak" w:date="2017-03-31T13:19:00Z">
              <w:r>
                <w:rPr>
                  <w:rFonts w:ascii="Calibri" w:hAnsi="Calibri"/>
                  <w:color w:val="000000"/>
                </w:rPr>
                <w:t>Letter of Texas residency issued by the Texas Juvenile Justice Department (TJJD)</w:t>
              </w:r>
            </w:ins>
          </w:p>
        </w:tc>
      </w:tr>
      <w:tr w:rsidR="006C3488" w14:paraId="393DAB45" w14:textId="77777777" w:rsidTr="00513F08">
        <w:trPr>
          <w:ins w:id="5409"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67CB51DF" w14:textId="77777777" w:rsidR="006C3488" w:rsidRDefault="006C3488" w:rsidP="00E87AC5">
            <w:pPr>
              <w:rPr>
                <w:ins w:id="5410" w:author="Sahin, Burak" w:date="2017-03-31T13:11:00Z"/>
              </w:rPr>
            </w:pPr>
          </w:p>
        </w:tc>
        <w:tc>
          <w:tcPr>
            <w:tcW w:w="0" w:type="auto"/>
            <w:vAlign w:val="center"/>
          </w:tcPr>
          <w:p w14:paraId="7E10D00B" w14:textId="5AB3DB9D" w:rsidR="006C3488" w:rsidRDefault="006C3488" w:rsidP="00E87AC5">
            <w:pPr>
              <w:cnfStyle w:val="000000000000" w:firstRow="0" w:lastRow="0" w:firstColumn="0" w:lastColumn="0" w:oddVBand="0" w:evenVBand="0" w:oddHBand="0" w:evenHBand="0" w:firstRowFirstColumn="0" w:firstRowLastColumn="0" w:lastRowFirstColumn="0" w:lastRowLastColumn="0"/>
              <w:rPr>
                <w:ins w:id="5411" w:author="Sahin, Burak" w:date="2017-03-31T13:11:00Z"/>
              </w:rPr>
            </w:pPr>
            <w:ins w:id="5412" w:author="Sahin, Burak" w:date="2017-03-31T13:15:00Z">
              <w:r>
                <w:rPr>
                  <w:rFonts w:ascii="Calibri" w:hAnsi="Calibri"/>
                  <w:color w:val="000000"/>
                </w:rPr>
                <w:t>Form W-2 or 1099</w:t>
              </w:r>
            </w:ins>
          </w:p>
        </w:tc>
        <w:tc>
          <w:tcPr>
            <w:tcW w:w="0" w:type="auto"/>
            <w:vMerge/>
          </w:tcPr>
          <w:p w14:paraId="660A35BF"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413" w:author="Sahin, Burak" w:date="2017-03-31T13:11:00Z"/>
              </w:rPr>
            </w:pPr>
          </w:p>
        </w:tc>
        <w:tc>
          <w:tcPr>
            <w:tcW w:w="0" w:type="auto"/>
            <w:vMerge/>
          </w:tcPr>
          <w:p w14:paraId="30BCD50D"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414" w:author="Sahin, Burak" w:date="2017-03-31T13:11:00Z"/>
              </w:rPr>
            </w:pPr>
          </w:p>
        </w:tc>
        <w:tc>
          <w:tcPr>
            <w:tcW w:w="0" w:type="auto"/>
          </w:tcPr>
          <w:p w14:paraId="57462671" w14:textId="2C18ED09" w:rsidR="006C3488" w:rsidRPr="006C3488" w:rsidRDefault="006C3488">
            <w:pPr>
              <w:cnfStyle w:val="000000000000" w:firstRow="0" w:lastRow="0" w:firstColumn="0" w:lastColumn="0" w:oddVBand="0" w:evenVBand="0" w:oddHBand="0" w:evenHBand="0" w:firstRowFirstColumn="0" w:firstRowLastColumn="0" w:lastRowFirstColumn="0" w:lastRowLastColumn="0"/>
              <w:rPr>
                <w:ins w:id="5415" w:author="Sahin, Burak" w:date="2017-03-31T13:11:00Z"/>
                <w:rFonts w:ascii="Calibri" w:eastAsia="Times New Roman" w:hAnsi="Calibri"/>
                <w:color w:val="000000"/>
                <w:rPrChange w:id="5416" w:author="Sahin, Burak" w:date="2017-03-31T13:20:00Z">
                  <w:rPr>
                    <w:ins w:id="5417" w:author="Sahin, Burak" w:date="2017-03-31T13:11:00Z"/>
                  </w:rPr>
                </w:rPrChange>
              </w:rPr>
              <w:pPrChange w:id="5418" w:author="Sahin, Burak" w:date="2017-03-31T13:20:00Z">
                <w:pPr>
                  <w:keepNext/>
                  <w:cnfStyle w:val="000000000000" w:firstRow="0" w:lastRow="0" w:firstColumn="0" w:lastColumn="0" w:oddVBand="0" w:evenVBand="0" w:oddHBand="0" w:evenHBand="0" w:firstRowFirstColumn="0" w:firstRowLastColumn="0" w:lastRowFirstColumn="0" w:lastRowLastColumn="0"/>
                </w:pPr>
              </w:pPrChange>
            </w:pPr>
            <w:ins w:id="5419" w:author="Sahin, Burak" w:date="2017-03-31T13:19:00Z">
              <w:r>
                <w:rPr>
                  <w:rFonts w:ascii="Calibri" w:hAnsi="Calibri"/>
                  <w:color w:val="000000"/>
                </w:rPr>
                <w:t>The residency requirement will be waived for individuals who are authorized to use an alternative address under the following circumstances</w:t>
              </w:r>
              <w:proofErr w:type="gramStart"/>
              <w:r>
                <w:rPr>
                  <w:rFonts w:ascii="Calibri" w:hAnsi="Calibri"/>
                  <w:color w:val="000000"/>
                </w:rPr>
                <w:t>:</w:t>
              </w:r>
              <w:proofErr w:type="gramEnd"/>
              <w:r>
                <w:rPr>
                  <w:rFonts w:ascii="Calibri" w:hAnsi="Calibri"/>
                  <w:color w:val="000000"/>
                </w:rPr>
                <w:br/>
                <w:t>1. Individuals subject to the Address Confidentiality Program (ACP) administered by the Attorney General of Texas</w:t>
              </w:r>
              <w:r>
                <w:rPr>
                  <w:rFonts w:ascii="Calibri" w:hAnsi="Calibri"/>
                  <w:color w:val="000000"/>
                </w:rPr>
                <w:br/>
                <w:t>2. Judges or spouses of judges</w:t>
              </w:r>
              <w:r>
                <w:rPr>
                  <w:rFonts w:ascii="Calibri" w:hAnsi="Calibri"/>
                  <w:color w:val="000000"/>
                </w:rPr>
                <w:br/>
                <w:t xml:space="preserve">3. Active duty military personnel, their spouses, and dependents may </w:t>
              </w:r>
              <w:r>
                <w:rPr>
                  <w:rFonts w:ascii="Calibri" w:hAnsi="Calibri"/>
                  <w:color w:val="000000"/>
                </w:rPr>
                <w:lastRenderedPageBreak/>
                <w:t>provide a residency address outside of Texas</w:t>
              </w:r>
              <w:r>
                <w:rPr>
                  <w:rFonts w:ascii="Calibri" w:hAnsi="Calibri"/>
                  <w:color w:val="000000"/>
                </w:rPr>
                <w:br/>
                <w:t>4. Individuals currently incarcerated in a Texas Department of Criminal Justice facility</w:t>
              </w:r>
            </w:ins>
          </w:p>
        </w:tc>
      </w:tr>
      <w:tr w:rsidR="006C3488" w14:paraId="72B98BF8" w14:textId="77777777" w:rsidTr="00513F08">
        <w:trPr>
          <w:cnfStyle w:val="000000100000" w:firstRow="0" w:lastRow="0" w:firstColumn="0" w:lastColumn="0" w:oddVBand="0" w:evenVBand="0" w:oddHBand="1" w:evenHBand="0" w:firstRowFirstColumn="0" w:firstRowLastColumn="0" w:lastRowFirstColumn="0" w:lastRowLastColumn="0"/>
          <w:ins w:id="5420"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27F02E86" w14:textId="77777777" w:rsidR="006C3488" w:rsidRDefault="006C3488" w:rsidP="00E87AC5">
            <w:pPr>
              <w:rPr>
                <w:ins w:id="5421" w:author="Sahin, Burak" w:date="2017-03-31T13:11:00Z"/>
              </w:rPr>
            </w:pPr>
          </w:p>
        </w:tc>
        <w:tc>
          <w:tcPr>
            <w:tcW w:w="0" w:type="auto"/>
            <w:vAlign w:val="center"/>
          </w:tcPr>
          <w:p w14:paraId="4435A545" w14:textId="40FCFBB7" w:rsidR="006C3488" w:rsidRDefault="006C3488" w:rsidP="00E87AC5">
            <w:pPr>
              <w:cnfStyle w:val="000000100000" w:firstRow="0" w:lastRow="0" w:firstColumn="0" w:lastColumn="0" w:oddVBand="0" w:evenVBand="0" w:oddHBand="1" w:evenHBand="0" w:firstRowFirstColumn="0" w:firstRowLastColumn="0" w:lastRowFirstColumn="0" w:lastRowLastColumn="0"/>
              <w:rPr>
                <w:ins w:id="5422" w:author="Sahin, Burak" w:date="2017-03-31T13:11:00Z"/>
              </w:rPr>
            </w:pPr>
            <w:ins w:id="5423" w:author="Sahin, Burak" w:date="2017-03-31T13:15:00Z">
              <w:r>
                <w:rPr>
                  <w:rFonts w:ascii="Calibri" w:hAnsi="Calibri"/>
                  <w:color w:val="000000"/>
                </w:rPr>
                <w:t>Driver license or ID card issued by another U.S. state, U.S. territory, the District of Columbia or Canadian province (unexpired or expired less than two years)*</w:t>
              </w:r>
            </w:ins>
          </w:p>
        </w:tc>
        <w:tc>
          <w:tcPr>
            <w:tcW w:w="0" w:type="auto"/>
            <w:vMerge/>
          </w:tcPr>
          <w:p w14:paraId="591212B2"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424" w:author="Sahin, Burak" w:date="2017-03-31T13:11:00Z"/>
              </w:rPr>
            </w:pPr>
          </w:p>
        </w:tc>
        <w:tc>
          <w:tcPr>
            <w:tcW w:w="0" w:type="auto"/>
            <w:vMerge/>
          </w:tcPr>
          <w:p w14:paraId="25640D35"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425" w:author="Sahin, Burak" w:date="2017-03-31T13:11:00Z"/>
              </w:rPr>
            </w:pPr>
          </w:p>
        </w:tc>
        <w:tc>
          <w:tcPr>
            <w:tcW w:w="0" w:type="auto"/>
            <w:vMerge w:val="restart"/>
          </w:tcPr>
          <w:p w14:paraId="0A5B7C3B" w14:textId="77777777" w:rsidR="006C3488" w:rsidRDefault="006C3488" w:rsidP="00E87AC5">
            <w:pPr>
              <w:keepNext/>
              <w:cnfStyle w:val="000000100000" w:firstRow="0" w:lastRow="0" w:firstColumn="0" w:lastColumn="0" w:oddVBand="0" w:evenVBand="0" w:oddHBand="1" w:evenHBand="0" w:firstRowFirstColumn="0" w:firstRowLastColumn="0" w:lastRowFirstColumn="0" w:lastRowLastColumn="0"/>
              <w:rPr>
                <w:ins w:id="5426" w:author="Sahin, Burak" w:date="2017-03-31T13:11:00Z"/>
              </w:rPr>
            </w:pPr>
          </w:p>
        </w:tc>
      </w:tr>
      <w:tr w:rsidR="006C3488" w14:paraId="665BF182" w14:textId="77777777" w:rsidTr="00513F08">
        <w:trPr>
          <w:ins w:id="5427"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0BCA5E53" w14:textId="77777777" w:rsidR="006C3488" w:rsidRDefault="006C3488" w:rsidP="00E87AC5">
            <w:pPr>
              <w:rPr>
                <w:ins w:id="5428" w:author="Sahin, Burak" w:date="2017-03-31T13:11:00Z"/>
              </w:rPr>
            </w:pPr>
          </w:p>
        </w:tc>
        <w:tc>
          <w:tcPr>
            <w:tcW w:w="0" w:type="auto"/>
            <w:vAlign w:val="center"/>
          </w:tcPr>
          <w:p w14:paraId="6D9140A2" w14:textId="4451619D" w:rsidR="006C3488" w:rsidRDefault="006C3488" w:rsidP="00E87AC5">
            <w:pPr>
              <w:cnfStyle w:val="000000000000" w:firstRow="0" w:lastRow="0" w:firstColumn="0" w:lastColumn="0" w:oddVBand="0" w:evenVBand="0" w:oddHBand="0" w:evenHBand="0" w:firstRowFirstColumn="0" w:firstRowLastColumn="0" w:lastRowFirstColumn="0" w:lastRowLastColumn="0"/>
              <w:rPr>
                <w:ins w:id="5429" w:author="Sahin, Burak" w:date="2017-03-31T13:11:00Z"/>
              </w:rPr>
            </w:pPr>
            <w:ins w:id="5430" w:author="Sahin, Burak" w:date="2017-03-31T13:15:00Z">
              <w:r>
                <w:rPr>
                  <w:rFonts w:ascii="Calibri" w:hAnsi="Calibri"/>
                  <w:color w:val="000000"/>
                </w:rPr>
                <w:t>Texas driver license or ID card that has been expired more than two years</w:t>
              </w:r>
            </w:ins>
          </w:p>
        </w:tc>
        <w:tc>
          <w:tcPr>
            <w:tcW w:w="0" w:type="auto"/>
            <w:vMerge/>
          </w:tcPr>
          <w:p w14:paraId="786986AD"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431" w:author="Sahin, Burak" w:date="2017-03-31T13:11:00Z"/>
              </w:rPr>
            </w:pPr>
          </w:p>
        </w:tc>
        <w:tc>
          <w:tcPr>
            <w:tcW w:w="0" w:type="auto"/>
            <w:vMerge/>
          </w:tcPr>
          <w:p w14:paraId="0360968F"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432" w:author="Sahin, Burak" w:date="2017-03-31T13:11:00Z"/>
              </w:rPr>
            </w:pPr>
          </w:p>
        </w:tc>
        <w:tc>
          <w:tcPr>
            <w:tcW w:w="0" w:type="auto"/>
            <w:vMerge/>
          </w:tcPr>
          <w:p w14:paraId="2B7C9B3B" w14:textId="77777777" w:rsidR="006C3488" w:rsidRDefault="006C3488" w:rsidP="00E87AC5">
            <w:pPr>
              <w:keepNext/>
              <w:cnfStyle w:val="000000000000" w:firstRow="0" w:lastRow="0" w:firstColumn="0" w:lastColumn="0" w:oddVBand="0" w:evenVBand="0" w:oddHBand="0" w:evenHBand="0" w:firstRowFirstColumn="0" w:firstRowLastColumn="0" w:lastRowFirstColumn="0" w:lastRowLastColumn="0"/>
              <w:rPr>
                <w:ins w:id="5433" w:author="Sahin, Burak" w:date="2017-03-31T13:11:00Z"/>
              </w:rPr>
            </w:pPr>
          </w:p>
        </w:tc>
      </w:tr>
      <w:tr w:rsidR="006C3488" w14:paraId="7CF2DBF6" w14:textId="77777777" w:rsidTr="00513F08">
        <w:trPr>
          <w:cnfStyle w:val="000000100000" w:firstRow="0" w:lastRow="0" w:firstColumn="0" w:lastColumn="0" w:oddVBand="0" w:evenVBand="0" w:oddHBand="1" w:evenHBand="0" w:firstRowFirstColumn="0" w:firstRowLastColumn="0" w:lastRowFirstColumn="0" w:lastRowLastColumn="0"/>
          <w:ins w:id="5434"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206E10A8" w14:textId="77777777" w:rsidR="006C3488" w:rsidRDefault="006C3488" w:rsidP="00E87AC5">
            <w:pPr>
              <w:rPr>
                <w:ins w:id="5435" w:author="Sahin, Burak" w:date="2017-03-31T13:11:00Z"/>
              </w:rPr>
            </w:pPr>
          </w:p>
        </w:tc>
        <w:tc>
          <w:tcPr>
            <w:tcW w:w="0" w:type="auto"/>
            <w:vAlign w:val="center"/>
          </w:tcPr>
          <w:p w14:paraId="3981BB4C" w14:textId="011A9E7A" w:rsidR="006C3488" w:rsidRDefault="006C3488" w:rsidP="00E87AC5">
            <w:pPr>
              <w:cnfStyle w:val="000000100000" w:firstRow="0" w:lastRow="0" w:firstColumn="0" w:lastColumn="0" w:oddVBand="0" w:evenVBand="0" w:oddHBand="1" w:evenHBand="0" w:firstRowFirstColumn="0" w:firstRowLastColumn="0" w:lastRowFirstColumn="0" w:lastRowLastColumn="0"/>
              <w:rPr>
                <w:ins w:id="5436" w:author="Sahin, Burak" w:date="2017-03-31T13:11:00Z"/>
              </w:rPr>
            </w:pPr>
            <w:ins w:id="5437" w:author="Sahin, Burak" w:date="2017-03-31T13:15:00Z">
              <w:r>
                <w:rPr>
                  <w:rFonts w:ascii="Calibri" w:hAnsi="Calibri"/>
                  <w:color w:val="000000"/>
                </w:rPr>
                <w:t>Temporary Texas driver license or ID card</w:t>
              </w:r>
            </w:ins>
          </w:p>
        </w:tc>
        <w:tc>
          <w:tcPr>
            <w:tcW w:w="0" w:type="auto"/>
            <w:vMerge/>
          </w:tcPr>
          <w:p w14:paraId="40FB2A47"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438" w:author="Sahin, Burak" w:date="2017-03-31T13:11:00Z"/>
              </w:rPr>
            </w:pPr>
          </w:p>
        </w:tc>
        <w:tc>
          <w:tcPr>
            <w:tcW w:w="0" w:type="auto"/>
            <w:vMerge/>
          </w:tcPr>
          <w:p w14:paraId="7E91AD32"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439" w:author="Sahin, Burak" w:date="2017-03-31T13:11:00Z"/>
              </w:rPr>
            </w:pPr>
          </w:p>
        </w:tc>
        <w:tc>
          <w:tcPr>
            <w:tcW w:w="0" w:type="auto"/>
            <w:vMerge/>
          </w:tcPr>
          <w:p w14:paraId="35AE5B57" w14:textId="77777777" w:rsidR="006C3488" w:rsidRDefault="006C3488" w:rsidP="00E87AC5">
            <w:pPr>
              <w:keepNext/>
              <w:cnfStyle w:val="000000100000" w:firstRow="0" w:lastRow="0" w:firstColumn="0" w:lastColumn="0" w:oddVBand="0" w:evenVBand="0" w:oddHBand="1" w:evenHBand="0" w:firstRowFirstColumn="0" w:firstRowLastColumn="0" w:lastRowFirstColumn="0" w:lastRowLastColumn="0"/>
              <w:rPr>
                <w:ins w:id="5440" w:author="Sahin, Burak" w:date="2017-03-31T13:11:00Z"/>
              </w:rPr>
            </w:pPr>
          </w:p>
        </w:tc>
      </w:tr>
      <w:tr w:rsidR="006C3488" w14:paraId="5AC48FFC" w14:textId="77777777" w:rsidTr="00513F08">
        <w:trPr>
          <w:ins w:id="5441"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62B3D5C7" w14:textId="77777777" w:rsidR="006C3488" w:rsidRDefault="006C3488" w:rsidP="00E87AC5">
            <w:pPr>
              <w:rPr>
                <w:ins w:id="5442" w:author="Sahin, Burak" w:date="2017-03-31T13:11:00Z"/>
              </w:rPr>
            </w:pPr>
          </w:p>
        </w:tc>
        <w:tc>
          <w:tcPr>
            <w:tcW w:w="0" w:type="auto"/>
            <w:vAlign w:val="center"/>
          </w:tcPr>
          <w:p w14:paraId="281D1FA4" w14:textId="753E6B02" w:rsidR="006C3488" w:rsidRDefault="006C3488" w:rsidP="00E87AC5">
            <w:pPr>
              <w:cnfStyle w:val="000000000000" w:firstRow="0" w:lastRow="0" w:firstColumn="0" w:lastColumn="0" w:oddVBand="0" w:evenVBand="0" w:oddHBand="0" w:evenHBand="0" w:firstRowFirstColumn="0" w:firstRowLastColumn="0" w:lastRowFirstColumn="0" w:lastRowLastColumn="0"/>
              <w:rPr>
                <w:ins w:id="5443" w:author="Sahin, Burak" w:date="2017-03-31T13:11:00Z"/>
              </w:rPr>
            </w:pPr>
            <w:ins w:id="5444" w:author="Sahin, Burak" w:date="2017-03-31T13:15:00Z">
              <w:r>
                <w:rPr>
                  <w:rFonts w:ascii="Calibri" w:hAnsi="Calibri"/>
                  <w:color w:val="000000"/>
                </w:rPr>
                <w:t>School records* (e.g., report cards, photo ID cards)</w:t>
              </w:r>
            </w:ins>
          </w:p>
        </w:tc>
        <w:tc>
          <w:tcPr>
            <w:tcW w:w="0" w:type="auto"/>
            <w:vMerge/>
          </w:tcPr>
          <w:p w14:paraId="0053A316"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445" w:author="Sahin, Burak" w:date="2017-03-31T13:11:00Z"/>
              </w:rPr>
            </w:pPr>
          </w:p>
        </w:tc>
        <w:tc>
          <w:tcPr>
            <w:tcW w:w="0" w:type="auto"/>
            <w:vMerge/>
          </w:tcPr>
          <w:p w14:paraId="23A42191"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446" w:author="Sahin, Burak" w:date="2017-03-31T13:11:00Z"/>
              </w:rPr>
            </w:pPr>
          </w:p>
        </w:tc>
        <w:tc>
          <w:tcPr>
            <w:tcW w:w="0" w:type="auto"/>
            <w:vMerge/>
          </w:tcPr>
          <w:p w14:paraId="6AA86F59" w14:textId="77777777" w:rsidR="006C3488" w:rsidRDefault="006C3488" w:rsidP="00E87AC5">
            <w:pPr>
              <w:keepNext/>
              <w:cnfStyle w:val="000000000000" w:firstRow="0" w:lastRow="0" w:firstColumn="0" w:lastColumn="0" w:oddVBand="0" w:evenVBand="0" w:oddHBand="0" w:evenHBand="0" w:firstRowFirstColumn="0" w:firstRowLastColumn="0" w:lastRowFirstColumn="0" w:lastRowLastColumn="0"/>
              <w:rPr>
                <w:ins w:id="5447" w:author="Sahin, Burak" w:date="2017-03-31T13:11:00Z"/>
              </w:rPr>
            </w:pPr>
          </w:p>
        </w:tc>
      </w:tr>
      <w:tr w:rsidR="006C3488" w14:paraId="30035DF7" w14:textId="77777777" w:rsidTr="00513F08">
        <w:trPr>
          <w:cnfStyle w:val="000000100000" w:firstRow="0" w:lastRow="0" w:firstColumn="0" w:lastColumn="0" w:oddVBand="0" w:evenVBand="0" w:oddHBand="1" w:evenHBand="0" w:firstRowFirstColumn="0" w:firstRowLastColumn="0" w:lastRowFirstColumn="0" w:lastRowLastColumn="0"/>
          <w:ins w:id="5448"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204FF1F5" w14:textId="77777777" w:rsidR="006C3488" w:rsidRDefault="006C3488" w:rsidP="00E87AC5">
            <w:pPr>
              <w:rPr>
                <w:ins w:id="5449" w:author="Sahin, Burak" w:date="2017-03-31T13:11:00Z"/>
              </w:rPr>
            </w:pPr>
          </w:p>
        </w:tc>
        <w:tc>
          <w:tcPr>
            <w:tcW w:w="0" w:type="auto"/>
            <w:vAlign w:val="center"/>
          </w:tcPr>
          <w:p w14:paraId="360205DE" w14:textId="769C30DF" w:rsidR="006C3488" w:rsidRDefault="006C3488" w:rsidP="00E87AC5">
            <w:pPr>
              <w:cnfStyle w:val="000000100000" w:firstRow="0" w:lastRow="0" w:firstColumn="0" w:lastColumn="0" w:oddVBand="0" w:evenVBand="0" w:oddHBand="1" w:evenHBand="0" w:firstRowFirstColumn="0" w:firstRowLastColumn="0" w:lastRowFirstColumn="0" w:lastRowLastColumn="0"/>
              <w:rPr>
                <w:ins w:id="5450" w:author="Sahin, Burak" w:date="2017-03-31T13:11:00Z"/>
              </w:rPr>
            </w:pPr>
            <w:ins w:id="5451" w:author="Sahin, Burak" w:date="2017-03-31T13:15:00Z">
              <w:r>
                <w:rPr>
                  <w:rFonts w:ascii="Calibri" w:hAnsi="Calibri"/>
                  <w:color w:val="000000"/>
                </w:rPr>
                <w:t>Unexpired U.S. military dependent identification card</w:t>
              </w:r>
            </w:ins>
          </w:p>
        </w:tc>
        <w:tc>
          <w:tcPr>
            <w:tcW w:w="0" w:type="auto"/>
            <w:vMerge/>
          </w:tcPr>
          <w:p w14:paraId="06A7E287"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452" w:author="Sahin, Burak" w:date="2017-03-31T13:11:00Z"/>
              </w:rPr>
            </w:pPr>
          </w:p>
        </w:tc>
        <w:tc>
          <w:tcPr>
            <w:tcW w:w="0" w:type="auto"/>
            <w:vMerge/>
          </w:tcPr>
          <w:p w14:paraId="71AA1674"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453" w:author="Sahin, Burak" w:date="2017-03-31T13:11:00Z"/>
              </w:rPr>
            </w:pPr>
          </w:p>
        </w:tc>
        <w:tc>
          <w:tcPr>
            <w:tcW w:w="0" w:type="auto"/>
            <w:vMerge/>
          </w:tcPr>
          <w:p w14:paraId="252C4FF0" w14:textId="77777777" w:rsidR="006C3488" w:rsidRDefault="006C3488" w:rsidP="00E87AC5">
            <w:pPr>
              <w:keepNext/>
              <w:cnfStyle w:val="000000100000" w:firstRow="0" w:lastRow="0" w:firstColumn="0" w:lastColumn="0" w:oddVBand="0" w:evenVBand="0" w:oddHBand="1" w:evenHBand="0" w:firstRowFirstColumn="0" w:firstRowLastColumn="0" w:lastRowFirstColumn="0" w:lastRowLastColumn="0"/>
              <w:rPr>
                <w:ins w:id="5454" w:author="Sahin, Burak" w:date="2017-03-31T13:11:00Z"/>
              </w:rPr>
            </w:pPr>
          </w:p>
        </w:tc>
      </w:tr>
      <w:tr w:rsidR="006C3488" w14:paraId="49C05FEE" w14:textId="77777777" w:rsidTr="00513F08">
        <w:trPr>
          <w:ins w:id="5455"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25E64E78" w14:textId="77777777" w:rsidR="006C3488" w:rsidRDefault="006C3488" w:rsidP="00E87AC5">
            <w:pPr>
              <w:rPr>
                <w:ins w:id="5456" w:author="Sahin, Burak" w:date="2017-03-31T13:11:00Z"/>
              </w:rPr>
            </w:pPr>
          </w:p>
        </w:tc>
        <w:tc>
          <w:tcPr>
            <w:tcW w:w="0" w:type="auto"/>
            <w:vAlign w:val="center"/>
          </w:tcPr>
          <w:p w14:paraId="0F5D060C" w14:textId="610BDE36" w:rsidR="006C3488" w:rsidRDefault="006C3488" w:rsidP="00E87AC5">
            <w:pPr>
              <w:cnfStyle w:val="000000000000" w:firstRow="0" w:lastRow="0" w:firstColumn="0" w:lastColumn="0" w:oddVBand="0" w:evenVBand="0" w:oddHBand="0" w:evenHBand="0" w:firstRowFirstColumn="0" w:firstRowLastColumn="0" w:lastRowFirstColumn="0" w:lastRowLastColumn="0"/>
              <w:rPr>
                <w:ins w:id="5457" w:author="Sahin, Burak" w:date="2017-03-31T13:11:00Z"/>
              </w:rPr>
            </w:pPr>
            <w:ins w:id="5458" w:author="Sahin, Burak" w:date="2017-03-31T13:15:00Z">
              <w:r>
                <w:rPr>
                  <w:rFonts w:ascii="Calibri" w:hAnsi="Calibri"/>
                  <w:color w:val="000000"/>
                </w:rPr>
                <w:t>Original or certified copy of marriage license or divorce decree (if the document is not in English, a certified translation must accompany it)</w:t>
              </w:r>
            </w:ins>
          </w:p>
        </w:tc>
        <w:tc>
          <w:tcPr>
            <w:tcW w:w="0" w:type="auto"/>
            <w:vMerge/>
          </w:tcPr>
          <w:p w14:paraId="7EBDB387"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459" w:author="Sahin, Burak" w:date="2017-03-31T13:11:00Z"/>
              </w:rPr>
            </w:pPr>
          </w:p>
        </w:tc>
        <w:tc>
          <w:tcPr>
            <w:tcW w:w="0" w:type="auto"/>
            <w:vMerge/>
          </w:tcPr>
          <w:p w14:paraId="4E9D3296"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460" w:author="Sahin, Burak" w:date="2017-03-31T13:11:00Z"/>
              </w:rPr>
            </w:pPr>
          </w:p>
        </w:tc>
        <w:tc>
          <w:tcPr>
            <w:tcW w:w="0" w:type="auto"/>
            <w:vMerge/>
          </w:tcPr>
          <w:p w14:paraId="7FAA77BC" w14:textId="77777777" w:rsidR="006C3488" w:rsidRDefault="006C3488" w:rsidP="00E87AC5">
            <w:pPr>
              <w:keepNext/>
              <w:cnfStyle w:val="000000000000" w:firstRow="0" w:lastRow="0" w:firstColumn="0" w:lastColumn="0" w:oddVBand="0" w:evenVBand="0" w:oddHBand="0" w:evenHBand="0" w:firstRowFirstColumn="0" w:firstRowLastColumn="0" w:lastRowFirstColumn="0" w:lastRowLastColumn="0"/>
              <w:rPr>
                <w:ins w:id="5461" w:author="Sahin, Burak" w:date="2017-03-31T13:11:00Z"/>
              </w:rPr>
            </w:pPr>
          </w:p>
        </w:tc>
      </w:tr>
      <w:tr w:rsidR="006C3488" w14:paraId="052305B7" w14:textId="77777777" w:rsidTr="00513F08">
        <w:trPr>
          <w:cnfStyle w:val="000000100000" w:firstRow="0" w:lastRow="0" w:firstColumn="0" w:lastColumn="0" w:oddVBand="0" w:evenVBand="0" w:oddHBand="1" w:evenHBand="0" w:firstRowFirstColumn="0" w:firstRowLastColumn="0" w:lastRowFirstColumn="0" w:lastRowLastColumn="0"/>
          <w:ins w:id="5462"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03252674" w14:textId="77777777" w:rsidR="006C3488" w:rsidRDefault="006C3488" w:rsidP="00E87AC5">
            <w:pPr>
              <w:rPr>
                <w:ins w:id="5463" w:author="Sahin, Burak" w:date="2017-03-31T13:11:00Z"/>
              </w:rPr>
            </w:pPr>
          </w:p>
        </w:tc>
        <w:tc>
          <w:tcPr>
            <w:tcW w:w="0" w:type="auto"/>
            <w:vAlign w:val="center"/>
          </w:tcPr>
          <w:p w14:paraId="4340D3E2" w14:textId="1F58998E" w:rsidR="006C3488" w:rsidRDefault="006C3488" w:rsidP="00E87AC5">
            <w:pPr>
              <w:cnfStyle w:val="000000100000" w:firstRow="0" w:lastRow="0" w:firstColumn="0" w:lastColumn="0" w:oddVBand="0" w:evenVBand="0" w:oddHBand="1" w:evenHBand="0" w:firstRowFirstColumn="0" w:firstRowLastColumn="0" w:lastRowFirstColumn="0" w:lastRowLastColumn="0"/>
              <w:rPr>
                <w:ins w:id="5464" w:author="Sahin, Burak" w:date="2017-03-31T13:11:00Z"/>
              </w:rPr>
            </w:pPr>
            <w:ins w:id="5465" w:author="Sahin, Burak" w:date="2017-03-31T13:15:00Z">
              <w:r>
                <w:rPr>
                  <w:rFonts w:ascii="Calibri" w:hAnsi="Calibri"/>
                  <w:color w:val="000000"/>
                </w:rPr>
                <w:t>Voter registration card*</w:t>
              </w:r>
            </w:ins>
          </w:p>
        </w:tc>
        <w:tc>
          <w:tcPr>
            <w:tcW w:w="0" w:type="auto"/>
            <w:vMerge/>
          </w:tcPr>
          <w:p w14:paraId="290D513C"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466" w:author="Sahin, Burak" w:date="2017-03-31T13:11:00Z"/>
              </w:rPr>
            </w:pPr>
          </w:p>
        </w:tc>
        <w:tc>
          <w:tcPr>
            <w:tcW w:w="0" w:type="auto"/>
            <w:vMerge/>
          </w:tcPr>
          <w:p w14:paraId="7EF223E4"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467" w:author="Sahin, Burak" w:date="2017-03-31T13:11:00Z"/>
              </w:rPr>
            </w:pPr>
          </w:p>
        </w:tc>
        <w:tc>
          <w:tcPr>
            <w:tcW w:w="0" w:type="auto"/>
            <w:vMerge/>
          </w:tcPr>
          <w:p w14:paraId="2A57CB67" w14:textId="77777777" w:rsidR="006C3488" w:rsidRDefault="006C3488" w:rsidP="00E87AC5">
            <w:pPr>
              <w:keepNext/>
              <w:cnfStyle w:val="000000100000" w:firstRow="0" w:lastRow="0" w:firstColumn="0" w:lastColumn="0" w:oddVBand="0" w:evenVBand="0" w:oddHBand="1" w:evenHBand="0" w:firstRowFirstColumn="0" w:firstRowLastColumn="0" w:lastRowFirstColumn="0" w:lastRowLastColumn="0"/>
              <w:rPr>
                <w:ins w:id="5468" w:author="Sahin, Burak" w:date="2017-03-31T13:11:00Z"/>
              </w:rPr>
            </w:pPr>
          </w:p>
        </w:tc>
      </w:tr>
      <w:tr w:rsidR="006C3488" w14:paraId="5B1A7E2D" w14:textId="77777777" w:rsidTr="00513F08">
        <w:trPr>
          <w:ins w:id="5469"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2C7CF171" w14:textId="77777777" w:rsidR="006C3488" w:rsidRDefault="006C3488" w:rsidP="00E87AC5">
            <w:pPr>
              <w:rPr>
                <w:ins w:id="5470" w:author="Sahin, Burak" w:date="2017-03-31T13:11:00Z"/>
              </w:rPr>
            </w:pPr>
          </w:p>
        </w:tc>
        <w:tc>
          <w:tcPr>
            <w:tcW w:w="0" w:type="auto"/>
            <w:vAlign w:val="center"/>
          </w:tcPr>
          <w:p w14:paraId="5047416F" w14:textId="2507B18E" w:rsidR="006C3488" w:rsidRDefault="006C3488" w:rsidP="00E87AC5">
            <w:pPr>
              <w:cnfStyle w:val="000000000000" w:firstRow="0" w:lastRow="0" w:firstColumn="0" w:lastColumn="0" w:oddVBand="0" w:evenVBand="0" w:oddHBand="0" w:evenHBand="0" w:firstRowFirstColumn="0" w:firstRowLastColumn="0" w:lastRowFirstColumn="0" w:lastRowLastColumn="0"/>
              <w:rPr>
                <w:ins w:id="5471" w:author="Sahin, Burak" w:date="2017-03-31T13:11:00Z"/>
              </w:rPr>
            </w:pPr>
            <w:ins w:id="5472" w:author="Sahin, Burak" w:date="2017-03-31T13:15:00Z">
              <w:r>
                <w:rPr>
                  <w:rFonts w:ascii="Calibri" w:hAnsi="Calibri"/>
                  <w:color w:val="000000"/>
                </w:rPr>
                <w:t>Pilot license*</w:t>
              </w:r>
            </w:ins>
          </w:p>
        </w:tc>
        <w:tc>
          <w:tcPr>
            <w:tcW w:w="0" w:type="auto"/>
            <w:vMerge/>
          </w:tcPr>
          <w:p w14:paraId="58A620CE"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473" w:author="Sahin, Burak" w:date="2017-03-31T13:11:00Z"/>
              </w:rPr>
            </w:pPr>
          </w:p>
        </w:tc>
        <w:tc>
          <w:tcPr>
            <w:tcW w:w="0" w:type="auto"/>
            <w:vMerge/>
          </w:tcPr>
          <w:p w14:paraId="784564BC"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474" w:author="Sahin, Burak" w:date="2017-03-31T13:11:00Z"/>
              </w:rPr>
            </w:pPr>
          </w:p>
        </w:tc>
        <w:tc>
          <w:tcPr>
            <w:tcW w:w="0" w:type="auto"/>
            <w:vMerge/>
          </w:tcPr>
          <w:p w14:paraId="193681B3" w14:textId="77777777" w:rsidR="006C3488" w:rsidRDefault="006C3488" w:rsidP="00E87AC5">
            <w:pPr>
              <w:keepNext/>
              <w:cnfStyle w:val="000000000000" w:firstRow="0" w:lastRow="0" w:firstColumn="0" w:lastColumn="0" w:oddVBand="0" w:evenVBand="0" w:oddHBand="0" w:evenHBand="0" w:firstRowFirstColumn="0" w:firstRowLastColumn="0" w:lastRowFirstColumn="0" w:lastRowLastColumn="0"/>
              <w:rPr>
                <w:ins w:id="5475" w:author="Sahin, Burak" w:date="2017-03-31T13:11:00Z"/>
              </w:rPr>
            </w:pPr>
          </w:p>
        </w:tc>
      </w:tr>
      <w:tr w:rsidR="006C3488" w14:paraId="3345CCF2" w14:textId="77777777" w:rsidTr="00513F08">
        <w:trPr>
          <w:cnfStyle w:val="000000100000" w:firstRow="0" w:lastRow="0" w:firstColumn="0" w:lastColumn="0" w:oddVBand="0" w:evenVBand="0" w:oddHBand="1" w:evenHBand="0" w:firstRowFirstColumn="0" w:firstRowLastColumn="0" w:lastRowFirstColumn="0" w:lastRowLastColumn="0"/>
          <w:ins w:id="5476"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291FC6D5" w14:textId="77777777" w:rsidR="006C3488" w:rsidRDefault="006C3488" w:rsidP="00E87AC5">
            <w:pPr>
              <w:rPr>
                <w:ins w:id="5477" w:author="Sahin, Burak" w:date="2017-03-31T13:11:00Z"/>
              </w:rPr>
            </w:pPr>
          </w:p>
        </w:tc>
        <w:tc>
          <w:tcPr>
            <w:tcW w:w="0" w:type="auto"/>
            <w:vAlign w:val="center"/>
          </w:tcPr>
          <w:p w14:paraId="431B9E9D" w14:textId="33336DAD" w:rsidR="006C3488" w:rsidRDefault="006C3488" w:rsidP="00E87AC5">
            <w:pPr>
              <w:cnfStyle w:val="000000100000" w:firstRow="0" w:lastRow="0" w:firstColumn="0" w:lastColumn="0" w:oddVBand="0" w:evenVBand="0" w:oddHBand="1" w:evenHBand="0" w:firstRowFirstColumn="0" w:firstRowLastColumn="0" w:lastRowFirstColumn="0" w:lastRowLastColumn="0"/>
              <w:rPr>
                <w:ins w:id="5478" w:author="Sahin, Burak" w:date="2017-03-31T13:11:00Z"/>
              </w:rPr>
            </w:pPr>
            <w:ins w:id="5479" w:author="Sahin, Burak" w:date="2017-03-31T13:15:00Z">
              <w:r>
                <w:rPr>
                  <w:rFonts w:ascii="Calibri" w:hAnsi="Calibri"/>
                  <w:color w:val="000000"/>
                </w:rPr>
                <w:t>Concealed handgun license or License to Carry*</w:t>
              </w:r>
            </w:ins>
          </w:p>
        </w:tc>
        <w:tc>
          <w:tcPr>
            <w:tcW w:w="0" w:type="auto"/>
            <w:vMerge/>
          </w:tcPr>
          <w:p w14:paraId="15A0C095"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480" w:author="Sahin, Burak" w:date="2017-03-31T13:11:00Z"/>
              </w:rPr>
            </w:pPr>
          </w:p>
        </w:tc>
        <w:tc>
          <w:tcPr>
            <w:tcW w:w="0" w:type="auto"/>
            <w:vMerge/>
          </w:tcPr>
          <w:p w14:paraId="5308DBE9"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481" w:author="Sahin, Burak" w:date="2017-03-31T13:11:00Z"/>
              </w:rPr>
            </w:pPr>
          </w:p>
        </w:tc>
        <w:tc>
          <w:tcPr>
            <w:tcW w:w="0" w:type="auto"/>
            <w:vMerge/>
          </w:tcPr>
          <w:p w14:paraId="15E953F0" w14:textId="77777777" w:rsidR="006C3488" w:rsidRDefault="006C3488" w:rsidP="00E87AC5">
            <w:pPr>
              <w:keepNext/>
              <w:cnfStyle w:val="000000100000" w:firstRow="0" w:lastRow="0" w:firstColumn="0" w:lastColumn="0" w:oddVBand="0" w:evenVBand="0" w:oddHBand="1" w:evenHBand="0" w:firstRowFirstColumn="0" w:firstRowLastColumn="0" w:lastRowFirstColumn="0" w:lastRowLastColumn="0"/>
              <w:rPr>
                <w:ins w:id="5482" w:author="Sahin, Burak" w:date="2017-03-31T13:11:00Z"/>
              </w:rPr>
            </w:pPr>
          </w:p>
        </w:tc>
      </w:tr>
      <w:tr w:rsidR="006C3488" w14:paraId="712C72A4" w14:textId="77777777" w:rsidTr="00513F08">
        <w:trPr>
          <w:ins w:id="5483"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03355832" w14:textId="77777777" w:rsidR="006C3488" w:rsidRDefault="006C3488" w:rsidP="00E87AC5">
            <w:pPr>
              <w:rPr>
                <w:ins w:id="5484" w:author="Sahin, Burak" w:date="2017-03-31T13:11:00Z"/>
              </w:rPr>
            </w:pPr>
          </w:p>
        </w:tc>
        <w:tc>
          <w:tcPr>
            <w:tcW w:w="0" w:type="auto"/>
            <w:vAlign w:val="center"/>
          </w:tcPr>
          <w:p w14:paraId="30852824" w14:textId="57035E90" w:rsidR="006C3488" w:rsidRDefault="006C3488" w:rsidP="00E87AC5">
            <w:pPr>
              <w:cnfStyle w:val="000000000000" w:firstRow="0" w:lastRow="0" w:firstColumn="0" w:lastColumn="0" w:oddVBand="0" w:evenVBand="0" w:oddHBand="0" w:evenHBand="0" w:firstRowFirstColumn="0" w:firstRowLastColumn="0" w:lastRowFirstColumn="0" w:lastRowLastColumn="0"/>
              <w:rPr>
                <w:ins w:id="5485" w:author="Sahin, Burak" w:date="2017-03-31T13:11:00Z"/>
              </w:rPr>
            </w:pPr>
            <w:ins w:id="5486" w:author="Sahin, Burak" w:date="2017-03-31T13:15:00Z">
              <w:r>
                <w:rPr>
                  <w:rFonts w:ascii="Calibri" w:hAnsi="Calibri"/>
                  <w:color w:val="000000"/>
                </w:rPr>
                <w:t>Professional license issued by a Texas state agency</w:t>
              </w:r>
            </w:ins>
          </w:p>
        </w:tc>
        <w:tc>
          <w:tcPr>
            <w:tcW w:w="0" w:type="auto"/>
            <w:vMerge/>
          </w:tcPr>
          <w:p w14:paraId="7F61CCD6"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487" w:author="Sahin, Burak" w:date="2017-03-31T13:11:00Z"/>
              </w:rPr>
            </w:pPr>
          </w:p>
        </w:tc>
        <w:tc>
          <w:tcPr>
            <w:tcW w:w="0" w:type="auto"/>
            <w:vMerge/>
          </w:tcPr>
          <w:p w14:paraId="65FC23D4"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488" w:author="Sahin, Burak" w:date="2017-03-31T13:11:00Z"/>
              </w:rPr>
            </w:pPr>
          </w:p>
        </w:tc>
        <w:tc>
          <w:tcPr>
            <w:tcW w:w="0" w:type="auto"/>
            <w:vMerge/>
          </w:tcPr>
          <w:p w14:paraId="14F7600C" w14:textId="77777777" w:rsidR="006C3488" w:rsidRDefault="006C3488" w:rsidP="00E87AC5">
            <w:pPr>
              <w:keepNext/>
              <w:cnfStyle w:val="000000000000" w:firstRow="0" w:lastRow="0" w:firstColumn="0" w:lastColumn="0" w:oddVBand="0" w:evenVBand="0" w:oddHBand="0" w:evenHBand="0" w:firstRowFirstColumn="0" w:firstRowLastColumn="0" w:lastRowFirstColumn="0" w:lastRowLastColumn="0"/>
              <w:rPr>
                <w:ins w:id="5489" w:author="Sahin, Burak" w:date="2017-03-31T13:11:00Z"/>
              </w:rPr>
            </w:pPr>
          </w:p>
        </w:tc>
      </w:tr>
      <w:tr w:rsidR="006C3488" w14:paraId="72FE368B" w14:textId="77777777" w:rsidTr="00513F08">
        <w:trPr>
          <w:cnfStyle w:val="000000100000" w:firstRow="0" w:lastRow="0" w:firstColumn="0" w:lastColumn="0" w:oddVBand="0" w:evenVBand="0" w:oddHBand="1" w:evenHBand="0" w:firstRowFirstColumn="0" w:firstRowLastColumn="0" w:lastRowFirstColumn="0" w:lastRowLastColumn="0"/>
          <w:ins w:id="5490"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4D306227" w14:textId="77777777" w:rsidR="006C3488" w:rsidRDefault="006C3488" w:rsidP="00E87AC5">
            <w:pPr>
              <w:rPr>
                <w:ins w:id="5491" w:author="Sahin, Burak" w:date="2017-03-31T13:11:00Z"/>
              </w:rPr>
            </w:pPr>
          </w:p>
        </w:tc>
        <w:tc>
          <w:tcPr>
            <w:tcW w:w="0" w:type="auto"/>
            <w:vAlign w:val="center"/>
          </w:tcPr>
          <w:p w14:paraId="54324C75" w14:textId="374F968D" w:rsidR="006C3488" w:rsidRDefault="006C3488" w:rsidP="00E87AC5">
            <w:pPr>
              <w:cnfStyle w:val="000000100000" w:firstRow="0" w:lastRow="0" w:firstColumn="0" w:lastColumn="0" w:oddVBand="0" w:evenVBand="0" w:oddHBand="1" w:evenHBand="0" w:firstRowFirstColumn="0" w:firstRowLastColumn="0" w:lastRowFirstColumn="0" w:lastRowLastColumn="0"/>
              <w:rPr>
                <w:ins w:id="5492" w:author="Sahin, Burak" w:date="2017-03-31T13:11:00Z"/>
              </w:rPr>
            </w:pPr>
            <w:ins w:id="5493" w:author="Sahin, Burak" w:date="2017-03-31T13:15:00Z">
              <w:r>
                <w:rPr>
                  <w:rFonts w:ascii="Calibri" w:hAnsi="Calibri"/>
                  <w:color w:val="000000"/>
                </w:rPr>
                <w:t>ID card issued by a government agency*</w:t>
              </w:r>
            </w:ins>
          </w:p>
        </w:tc>
        <w:tc>
          <w:tcPr>
            <w:tcW w:w="0" w:type="auto"/>
            <w:vMerge/>
          </w:tcPr>
          <w:p w14:paraId="28ABF9A0"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494" w:author="Sahin, Burak" w:date="2017-03-31T13:11:00Z"/>
              </w:rPr>
            </w:pPr>
          </w:p>
        </w:tc>
        <w:tc>
          <w:tcPr>
            <w:tcW w:w="0" w:type="auto"/>
            <w:vMerge/>
          </w:tcPr>
          <w:p w14:paraId="68942FC9"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495" w:author="Sahin, Burak" w:date="2017-03-31T13:11:00Z"/>
              </w:rPr>
            </w:pPr>
          </w:p>
        </w:tc>
        <w:tc>
          <w:tcPr>
            <w:tcW w:w="0" w:type="auto"/>
            <w:vMerge/>
          </w:tcPr>
          <w:p w14:paraId="17FA28DC" w14:textId="77777777" w:rsidR="006C3488" w:rsidRDefault="006C3488" w:rsidP="00E87AC5">
            <w:pPr>
              <w:keepNext/>
              <w:cnfStyle w:val="000000100000" w:firstRow="0" w:lastRow="0" w:firstColumn="0" w:lastColumn="0" w:oddVBand="0" w:evenVBand="0" w:oddHBand="1" w:evenHBand="0" w:firstRowFirstColumn="0" w:firstRowLastColumn="0" w:lastRowFirstColumn="0" w:lastRowLastColumn="0"/>
              <w:rPr>
                <w:ins w:id="5496" w:author="Sahin, Burak" w:date="2017-03-31T13:11:00Z"/>
              </w:rPr>
            </w:pPr>
          </w:p>
        </w:tc>
      </w:tr>
      <w:tr w:rsidR="006C3488" w14:paraId="36184A6B" w14:textId="77777777" w:rsidTr="00513F08">
        <w:trPr>
          <w:ins w:id="5497"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1DCE73B2" w14:textId="77777777" w:rsidR="006C3488" w:rsidRDefault="006C3488" w:rsidP="00E87AC5">
            <w:pPr>
              <w:rPr>
                <w:ins w:id="5498" w:author="Sahin, Burak" w:date="2017-03-31T13:11:00Z"/>
              </w:rPr>
            </w:pPr>
          </w:p>
        </w:tc>
        <w:tc>
          <w:tcPr>
            <w:tcW w:w="0" w:type="auto"/>
            <w:vAlign w:val="center"/>
          </w:tcPr>
          <w:p w14:paraId="14393D8C" w14:textId="034F69B5" w:rsidR="006C3488" w:rsidRDefault="006C3488" w:rsidP="00E87AC5">
            <w:pPr>
              <w:cnfStyle w:val="000000000000" w:firstRow="0" w:lastRow="0" w:firstColumn="0" w:lastColumn="0" w:oddVBand="0" w:evenVBand="0" w:oddHBand="0" w:evenHBand="0" w:firstRowFirstColumn="0" w:firstRowLastColumn="0" w:lastRowFirstColumn="0" w:lastRowLastColumn="0"/>
              <w:rPr>
                <w:ins w:id="5499" w:author="Sahin, Burak" w:date="2017-03-31T13:11:00Z"/>
              </w:rPr>
            </w:pPr>
            <w:ins w:id="5500" w:author="Sahin, Burak" w:date="2017-03-31T13:15:00Z">
              <w:r>
                <w:rPr>
                  <w:rFonts w:ascii="Calibri" w:hAnsi="Calibri"/>
                  <w:color w:val="000000"/>
                </w:rPr>
                <w:t>Consular document issued by a state or national government</w:t>
              </w:r>
            </w:ins>
          </w:p>
        </w:tc>
        <w:tc>
          <w:tcPr>
            <w:tcW w:w="0" w:type="auto"/>
            <w:vMerge/>
          </w:tcPr>
          <w:p w14:paraId="72FADB14"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501" w:author="Sahin, Burak" w:date="2017-03-31T13:11:00Z"/>
              </w:rPr>
            </w:pPr>
          </w:p>
        </w:tc>
        <w:tc>
          <w:tcPr>
            <w:tcW w:w="0" w:type="auto"/>
            <w:vMerge/>
          </w:tcPr>
          <w:p w14:paraId="1CB38973"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502" w:author="Sahin, Burak" w:date="2017-03-31T13:11:00Z"/>
              </w:rPr>
            </w:pPr>
          </w:p>
        </w:tc>
        <w:tc>
          <w:tcPr>
            <w:tcW w:w="0" w:type="auto"/>
            <w:vMerge/>
          </w:tcPr>
          <w:p w14:paraId="2EACCBEF" w14:textId="77777777" w:rsidR="006C3488" w:rsidRDefault="006C3488" w:rsidP="00E87AC5">
            <w:pPr>
              <w:keepNext/>
              <w:cnfStyle w:val="000000000000" w:firstRow="0" w:lastRow="0" w:firstColumn="0" w:lastColumn="0" w:oddVBand="0" w:evenVBand="0" w:oddHBand="0" w:evenHBand="0" w:firstRowFirstColumn="0" w:firstRowLastColumn="0" w:lastRowFirstColumn="0" w:lastRowLastColumn="0"/>
              <w:rPr>
                <w:ins w:id="5503" w:author="Sahin, Burak" w:date="2017-03-31T13:11:00Z"/>
              </w:rPr>
            </w:pPr>
          </w:p>
        </w:tc>
      </w:tr>
      <w:tr w:rsidR="006C3488" w14:paraId="098961A0" w14:textId="77777777" w:rsidTr="00513F08">
        <w:trPr>
          <w:cnfStyle w:val="000000100000" w:firstRow="0" w:lastRow="0" w:firstColumn="0" w:lastColumn="0" w:oddVBand="0" w:evenVBand="0" w:oddHBand="1" w:evenHBand="0" w:firstRowFirstColumn="0" w:firstRowLastColumn="0" w:lastRowFirstColumn="0" w:lastRowLastColumn="0"/>
          <w:ins w:id="5504"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2A947971" w14:textId="77777777" w:rsidR="006C3488" w:rsidRDefault="006C3488" w:rsidP="00E87AC5">
            <w:pPr>
              <w:rPr>
                <w:ins w:id="5505" w:author="Sahin, Burak" w:date="2017-03-31T13:11:00Z"/>
              </w:rPr>
            </w:pPr>
          </w:p>
        </w:tc>
        <w:tc>
          <w:tcPr>
            <w:tcW w:w="0" w:type="auto"/>
            <w:vAlign w:val="center"/>
          </w:tcPr>
          <w:p w14:paraId="1D03A16B" w14:textId="1896E700" w:rsidR="006C3488" w:rsidRDefault="006C3488" w:rsidP="00E87AC5">
            <w:pPr>
              <w:cnfStyle w:val="000000100000" w:firstRow="0" w:lastRow="0" w:firstColumn="0" w:lastColumn="0" w:oddVBand="0" w:evenVBand="0" w:oddHBand="1" w:evenHBand="0" w:firstRowFirstColumn="0" w:firstRowLastColumn="0" w:lastRowFirstColumn="0" w:lastRowLastColumn="0"/>
              <w:rPr>
                <w:ins w:id="5506" w:author="Sahin, Burak" w:date="2017-03-31T13:11:00Z"/>
              </w:rPr>
            </w:pPr>
            <w:ins w:id="5507" w:author="Sahin, Burak" w:date="2017-03-31T13:15:00Z">
              <w:r>
                <w:rPr>
                  <w:rFonts w:ascii="Calibri" w:hAnsi="Calibri"/>
                  <w:color w:val="000000"/>
                </w:rPr>
                <w:t>Texas Inmate ID card or similar form of ID issued by Texas Department of Criminal Justice</w:t>
              </w:r>
            </w:ins>
          </w:p>
        </w:tc>
        <w:tc>
          <w:tcPr>
            <w:tcW w:w="0" w:type="auto"/>
            <w:vMerge/>
          </w:tcPr>
          <w:p w14:paraId="2F5456A5"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508" w:author="Sahin, Burak" w:date="2017-03-31T13:11:00Z"/>
              </w:rPr>
            </w:pPr>
          </w:p>
        </w:tc>
        <w:tc>
          <w:tcPr>
            <w:tcW w:w="0" w:type="auto"/>
            <w:vMerge/>
          </w:tcPr>
          <w:p w14:paraId="518CCA70"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509" w:author="Sahin, Burak" w:date="2017-03-31T13:11:00Z"/>
              </w:rPr>
            </w:pPr>
          </w:p>
        </w:tc>
        <w:tc>
          <w:tcPr>
            <w:tcW w:w="0" w:type="auto"/>
            <w:vMerge/>
          </w:tcPr>
          <w:p w14:paraId="213F0401" w14:textId="77777777" w:rsidR="006C3488" w:rsidRDefault="006C3488" w:rsidP="00E87AC5">
            <w:pPr>
              <w:keepNext/>
              <w:cnfStyle w:val="000000100000" w:firstRow="0" w:lastRow="0" w:firstColumn="0" w:lastColumn="0" w:oddVBand="0" w:evenVBand="0" w:oddHBand="1" w:evenHBand="0" w:firstRowFirstColumn="0" w:firstRowLastColumn="0" w:lastRowFirstColumn="0" w:lastRowLastColumn="0"/>
              <w:rPr>
                <w:ins w:id="5510" w:author="Sahin, Burak" w:date="2017-03-31T13:11:00Z"/>
              </w:rPr>
            </w:pPr>
          </w:p>
        </w:tc>
      </w:tr>
      <w:tr w:rsidR="006C3488" w14:paraId="229559FC" w14:textId="77777777" w:rsidTr="00513F08">
        <w:trPr>
          <w:ins w:id="5511"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5EDFCB38" w14:textId="77777777" w:rsidR="006C3488" w:rsidRDefault="006C3488" w:rsidP="00E87AC5">
            <w:pPr>
              <w:rPr>
                <w:ins w:id="5512" w:author="Sahin, Burak" w:date="2017-03-31T13:11:00Z"/>
              </w:rPr>
            </w:pPr>
          </w:p>
        </w:tc>
        <w:tc>
          <w:tcPr>
            <w:tcW w:w="0" w:type="auto"/>
            <w:vAlign w:val="center"/>
          </w:tcPr>
          <w:p w14:paraId="4A84141C" w14:textId="70289EDA" w:rsidR="006C3488" w:rsidRDefault="006C3488" w:rsidP="00E87AC5">
            <w:pPr>
              <w:cnfStyle w:val="000000000000" w:firstRow="0" w:lastRow="0" w:firstColumn="0" w:lastColumn="0" w:oddVBand="0" w:evenVBand="0" w:oddHBand="0" w:evenHBand="0" w:firstRowFirstColumn="0" w:firstRowLastColumn="0" w:lastRowFirstColumn="0" w:lastRowLastColumn="0"/>
              <w:rPr>
                <w:ins w:id="5513" w:author="Sahin, Burak" w:date="2017-03-31T13:11:00Z"/>
              </w:rPr>
            </w:pPr>
            <w:ins w:id="5514" w:author="Sahin, Burak" w:date="2017-03-31T13:15:00Z">
              <w:r>
                <w:rPr>
                  <w:rFonts w:ascii="Calibri" w:hAnsi="Calibri"/>
                  <w:color w:val="000000"/>
                </w:rPr>
                <w:t>Texas Department of Criminal Justice parole or mandatory release certificate</w:t>
              </w:r>
            </w:ins>
          </w:p>
        </w:tc>
        <w:tc>
          <w:tcPr>
            <w:tcW w:w="0" w:type="auto"/>
            <w:vMerge/>
          </w:tcPr>
          <w:p w14:paraId="48045E2C"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515" w:author="Sahin, Burak" w:date="2017-03-31T13:11:00Z"/>
              </w:rPr>
            </w:pPr>
          </w:p>
        </w:tc>
        <w:tc>
          <w:tcPr>
            <w:tcW w:w="0" w:type="auto"/>
            <w:vMerge/>
          </w:tcPr>
          <w:p w14:paraId="6A9D9C51"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516" w:author="Sahin, Burak" w:date="2017-03-31T13:11:00Z"/>
              </w:rPr>
            </w:pPr>
          </w:p>
        </w:tc>
        <w:tc>
          <w:tcPr>
            <w:tcW w:w="0" w:type="auto"/>
            <w:vMerge/>
          </w:tcPr>
          <w:p w14:paraId="3B82C391" w14:textId="77777777" w:rsidR="006C3488" w:rsidRDefault="006C3488" w:rsidP="00E87AC5">
            <w:pPr>
              <w:keepNext/>
              <w:cnfStyle w:val="000000000000" w:firstRow="0" w:lastRow="0" w:firstColumn="0" w:lastColumn="0" w:oddVBand="0" w:evenVBand="0" w:oddHBand="0" w:evenHBand="0" w:firstRowFirstColumn="0" w:firstRowLastColumn="0" w:lastRowFirstColumn="0" w:lastRowLastColumn="0"/>
              <w:rPr>
                <w:ins w:id="5517" w:author="Sahin, Burak" w:date="2017-03-31T13:11:00Z"/>
              </w:rPr>
            </w:pPr>
          </w:p>
        </w:tc>
      </w:tr>
      <w:tr w:rsidR="006C3488" w14:paraId="3D2FB598" w14:textId="77777777" w:rsidTr="00513F08">
        <w:trPr>
          <w:cnfStyle w:val="000000100000" w:firstRow="0" w:lastRow="0" w:firstColumn="0" w:lastColumn="0" w:oddVBand="0" w:evenVBand="0" w:oddHBand="1" w:evenHBand="0" w:firstRowFirstColumn="0" w:firstRowLastColumn="0" w:lastRowFirstColumn="0" w:lastRowLastColumn="0"/>
          <w:ins w:id="5518" w:author="Sahin, Burak" w:date="2017-03-31T13:11:00Z"/>
        </w:trPr>
        <w:tc>
          <w:tcPr>
            <w:cnfStyle w:val="001000000000" w:firstRow="0" w:lastRow="0" w:firstColumn="1" w:lastColumn="0" w:oddVBand="0" w:evenVBand="0" w:oddHBand="0" w:evenHBand="0" w:firstRowFirstColumn="0" w:firstRowLastColumn="0" w:lastRowFirstColumn="0" w:lastRowLastColumn="0"/>
            <w:tcW w:w="0" w:type="auto"/>
            <w:vMerge/>
          </w:tcPr>
          <w:p w14:paraId="7E6223FD" w14:textId="77777777" w:rsidR="006C3488" w:rsidRDefault="006C3488" w:rsidP="00E87AC5">
            <w:pPr>
              <w:rPr>
                <w:ins w:id="5519" w:author="Sahin, Burak" w:date="2017-03-31T13:11:00Z"/>
              </w:rPr>
            </w:pPr>
          </w:p>
        </w:tc>
        <w:tc>
          <w:tcPr>
            <w:tcW w:w="0" w:type="auto"/>
            <w:vAlign w:val="center"/>
          </w:tcPr>
          <w:p w14:paraId="160BAB3B" w14:textId="6162F659" w:rsidR="006C3488" w:rsidRDefault="006C3488" w:rsidP="00E87AC5">
            <w:pPr>
              <w:cnfStyle w:val="000000100000" w:firstRow="0" w:lastRow="0" w:firstColumn="0" w:lastColumn="0" w:oddVBand="0" w:evenVBand="0" w:oddHBand="1" w:evenHBand="0" w:firstRowFirstColumn="0" w:firstRowLastColumn="0" w:lastRowFirstColumn="0" w:lastRowLastColumn="0"/>
              <w:rPr>
                <w:ins w:id="5520" w:author="Sahin, Burak" w:date="2017-03-31T13:11:00Z"/>
              </w:rPr>
            </w:pPr>
            <w:ins w:id="5521" w:author="Sahin, Burak" w:date="2017-03-31T13:15:00Z">
              <w:r>
                <w:rPr>
                  <w:rFonts w:ascii="Calibri" w:hAnsi="Calibri"/>
                  <w:color w:val="000000"/>
                </w:rPr>
                <w:t>Federal inmate identification card</w:t>
              </w:r>
            </w:ins>
          </w:p>
        </w:tc>
        <w:tc>
          <w:tcPr>
            <w:tcW w:w="0" w:type="auto"/>
            <w:vMerge/>
          </w:tcPr>
          <w:p w14:paraId="58B4B5E6"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522" w:author="Sahin, Burak" w:date="2017-03-31T13:11:00Z"/>
              </w:rPr>
            </w:pPr>
          </w:p>
        </w:tc>
        <w:tc>
          <w:tcPr>
            <w:tcW w:w="0" w:type="auto"/>
            <w:vMerge/>
          </w:tcPr>
          <w:p w14:paraId="27B30CA0"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523" w:author="Sahin, Burak" w:date="2017-03-31T13:11:00Z"/>
              </w:rPr>
            </w:pPr>
          </w:p>
        </w:tc>
        <w:tc>
          <w:tcPr>
            <w:tcW w:w="0" w:type="auto"/>
            <w:vMerge/>
          </w:tcPr>
          <w:p w14:paraId="1AF82853" w14:textId="77777777" w:rsidR="006C3488" w:rsidRDefault="006C3488" w:rsidP="00E87AC5">
            <w:pPr>
              <w:keepNext/>
              <w:cnfStyle w:val="000000100000" w:firstRow="0" w:lastRow="0" w:firstColumn="0" w:lastColumn="0" w:oddVBand="0" w:evenVBand="0" w:oddHBand="1" w:evenHBand="0" w:firstRowFirstColumn="0" w:firstRowLastColumn="0" w:lastRowFirstColumn="0" w:lastRowLastColumn="0"/>
              <w:rPr>
                <w:ins w:id="5524" w:author="Sahin, Burak" w:date="2017-03-31T13:11:00Z"/>
              </w:rPr>
            </w:pPr>
          </w:p>
        </w:tc>
      </w:tr>
      <w:tr w:rsidR="006C3488" w14:paraId="1D62EEAD" w14:textId="77777777" w:rsidTr="00513F08">
        <w:trPr>
          <w:ins w:id="5525" w:author="Sahin, Burak" w:date="2017-03-31T13:14:00Z"/>
        </w:trPr>
        <w:tc>
          <w:tcPr>
            <w:cnfStyle w:val="001000000000" w:firstRow="0" w:lastRow="0" w:firstColumn="1" w:lastColumn="0" w:oddVBand="0" w:evenVBand="0" w:oddHBand="0" w:evenHBand="0" w:firstRowFirstColumn="0" w:firstRowLastColumn="0" w:lastRowFirstColumn="0" w:lastRowLastColumn="0"/>
            <w:tcW w:w="0" w:type="auto"/>
            <w:vMerge/>
          </w:tcPr>
          <w:p w14:paraId="50796835" w14:textId="77777777" w:rsidR="006C3488" w:rsidRDefault="006C3488" w:rsidP="00E87AC5">
            <w:pPr>
              <w:rPr>
                <w:ins w:id="5526" w:author="Sahin, Burak" w:date="2017-03-31T13:14:00Z"/>
              </w:rPr>
            </w:pPr>
          </w:p>
        </w:tc>
        <w:tc>
          <w:tcPr>
            <w:tcW w:w="0" w:type="auto"/>
            <w:vAlign w:val="center"/>
          </w:tcPr>
          <w:p w14:paraId="5C9FA8BF" w14:textId="2C919691" w:rsidR="006C3488" w:rsidRDefault="006C3488" w:rsidP="00E87AC5">
            <w:pPr>
              <w:cnfStyle w:val="000000000000" w:firstRow="0" w:lastRow="0" w:firstColumn="0" w:lastColumn="0" w:oddVBand="0" w:evenVBand="0" w:oddHBand="0" w:evenHBand="0" w:firstRowFirstColumn="0" w:firstRowLastColumn="0" w:lastRowFirstColumn="0" w:lastRowLastColumn="0"/>
              <w:rPr>
                <w:ins w:id="5527" w:author="Sahin, Burak" w:date="2017-03-31T13:14:00Z"/>
              </w:rPr>
            </w:pPr>
            <w:ins w:id="5528" w:author="Sahin, Burak" w:date="2017-03-31T13:15:00Z">
              <w:r>
                <w:rPr>
                  <w:rFonts w:ascii="Calibri" w:hAnsi="Calibri"/>
                  <w:color w:val="000000"/>
                </w:rPr>
                <w:t>Federal parole or release certificate</w:t>
              </w:r>
            </w:ins>
          </w:p>
        </w:tc>
        <w:tc>
          <w:tcPr>
            <w:tcW w:w="0" w:type="auto"/>
            <w:vMerge/>
          </w:tcPr>
          <w:p w14:paraId="74198C03"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529" w:author="Sahin, Burak" w:date="2017-03-31T13:14:00Z"/>
              </w:rPr>
            </w:pPr>
          </w:p>
        </w:tc>
        <w:tc>
          <w:tcPr>
            <w:tcW w:w="0" w:type="auto"/>
            <w:vMerge/>
          </w:tcPr>
          <w:p w14:paraId="131D4D1F"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530" w:author="Sahin, Burak" w:date="2017-03-31T13:14:00Z"/>
              </w:rPr>
            </w:pPr>
          </w:p>
        </w:tc>
        <w:tc>
          <w:tcPr>
            <w:tcW w:w="0" w:type="auto"/>
            <w:vMerge/>
          </w:tcPr>
          <w:p w14:paraId="662465D1" w14:textId="77777777" w:rsidR="006C3488" w:rsidRDefault="006C3488" w:rsidP="00E87AC5">
            <w:pPr>
              <w:keepNext/>
              <w:cnfStyle w:val="000000000000" w:firstRow="0" w:lastRow="0" w:firstColumn="0" w:lastColumn="0" w:oddVBand="0" w:evenVBand="0" w:oddHBand="0" w:evenHBand="0" w:firstRowFirstColumn="0" w:firstRowLastColumn="0" w:lastRowFirstColumn="0" w:lastRowLastColumn="0"/>
              <w:rPr>
                <w:ins w:id="5531" w:author="Sahin, Burak" w:date="2017-03-31T13:14:00Z"/>
              </w:rPr>
            </w:pPr>
          </w:p>
        </w:tc>
      </w:tr>
      <w:tr w:rsidR="006C3488" w14:paraId="280D3C61" w14:textId="77777777" w:rsidTr="00513F08">
        <w:trPr>
          <w:cnfStyle w:val="000000100000" w:firstRow="0" w:lastRow="0" w:firstColumn="0" w:lastColumn="0" w:oddVBand="0" w:evenVBand="0" w:oddHBand="1" w:evenHBand="0" w:firstRowFirstColumn="0" w:firstRowLastColumn="0" w:lastRowFirstColumn="0" w:lastRowLastColumn="0"/>
          <w:ins w:id="5532" w:author="Sahin, Burak" w:date="2017-03-31T13:14:00Z"/>
        </w:trPr>
        <w:tc>
          <w:tcPr>
            <w:cnfStyle w:val="001000000000" w:firstRow="0" w:lastRow="0" w:firstColumn="1" w:lastColumn="0" w:oddVBand="0" w:evenVBand="0" w:oddHBand="0" w:evenHBand="0" w:firstRowFirstColumn="0" w:firstRowLastColumn="0" w:lastRowFirstColumn="0" w:lastRowLastColumn="0"/>
            <w:tcW w:w="0" w:type="auto"/>
            <w:vMerge/>
          </w:tcPr>
          <w:p w14:paraId="776B1DF7" w14:textId="77777777" w:rsidR="006C3488" w:rsidRDefault="006C3488" w:rsidP="00E87AC5">
            <w:pPr>
              <w:rPr>
                <w:ins w:id="5533" w:author="Sahin, Burak" w:date="2017-03-31T13:14:00Z"/>
              </w:rPr>
            </w:pPr>
          </w:p>
        </w:tc>
        <w:tc>
          <w:tcPr>
            <w:tcW w:w="0" w:type="auto"/>
            <w:vAlign w:val="center"/>
          </w:tcPr>
          <w:p w14:paraId="636972A2" w14:textId="6849F12B" w:rsidR="006C3488" w:rsidRDefault="006C3488" w:rsidP="00E87AC5">
            <w:pPr>
              <w:cnfStyle w:val="000000100000" w:firstRow="0" w:lastRow="0" w:firstColumn="0" w:lastColumn="0" w:oddVBand="0" w:evenVBand="0" w:oddHBand="1" w:evenHBand="0" w:firstRowFirstColumn="0" w:firstRowLastColumn="0" w:lastRowFirstColumn="0" w:lastRowLastColumn="0"/>
              <w:rPr>
                <w:ins w:id="5534" w:author="Sahin, Burak" w:date="2017-03-31T13:14:00Z"/>
              </w:rPr>
            </w:pPr>
            <w:ins w:id="5535" w:author="Sahin, Burak" w:date="2017-03-31T13:15:00Z">
              <w:r>
                <w:rPr>
                  <w:rFonts w:ascii="Calibri" w:hAnsi="Calibri"/>
                  <w:color w:val="000000"/>
                </w:rPr>
                <w:t>Medicare or Medicaid card</w:t>
              </w:r>
            </w:ins>
          </w:p>
        </w:tc>
        <w:tc>
          <w:tcPr>
            <w:tcW w:w="0" w:type="auto"/>
            <w:vMerge/>
          </w:tcPr>
          <w:p w14:paraId="5F5F8BE3"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536" w:author="Sahin, Burak" w:date="2017-03-31T13:14:00Z"/>
              </w:rPr>
            </w:pPr>
          </w:p>
        </w:tc>
        <w:tc>
          <w:tcPr>
            <w:tcW w:w="0" w:type="auto"/>
            <w:vMerge/>
          </w:tcPr>
          <w:p w14:paraId="6F8677E7"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537" w:author="Sahin, Burak" w:date="2017-03-31T13:14:00Z"/>
              </w:rPr>
            </w:pPr>
          </w:p>
        </w:tc>
        <w:tc>
          <w:tcPr>
            <w:tcW w:w="0" w:type="auto"/>
            <w:vMerge/>
          </w:tcPr>
          <w:p w14:paraId="14B2BD1A" w14:textId="77777777" w:rsidR="006C3488" w:rsidRDefault="006C3488" w:rsidP="00E87AC5">
            <w:pPr>
              <w:keepNext/>
              <w:cnfStyle w:val="000000100000" w:firstRow="0" w:lastRow="0" w:firstColumn="0" w:lastColumn="0" w:oddVBand="0" w:evenVBand="0" w:oddHBand="1" w:evenHBand="0" w:firstRowFirstColumn="0" w:firstRowLastColumn="0" w:lastRowFirstColumn="0" w:lastRowLastColumn="0"/>
              <w:rPr>
                <w:ins w:id="5538" w:author="Sahin, Burak" w:date="2017-03-31T13:14:00Z"/>
              </w:rPr>
            </w:pPr>
          </w:p>
        </w:tc>
      </w:tr>
      <w:tr w:rsidR="006C3488" w14:paraId="72DA6083" w14:textId="77777777" w:rsidTr="00513F08">
        <w:trPr>
          <w:ins w:id="5539" w:author="Sahin, Burak" w:date="2017-03-31T13:14:00Z"/>
        </w:trPr>
        <w:tc>
          <w:tcPr>
            <w:cnfStyle w:val="001000000000" w:firstRow="0" w:lastRow="0" w:firstColumn="1" w:lastColumn="0" w:oddVBand="0" w:evenVBand="0" w:oddHBand="0" w:evenHBand="0" w:firstRowFirstColumn="0" w:firstRowLastColumn="0" w:lastRowFirstColumn="0" w:lastRowLastColumn="0"/>
            <w:tcW w:w="0" w:type="auto"/>
            <w:vMerge/>
          </w:tcPr>
          <w:p w14:paraId="1ED215FB" w14:textId="77777777" w:rsidR="006C3488" w:rsidRDefault="006C3488" w:rsidP="00E87AC5">
            <w:pPr>
              <w:rPr>
                <w:ins w:id="5540" w:author="Sahin, Burak" w:date="2017-03-31T13:14:00Z"/>
              </w:rPr>
            </w:pPr>
          </w:p>
        </w:tc>
        <w:tc>
          <w:tcPr>
            <w:tcW w:w="0" w:type="auto"/>
            <w:vAlign w:val="center"/>
          </w:tcPr>
          <w:p w14:paraId="7CA1EF42" w14:textId="77B5FD2C" w:rsidR="006C3488" w:rsidRDefault="006C3488" w:rsidP="00E87AC5">
            <w:pPr>
              <w:cnfStyle w:val="000000000000" w:firstRow="0" w:lastRow="0" w:firstColumn="0" w:lastColumn="0" w:oddVBand="0" w:evenVBand="0" w:oddHBand="0" w:evenHBand="0" w:firstRowFirstColumn="0" w:firstRowLastColumn="0" w:lastRowFirstColumn="0" w:lastRowLastColumn="0"/>
              <w:rPr>
                <w:ins w:id="5541" w:author="Sahin, Burak" w:date="2017-03-31T13:14:00Z"/>
              </w:rPr>
            </w:pPr>
            <w:ins w:id="5542" w:author="Sahin, Burak" w:date="2017-03-31T13:15:00Z">
              <w:r>
                <w:rPr>
                  <w:rFonts w:ascii="Calibri" w:hAnsi="Calibri"/>
                  <w:color w:val="000000"/>
                </w:rPr>
                <w:t>Selective Service card</w:t>
              </w:r>
            </w:ins>
          </w:p>
        </w:tc>
        <w:tc>
          <w:tcPr>
            <w:tcW w:w="0" w:type="auto"/>
            <w:vMerge/>
          </w:tcPr>
          <w:p w14:paraId="6B64B634"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543" w:author="Sahin, Burak" w:date="2017-03-31T13:14:00Z"/>
              </w:rPr>
            </w:pPr>
          </w:p>
        </w:tc>
        <w:tc>
          <w:tcPr>
            <w:tcW w:w="0" w:type="auto"/>
            <w:vMerge/>
          </w:tcPr>
          <w:p w14:paraId="11AED338"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544" w:author="Sahin, Burak" w:date="2017-03-31T13:14:00Z"/>
              </w:rPr>
            </w:pPr>
          </w:p>
        </w:tc>
        <w:tc>
          <w:tcPr>
            <w:tcW w:w="0" w:type="auto"/>
            <w:vMerge/>
          </w:tcPr>
          <w:p w14:paraId="7AE9B53A" w14:textId="77777777" w:rsidR="006C3488" w:rsidRDefault="006C3488" w:rsidP="00E87AC5">
            <w:pPr>
              <w:keepNext/>
              <w:cnfStyle w:val="000000000000" w:firstRow="0" w:lastRow="0" w:firstColumn="0" w:lastColumn="0" w:oddVBand="0" w:evenVBand="0" w:oddHBand="0" w:evenHBand="0" w:firstRowFirstColumn="0" w:firstRowLastColumn="0" w:lastRowFirstColumn="0" w:lastRowLastColumn="0"/>
              <w:rPr>
                <w:ins w:id="5545" w:author="Sahin, Burak" w:date="2017-03-31T13:14:00Z"/>
              </w:rPr>
            </w:pPr>
          </w:p>
        </w:tc>
      </w:tr>
      <w:tr w:rsidR="006C3488" w14:paraId="2B9689A9" w14:textId="77777777" w:rsidTr="00513F08">
        <w:trPr>
          <w:cnfStyle w:val="000000100000" w:firstRow="0" w:lastRow="0" w:firstColumn="0" w:lastColumn="0" w:oddVBand="0" w:evenVBand="0" w:oddHBand="1" w:evenHBand="0" w:firstRowFirstColumn="0" w:firstRowLastColumn="0" w:lastRowFirstColumn="0" w:lastRowLastColumn="0"/>
          <w:ins w:id="5546" w:author="Sahin, Burak" w:date="2017-03-31T13:14:00Z"/>
        </w:trPr>
        <w:tc>
          <w:tcPr>
            <w:cnfStyle w:val="001000000000" w:firstRow="0" w:lastRow="0" w:firstColumn="1" w:lastColumn="0" w:oddVBand="0" w:evenVBand="0" w:oddHBand="0" w:evenHBand="0" w:firstRowFirstColumn="0" w:firstRowLastColumn="0" w:lastRowFirstColumn="0" w:lastRowLastColumn="0"/>
            <w:tcW w:w="0" w:type="auto"/>
            <w:vMerge/>
          </w:tcPr>
          <w:p w14:paraId="3EB577E7" w14:textId="77777777" w:rsidR="006C3488" w:rsidRDefault="006C3488" w:rsidP="00E87AC5">
            <w:pPr>
              <w:rPr>
                <w:ins w:id="5547" w:author="Sahin, Burak" w:date="2017-03-31T13:14:00Z"/>
              </w:rPr>
            </w:pPr>
          </w:p>
        </w:tc>
        <w:tc>
          <w:tcPr>
            <w:tcW w:w="0" w:type="auto"/>
            <w:vAlign w:val="center"/>
          </w:tcPr>
          <w:p w14:paraId="52C5AB90" w14:textId="1BBE792C" w:rsidR="006C3488" w:rsidRDefault="006C3488" w:rsidP="00E87AC5">
            <w:pPr>
              <w:cnfStyle w:val="000000100000" w:firstRow="0" w:lastRow="0" w:firstColumn="0" w:lastColumn="0" w:oddVBand="0" w:evenVBand="0" w:oddHBand="1" w:evenHBand="0" w:firstRowFirstColumn="0" w:firstRowLastColumn="0" w:lastRowFirstColumn="0" w:lastRowLastColumn="0"/>
              <w:rPr>
                <w:ins w:id="5548" w:author="Sahin, Burak" w:date="2017-03-31T13:14:00Z"/>
              </w:rPr>
            </w:pPr>
            <w:ins w:id="5549" w:author="Sahin, Burak" w:date="2017-03-31T13:15:00Z">
              <w:r>
                <w:rPr>
                  <w:rFonts w:ascii="Calibri" w:hAnsi="Calibri"/>
                  <w:color w:val="000000"/>
                </w:rPr>
                <w:t>Immunization records*</w:t>
              </w:r>
            </w:ins>
          </w:p>
        </w:tc>
        <w:tc>
          <w:tcPr>
            <w:tcW w:w="0" w:type="auto"/>
            <w:vMerge/>
          </w:tcPr>
          <w:p w14:paraId="04539A91"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550" w:author="Sahin, Burak" w:date="2017-03-31T13:14:00Z"/>
              </w:rPr>
            </w:pPr>
          </w:p>
        </w:tc>
        <w:tc>
          <w:tcPr>
            <w:tcW w:w="0" w:type="auto"/>
            <w:vMerge/>
          </w:tcPr>
          <w:p w14:paraId="165D6BB1"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551" w:author="Sahin, Burak" w:date="2017-03-31T13:14:00Z"/>
              </w:rPr>
            </w:pPr>
          </w:p>
        </w:tc>
        <w:tc>
          <w:tcPr>
            <w:tcW w:w="0" w:type="auto"/>
            <w:vMerge/>
          </w:tcPr>
          <w:p w14:paraId="18F935ED" w14:textId="77777777" w:rsidR="006C3488" w:rsidRDefault="006C3488" w:rsidP="00E87AC5">
            <w:pPr>
              <w:keepNext/>
              <w:cnfStyle w:val="000000100000" w:firstRow="0" w:lastRow="0" w:firstColumn="0" w:lastColumn="0" w:oddVBand="0" w:evenVBand="0" w:oddHBand="1" w:evenHBand="0" w:firstRowFirstColumn="0" w:firstRowLastColumn="0" w:lastRowFirstColumn="0" w:lastRowLastColumn="0"/>
              <w:rPr>
                <w:ins w:id="5552" w:author="Sahin, Burak" w:date="2017-03-31T13:14:00Z"/>
              </w:rPr>
            </w:pPr>
          </w:p>
        </w:tc>
      </w:tr>
      <w:tr w:rsidR="006C3488" w14:paraId="165941B1" w14:textId="77777777" w:rsidTr="00513F08">
        <w:trPr>
          <w:ins w:id="5553" w:author="Sahin, Burak" w:date="2017-03-31T13:14:00Z"/>
        </w:trPr>
        <w:tc>
          <w:tcPr>
            <w:cnfStyle w:val="001000000000" w:firstRow="0" w:lastRow="0" w:firstColumn="1" w:lastColumn="0" w:oddVBand="0" w:evenVBand="0" w:oddHBand="0" w:evenHBand="0" w:firstRowFirstColumn="0" w:firstRowLastColumn="0" w:lastRowFirstColumn="0" w:lastRowLastColumn="0"/>
            <w:tcW w:w="0" w:type="auto"/>
            <w:vMerge/>
          </w:tcPr>
          <w:p w14:paraId="492BD396" w14:textId="77777777" w:rsidR="006C3488" w:rsidRDefault="006C3488" w:rsidP="00E87AC5">
            <w:pPr>
              <w:rPr>
                <w:ins w:id="5554" w:author="Sahin, Burak" w:date="2017-03-31T13:14:00Z"/>
              </w:rPr>
            </w:pPr>
          </w:p>
        </w:tc>
        <w:tc>
          <w:tcPr>
            <w:tcW w:w="0" w:type="auto"/>
            <w:vAlign w:val="center"/>
          </w:tcPr>
          <w:p w14:paraId="31610E5D" w14:textId="753B4DF2" w:rsidR="006C3488" w:rsidRDefault="006C3488" w:rsidP="00E87AC5">
            <w:pPr>
              <w:cnfStyle w:val="000000000000" w:firstRow="0" w:lastRow="0" w:firstColumn="0" w:lastColumn="0" w:oddVBand="0" w:evenVBand="0" w:oddHBand="0" w:evenHBand="0" w:firstRowFirstColumn="0" w:firstRowLastColumn="0" w:lastRowFirstColumn="0" w:lastRowLastColumn="0"/>
              <w:rPr>
                <w:ins w:id="5555" w:author="Sahin, Burak" w:date="2017-03-31T13:14:00Z"/>
              </w:rPr>
            </w:pPr>
            <w:ins w:id="5556" w:author="Sahin, Burak" w:date="2017-03-31T13:15:00Z">
              <w:r>
                <w:rPr>
                  <w:rFonts w:ascii="Calibri" w:hAnsi="Calibri"/>
                  <w:color w:val="000000"/>
                </w:rPr>
                <w:t>Tribal membership card from federally-recognized tribe</w:t>
              </w:r>
            </w:ins>
          </w:p>
        </w:tc>
        <w:tc>
          <w:tcPr>
            <w:tcW w:w="0" w:type="auto"/>
            <w:vMerge/>
          </w:tcPr>
          <w:p w14:paraId="7370DCB3"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557" w:author="Sahin, Burak" w:date="2017-03-31T13:14:00Z"/>
              </w:rPr>
            </w:pPr>
          </w:p>
        </w:tc>
        <w:tc>
          <w:tcPr>
            <w:tcW w:w="0" w:type="auto"/>
            <w:vMerge/>
          </w:tcPr>
          <w:p w14:paraId="4BCFB3D7"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558" w:author="Sahin, Burak" w:date="2017-03-31T13:14:00Z"/>
              </w:rPr>
            </w:pPr>
          </w:p>
        </w:tc>
        <w:tc>
          <w:tcPr>
            <w:tcW w:w="0" w:type="auto"/>
            <w:vMerge/>
          </w:tcPr>
          <w:p w14:paraId="7A331FD6" w14:textId="77777777" w:rsidR="006C3488" w:rsidRDefault="006C3488" w:rsidP="00E87AC5">
            <w:pPr>
              <w:keepNext/>
              <w:cnfStyle w:val="000000000000" w:firstRow="0" w:lastRow="0" w:firstColumn="0" w:lastColumn="0" w:oddVBand="0" w:evenVBand="0" w:oddHBand="0" w:evenHBand="0" w:firstRowFirstColumn="0" w:firstRowLastColumn="0" w:lastRowFirstColumn="0" w:lastRowLastColumn="0"/>
              <w:rPr>
                <w:ins w:id="5559" w:author="Sahin, Burak" w:date="2017-03-31T13:14:00Z"/>
              </w:rPr>
            </w:pPr>
          </w:p>
        </w:tc>
      </w:tr>
      <w:tr w:rsidR="006C3488" w14:paraId="70E0F237" w14:textId="77777777" w:rsidTr="00513F08">
        <w:trPr>
          <w:cnfStyle w:val="000000100000" w:firstRow="0" w:lastRow="0" w:firstColumn="0" w:lastColumn="0" w:oddVBand="0" w:evenVBand="0" w:oddHBand="1" w:evenHBand="0" w:firstRowFirstColumn="0" w:firstRowLastColumn="0" w:lastRowFirstColumn="0" w:lastRowLastColumn="0"/>
          <w:ins w:id="5560" w:author="Sahin, Burak" w:date="2017-03-31T13:14:00Z"/>
        </w:trPr>
        <w:tc>
          <w:tcPr>
            <w:cnfStyle w:val="001000000000" w:firstRow="0" w:lastRow="0" w:firstColumn="1" w:lastColumn="0" w:oddVBand="0" w:evenVBand="0" w:oddHBand="0" w:evenHBand="0" w:firstRowFirstColumn="0" w:firstRowLastColumn="0" w:lastRowFirstColumn="0" w:lastRowLastColumn="0"/>
            <w:tcW w:w="0" w:type="auto"/>
            <w:vMerge/>
          </w:tcPr>
          <w:p w14:paraId="7939DAF8" w14:textId="77777777" w:rsidR="006C3488" w:rsidRDefault="006C3488" w:rsidP="00E87AC5">
            <w:pPr>
              <w:rPr>
                <w:ins w:id="5561" w:author="Sahin, Burak" w:date="2017-03-31T13:14:00Z"/>
              </w:rPr>
            </w:pPr>
          </w:p>
        </w:tc>
        <w:tc>
          <w:tcPr>
            <w:tcW w:w="0" w:type="auto"/>
            <w:vAlign w:val="center"/>
          </w:tcPr>
          <w:p w14:paraId="3B925AB9" w14:textId="7F2A2942" w:rsidR="006C3488" w:rsidRDefault="006C3488" w:rsidP="00E87AC5">
            <w:pPr>
              <w:cnfStyle w:val="000000100000" w:firstRow="0" w:lastRow="0" w:firstColumn="0" w:lastColumn="0" w:oddVBand="0" w:evenVBand="0" w:oddHBand="1" w:evenHBand="0" w:firstRowFirstColumn="0" w:firstRowLastColumn="0" w:lastRowFirstColumn="0" w:lastRowLastColumn="0"/>
              <w:rPr>
                <w:ins w:id="5562" w:author="Sahin, Burak" w:date="2017-03-31T13:14:00Z"/>
              </w:rPr>
            </w:pPr>
            <w:ins w:id="5563" w:author="Sahin, Burak" w:date="2017-03-31T13:15:00Z">
              <w:r>
                <w:rPr>
                  <w:rFonts w:ascii="Calibri" w:hAnsi="Calibri"/>
                  <w:color w:val="000000"/>
                </w:rPr>
                <w:t>Certificate of Degree of Indian Blood</w:t>
              </w:r>
            </w:ins>
          </w:p>
        </w:tc>
        <w:tc>
          <w:tcPr>
            <w:tcW w:w="0" w:type="auto"/>
            <w:vMerge/>
          </w:tcPr>
          <w:p w14:paraId="78AF4425"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564" w:author="Sahin, Burak" w:date="2017-03-31T13:14:00Z"/>
              </w:rPr>
            </w:pPr>
          </w:p>
        </w:tc>
        <w:tc>
          <w:tcPr>
            <w:tcW w:w="0" w:type="auto"/>
            <w:vMerge/>
          </w:tcPr>
          <w:p w14:paraId="76D63095"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565" w:author="Sahin, Burak" w:date="2017-03-31T13:14:00Z"/>
              </w:rPr>
            </w:pPr>
          </w:p>
        </w:tc>
        <w:tc>
          <w:tcPr>
            <w:tcW w:w="0" w:type="auto"/>
            <w:vMerge/>
          </w:tcPr>
          <w:p w14:paraId="1212A8C3" w14:textId="77777777" w:rsidR="006C3488" w:rsidRDefault="006C3488" w:rsidP="00E87AC5">
            <w:pPr>
              <w:keepNext/>
              <w:cnfStyle w:val="000000100000" w:firstRow="0" w:lastRow="0" w:firstColumn="0" w:lastColumn="0" w:oddVBand="0" w:evenVBand="0" w:oddHBand="1" w:evenHBand="0" w:firstRowFirstColumn="0" w:firstRowLastColumn="0" w:lastRowFirstColumn="0" w:lastRowLastColumn="0"/>
              <w:rPr>
                <w:ins w:id="5566" w:author="Sahin, Burak" w:date="2017-03-31T13:14:00Z"/>
              </w:rPr>
            </w:pPr>
          </w:p>
        </w:tc>
      </w:tr>
      <w:tr w:rsidR="006C3488" w14:paraId="7173A7D6" w14:textId="77777777" w:rsidTr="00513F08">
        <w:trPr>
          <w:ins w:id="5567" w:author="Sahin, Burak" w:date="2017-03-31T13:14:00Z"/>
        </w:trPr>
        <w:tc>
          <w:tcPr>
            <w:cnfStyle w:val="001000000000" w:firstRow="0" w:lastRow="0" w:firstColumn="1" w:lastColumn="0" w:oddVBand="0" w:evenVBand="0" w:oddHBand="0" w:evenHBand="0" w:firstRowFirstColumn="0" w:firstRowLastColumn="0" w:lastRowFirstColumn="0" w:lastRowLastColumn="0"/>
            <w:tcW w:w="0" w:type="auto"/>
            <w:vMerge/>
          </w:tcPr>
          <w:p w14:paraId="00B91CB9" w14:textId="77777777" w:rsidR="006C3488" w:rsidRDefault="006C3488" w:rsidP="00E87AC5">
            <w:pPr>
              <w:rPr>
                <w:ins w:id="5568" w:author="Sahin, Burak" w:date="2017-03-31T13:14:00Z"/>
              </w:rPr>
            </w:pPr>
          </w:p>
        </w:tc>
        <w:tc>
          <w:tcPr>
            <w:tcW w:w="0" w:type="auto"/>
            <w:vAlign w:val="center"/>
          </w:tcPr>
          <w:p w14:paraId="588F98AE" w14:textId="0F7DBBFF" w:rsidR="006C3488" w:rsidRDefault="006C3488" w:rsidP="00E87AC5">
            <w:pPr>
              <w:cnfStyle w:val="000000000000" w:firstRow="0" w:lastRow="0" w:firstColumn="0" w:lastColumn="0" w:oddVBand="0" w:evenVBand="0" w:oddHBand="0" w:evenHBand="0" w:firstRowFirstColumn="0" w:firstRowLastColumn="0" w:lastRowFirstColumn="0" w:lastRowLastColumn="0"/>
              <w:rPr>
                <w:ins w:id="5569" w:author="Sahin, Burak" w:date="2017-03-31T13:14:00Z"/>
              </w:rPr>
            </w:pPr>
            <w:ins w:id="5570" w:author="Sahin, Burak" w:date="2017-03-31T13:15:00Z">
              <w:r>
                <w:rPr>
                  <w:rFonts w:ascii="Calibri" w:hAnsi="Calibri"/>
                  <w:color w:val="000000"/>
                </w:rPr>
                <w:t>Unexpired foreign passport</w:t>
              </w:r>
            </w:ins>
          </w:p>
        </w:tc>
        <w:tc>
          <w:tcPr>
            <w:tcW w:w="0" w:type="auto"/>
            <w:vMerge/>
          </w:tcPr>
          <w:p w14:paraId="17E14340"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571" w:author="Sahin, Burak" w:date="2017-03-31T13:14:00Z"/>
              </w:rPr>
            </w:pPr>
          </w:p>
        </w:tc>
        <w:tc>
          <w:tcPr>
            <w:tcW w:w="0" w:type="auto"/>
            <w:vMerge/>
          </w:tcPr>
          <w:p w14:paraId="37DDACBE"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572" w:author="Sahin, Burak" w:date="2017-03-31T13:14:00Z"/>
              </w:rPr>
            </w:pPr>
          </w:p>
        </w:tc>
        <w:tc>
          <w:tcPr>
            <w:tcW w:w="0" w:type="auto"/>
            <w:vMerge/>
          </w:tcPr>
          <w:p w14:paraId="4E38BB3B" w14:textId="77777777" w:rsidR="006C3488" w:rsidRDefault="006C3488" w:rsidP="00E87AC5">
            <w:pPr>
              <w:keepNext/>
              <w:cnfStyle w:val="000000000000" w:firstRow="0" w:lastRow="0" w:firstColumn="0" w:lastColumn="0" w:oddVBand="0" w:evenVBand="0" w:oddHBand="0" w:evenHBand="0" w:firstRowFirstColumn="0" w:firstRowLastColumn="0" w:lastRowFirstColumn="0" w:lastRowLastColumn="0"/>
              <w:rPr>
                <w:ins w:id="5573" w:author="Sahin, Burak" w:date="2017-03-31T13:14:00Z"/>
              </w:rPr>
            </w:pPr>
          </w:p>
        </w:tc>
      </w:tr>
      <w:tr w:rsidR="006C3488" w14:paraId="57D18641" w14:textId="77777777" w:rsidTr="00513F08">
        <w:trPr>
          <w:cnfStyle w:val="000000100000" w:firstRow="0" w:lastRow="0" w:firstColumn="0" w:lastColumn="0" w:oddVBand="0" w:evenVBand="0" w:oddHBand="1" w:evenHBand="0" w:firstRowFirstColumn="0" w:firstRowLastColumn="0" w:lastRowFirstColumn="0" w:lastRowLastColumn="0"/>
          <w:ins w:id="5574" w:author="Sahin, Burak" w:date="2017-03-31T13:14:00Z"/>
        </w:trPr>
        <w:tc>
          <w:tcPr>
            <w:cnfStyle w:val="001000000000" w:firstRow="0" w:lastRow="0" w:firstColumn="1" w:lastColumn="0" w:oddVBand="0" w:evenVBand="0" w:oddHBand="0" w:evenHBand="0" w:firstRowFirstColumn="0" w:firstRowLastColumn="0" w:lastRowFirstColumn="0" w:lastRowLastColumn="0"/>
            <w:tcW w:w="0" w:type="auto"/>
            <w:vMerge/>
          </w:tcPr>
          <w:p w14:paraId="7CFAC209" w14:textId="77777777" w:rsidR="006C3488" w:rsidRDefault="006C3488" w:rsidP="00E87AC5">
            <w:pPr>
              <w:rPr>
                <w:ins w:id="5575" w:author="Sahin, Burak" w:date="2017-03-31T13:14:00Z"/>
              </w:rPr>
            </w:pPr>
          </w:p>
        </w:tc>
        <w:tc>
          <w:tcPr>
            <w:tcW w:w="0" w:type="auto"/>
            <w:vAlign w:val="center"/>
          </w:tcPr>
          <w:p w14:paraId="3AF2D8DE" w14:textId="65A1D238" w:rsidR="006C3488" w:rsidRDefault="006C3488" w:rsidP="00E87AC5">
            <w:pPr>
              <w:cnfStyle w:val="000000100000" w:firstRow="0" w:lastRow="0" w:firstColumn="0" w:lastColumn="0" w:oddVBand="0" w:evenVBand="0" w:oddHBand="1" w:evenHBand="0" w:firstRowFirstColumn="0" w:firstRowLastColumn="0" w:lastRowFirstColumn="0" w:lastRowLastColumn="0"/>
              <w:rPr>
                <w:ins w:id="5576" w:author="Sahin, Burak" w:date="2017-03-31T13:14:00Z"/>
              </w:rPr>
            </w:pPr>
            <w:ins w:id="5577" w:author="Sahin, Burak" w:date="2017-03-31T13:15:00Z">
              <w:r>
                <w:rPr>
                  <w:rFonts w:ascii="Calibri" w:hAnsi="Calibri"/>
                  <w:color w:val="000000"/>
                </w:rPr>
                <w:t>Unexpired insurance policy valid for the past two years (e.g., auto, home or life insurance)</w:t>
              </w:r>
            </w:ins>
          </w:p>
        </w:tc>
        <w:tc>
          <w:tcPr>
            <w:tcW w:w="0" w:type="auto"/>
            <w:vMerge/>
          </w:tcPr>
          <w:p w14:paraId="11769165"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578" w:author="Sahin, Burak" w:date="2017-03-31T13:14:00Z"/>
              </w:rPr>
            </w:pPr>
          </w:p>
        </w:tc>
        <w:tc>
          <w:tcPr>
            <w:tcW w:w="0" w:type="auto"/>
            <w:vMerge/>
          </w:tcPr>
          <w:p w14:paraId="0CB493E1"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579" w:author="Sahin, Burak" w:date="2017-03-31T13:14:00Z"/>
              </w:rPr>
            </w:pPr>
          </w:p>
        </w:tc>
        <w:tc>
          <w:tcPr>
            <w:tcW w:w="0" w:type="auto"/>
            <w:vMerge/>
          </w:tcPr>
          <w:p w14:paraId="0699DD75" w14:textId="77777777" w:rsidR="006C3488" w:rsidRDefault="006C3488" w:rsidP="00E87AC5">
            <w:pPr>
              <w:keepNext/>
              <w:cnfStyle w:val="000000100000" w:firstRow="0" w:lastRow="0" w:firstColumn="0" w:lastColumn="0" w:oddVBand="0" w:evenVBand="0" w:oddHBand="1" w:evenHBand="0" w:firstRowFirstColumn="0" w:firstRowLastColumn="0" w:lastRowFirstColumn="0" w:lastRowLastColumn="0"/>
              <w:rPr>
                <w:ins w:id="5580" w:author="Sahin, Burak" w:date="2017-03-31T13:14:00Z"/>
              </w:rPr>
            </w:pPr>
          </w:p>
        </w:tc>
      </w:tr>
      <w:tr w:rsidR="006C3488" w14:paraId="421CB762" w14:textId="77777777" w:rsidTr="00513F08">
        <w:trPr>
          <w:ins w:id="5581" w:author="Sahin, Burak" w:date="2017-03-31T13:14:00Z"/>
        </w:trPr>
        <w:tc>
          <w:tcPr>
            <w:cnfStyle w:val="001000000000" w:firstRow="0" w:lastRow="0" w:firstColumn="1" w:lastColumn="0" w:oddVBand="0" w:evenVBand="0" w:oddHBand="0" w:evenHBand="0" w:firstRowFirstColumn="0" w:firstRowLastColumn="0" w:lastRowFirstColumn="0" w:lastRowLastColumn="0"/>
            <w:tcW w:w="0" w:type="auto"/>
            <w:vMerge/>
          </w:tcPr>
          <w:p w14:paraId="1C1840A9" w14:textId="77777777" w:rsidR="006C3488" w:rsidRDefault="006C3488" w:rsidP="00E87AC5">
            <w:pPr>
              <w:rPr>
                <w:ins w:id="5582" w:author="Sahin, Burak" w:date="2017-03-31T13:14:00Z"/>
              </w:rPr>
            </w:pPr>
          </w:p>
        </w:tc>
        <w:tc>
          <w:tcPr>
            <w:tcW w:w="0" w:type="auto"/>
            <w:vAlign w:val="center"/>
          </w:tcPr>
          <w:p w14:paraId="69754D16" w14:textId="0C0A8B1C" w:rsidR="006C3488" w:rsidRDefault="006C3488" w:rsidP="00E87AC5">
            <w:pPr>
              <w:cnfStyle w:val="000000000000" w:firstRow="0" w:lastRow="0" w:firstColumn="0" w:lastColumn="0" w:oddVBand="0" w:evenVBand="0" w:oddHBand="0" w:evenHBand="0" w:firstRowFirstColumn="0" w:firstRowLastColumn="0" w:lastRowFirstColumn="0" w:lastRowLastColumn="0"/>
              <w:rPr>
                <w:ins w:id="5583" w:author="Sahin, Burak" w:date="2017-03-31T13:14:00Z"/>
              </w:rPr>
            </w:pPr>
            <w:ins w:id="5584" w:author="Sahin, Burak" w:date="2017-03-31T13:15:00Z">
              <w:r>
                <w:rPr>
                  <w:rFonts w:ascii="Calibri" w:hAnsi="Calibri"/>
                  <w:color w:val="000000"/>
                </w:rPr>
                <w:t>Current Texas vehicle registration or title</w:t>
              </w:r>
            </w:ins>
          </w:p>
        </w:tc>
        <w:tc>
          <w:tcPr>
            <w:tcW w:w="0" w:type="auto"/>
            <w:vMerge/>
          </w:tcPr>
          <w:p w14:paraId="541B3FF3"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585" w:author="Sahin, Burak" w:date="2017-03-31T13:14:00Z"/>
              </w:rPr>
            </w:pPr>
          </w:p>
        </w:tc>
        <w:tc>
          <w:tcPr>
            <w:tcW w:w="0" w:type="auto"/>
            <w:vMerge/>
          </w:tcPr>
          <w:p w14:paraId="347129E4"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586" w:author="Sahin, Burak" w:date="2017-03-31T13:14:00Z"/>
              </w:rPr>
            </w:pPr>
          </w:p>
        </w:tc>
        <w:tc>
          <w:tcPr>
            <w:tcW w:w="0" w:type="auto"/>
            <w:vMerge/>
          </w:tcPr>
          <w:p w14:paraId="7460D6C8" w14:textId="77777777" w:rsidR="006C3488" w:rsidRDefault="006C3488" w:rsidP="00E87AC5">
            <w:pPr>
              <w:keepNext/>
              <w:cnfStyle w:val="000000000000" w:firstRow="0" w:lastRow="0" w:firstColumn="0" w:lastColumn="0" w:oddVBand="0" w:evenVBand="0" w:oddHBand="0" w:evenHBand="0" w:firstRowFirstColumn="0" w:firstRowLastColumn="0" w:lastRowFirstColumn="0" w:lastRowLastColumn="0"/>
              <w:rPr>
                <w:ins w:id="5587" w:author="Sahin, Burak" w:date="2017-03-31T13:14:00Z"/>
              </w:rPr>
            </w:pPr>
          </w:p>
        </w:tc>
      </w:tr>
      <w:tr w:rsidR="006C3488" w14:paraId="33DD6AA0" w14:textId="77777777" w:rsidTr="00513F08">
        <w:trPr>
          <w:cnfStyle w:val="000000100000" w:firstRow="0" w:lastRow="0" w:firstColumn="0" w:lastColumn="0" w:oddVBand="0" w:evenVBand="0" w:oddHBand="1" w:evenHBand="0" w:firstRowFirstColumn="0" w:firstRowLastColumn="0" w:lastRowFirstColumn="0" w:lastRowLastColumn="0"/>
          <w:ins w:id="5588" w:author="Sahin, Burak" w:date="2017-03-31T13:14:00Z"/>
        </w:trPr>
        <w:tc>
          <w:tcPr>
            <w:cnfStyle w:val="001000000000" w:firstRow="0" w:lastRow="0" w:firstColumn="1" w:lastColumn="0" w:oddVBand="0" w:evenVBand="0" w:oddHBand="0" w:evenHBand="0" w:firstRowFirstColumn="0" w:firstRowLastColumn="0" w:lastRowFirstColumn="0" w:lastRowLastColumn="0"/>
            <w:tcW w:w="0" w:type="auto"/>
            <w:vMerge/>
          </w:tcPr>
          <w:p w14:paraId="62B406D6" w14:textId="77777777" w:rsidR="006C3488" w:rsidRDefault="006C3488" w:rsidP="00E87AC5">
            <w:pPr>
              <w:rPr>
                <w:ins w:id="5589" w:author="Sahin, Burak" w:date="2017-03-31T13:14:00Z"/>
              </w:rPr>
            </w:pPr>
          </w:p>
        </w:tc>
        <w:tc>
          <w:tcPr>
            <w:tcW w:w="0" w:type="auto"/>
            <w:vAlign w:val="center"/>
          </w:tcPr>
          <w:p w14:paraId="2F773096" w14:textId="0B875FB5" w:rsidR="006C3488" w:rsidRDefault="006C3488" w:rsidP="00E87AC5">
            <w:pPr>
              <w:cnfStyle w:val="000000100000" w:firstRow="0" w:lastRow="0" w:firstColumn="0" w:lastColumn="0" w:oddVBand="0" w:evenVBand="0" w:oddHBand="1" w:evenHBand="0" w:firstRowFirstColumn="0" w:firstRowLastColumn="0" w:lastRowFirstColumn="0" w:lastRowLastColumn="0"/>
              <w:rPr>
                <w:ins w:id="5590" w:author="Sahin, Burak" w:date="2017-03-31T13:14:00Z"/>
              </w:rPr>
            </w:pPr>
            <w:ins w:id="5591" w:author="Sahin, Burak" w:date="2017-03-31T13:15:00Z">
              <w:r>
                <w:rPr>
                  <w:rFonts w:ascii="Calibri" w:hAnsi="Calibri"/>
                  <w:color w:val="000000"/>
                </w:rPr>
                <w:t>Current Texas boat registration or title</w:t>
              </w:r>
            </w:ins>
          </w:p>
        </w:tc>
        <w:tc>
          <w:tcPr>
            <w:tcW w:w="0" w:type="auto"/>
            <w:vMerge/>
          </w:tcPr>
          <w:p w14:paraId="0A8FB31A"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592" w:author="Sahin, Burak" w:date="2017-03-31T13:14:00Z"/>
              </w:rPr>
            </w:pPr>
          </w:p>
        </w:tc>
        <w:tc>
          <w:tcPr>
            <w:tcW w:w="0" w:type="auto"/>
            <w:vMerge/>
          </w:tcPr>
          <w:p w14:paraId="45D6A04C"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593" w:author="Sahin, Burak" w:date="2017-03-31T13:14:00Z"/>
              </w:rPr>
            </w:pPr>
          </w:p>
        </w:tc>
        <w:tc>
          <w:tcPr>
            <w:tcW w:w="0" w:type="auto"/>
            <w:vMerge/>
          </w:tcPr>
          <w:p w14:paraId="55D051C2" w14:textId="77777777" w:rsidR="006C3488" w:rsidRDefault="006C3488" w:rsidP="00E87AC5">
            <w:pPr>
              <w:keepNext/>
              <w:cnfStyle w:val="000000100000" w:firstRow="0" w:lastRow="0" w:firstColumn="0" w:lastColumn="0" w:oddVBand="0" w:evenVBand="0" w:oddHBand="1" w:evenHBand="0" w:firstRowFirstColumn="0" w:firstRowLastColumn="0" w:lastRowFirstColumn="0" w:lastRowLastColumn="0"/>
              <w:rPr>
                <w:ins w:id="5594" w:author="Sahin, Burak" w:date="2017-03-31T13:14:00Z"/>
              </w:rPr>
            </w:pPr>
          </w:p>
        </w:tc>
      </w:tr>
      <w:tr w:rsidR="006C3488" w14:paraId="17D0F4EA" w14:textId="77777777" w:rsidTr="00513F08">
        <w:trPr>
          <w:ins w:id="5595" w:author="Sahin, Burak" w:date="2017-03-31T13:14:00Z"/>
        </w:trPr>
        <w:tc>
          <w:tcPr>
            <w:cnfStyle w:val="001000000000" w:firstRow="0" w:lastRow="0" w:firstColumn="1" w:lastColumn="0" w:oddVBand="0" w:evenVBand="0" w:oddHBand="0" w:evenHBand="0" w:firstRowFirstColumn="0" w:firstRowLastColumn="0" w:lastRowFirstColumn="0" w:lastRowLastColumn="0"/>
            <w:tcW w:w="0" w:type="auto"/>
            <w:vMerge/>
          </w:tcPr>
          <w:p w14:paraId="50504C39" w14:textId="77777777" w:rsidR="006C3488" w:rsidRDefault="006C3488" w:rsidP="00E87AC5">
            <w:pPr>
              <w:rPr>
                <w:ins w:id="5596" w:author="Sahin, Burak" w:date="2017-03-31T13:14:00Z"/>
              </w:rPr>
            </w:pPr>
          </w:p>
        </w:tc>
        <w:tc>
          <w:tcPr>
            <w:tcW w:w="0" w:type="auto"/>
            <w:vAlign w:val="center"/>
          </w:tcPr>
          <w:p w14:paraId="33890737" w14:textId="636F4E83" w:rsidR="006C3488" w:rsidRDefault="006C3488" w:rsidP="00E87AC5">
            <w:pPr>
              <w:cnfStyle w:val="000000000000" w:firstRow="0" w:lastRow="0" w:firstColumn="0" w:lastColumn="0" w:oddVBand="0" w:evenVBand="0" w:oddHBand="0" w:evenHBand="0" w:firstRowFirstColumn="0" w:firstRowLastColumn="0" w:lastRowFirstColumn="0" w:lastRowLastColumn="0"/>
              <w:rPr>
                <w:ins w:id="5597" w:author="Sahin, Burak" w:date="2017-03-31T13:14:00Z"/>
              </w:rPr>
            </w:pPr>
            <w:ins w:id="5598" w:author="Sahin, Burak" w:date="2017-03-31T13:15:00Z">
              <w:r>
                <w:rPr>
                  <w:rFonts w:ascii="Calibri" w:hAnsi="Calibri"/>
                  <w:color w:val="000000"/>
                </w:rPr>
                <w:t>Veteran's ID card issued by the U.S. Department of Veteran Affairs</w:t>
              </w:r>
            </w:ins>
          </w:p>
        </w:tc>
        <w:tc>
          <w:tcPr>
            <w:tcW w:w="0" w:type="auto"/>
            <w:vMerge/>
          </w:tcPr>
          <w:p w14:paraId="2AE6A106"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599" w:author="Sahin, Burak" w:date="2017-03-31T13:14:00Z"/>
              </w:rPr>
            </w:pPr>
          </w:p>
        </w:tc>
        <w:tc>
          <w:tcPr>
            <w:tcW w:w="0" w:type="auto"/>
            <w:vMerge/>
          </w:tcPr>
          <w:p w14:paraId="6CBC2710"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600" w:author="Sahin, Burak" w:date="2017-03-31T13:14:00Z"/>
              </w:rPr>
            </w:pPr>
          </w:p>
        </w:tc>
        <w:tc>
          <w:tcPr>
            <w:tcW w:w="0" w:type="auto"/>
            <w:vMerge/>
          </w:tcPr>
          <w:p w14:paraId="09338062" w14:textId="77777777" w:rsidR="006C3488" w:rsidRDefault="006C3488" w:rsidP="00E87AC5">
            <w:pPr>
              <w:keepNext/>
              <w:cnfStyle w:val="000000000000" w:firstRow="0" w:lastRow="0" w:firstColumn="0" w:lastColumn="0" w:oddVBand="0" w:evenVBand="0" w:oddHBand="0" w:evenHBand="0" w:firstRowFirstColumn="0" w:firstRowLastColumn="0" w:lastRowFirstColumn="0" w:lastRowLastColumn="0"/>
              <w:rPr>
                <w:ins w:id="5601" w:author="Sahin, Burak" w:date="2017-03-31T13:14:00Z"/>
              </w:rPr>
            </w:pPr>
          </w:p>
        </w:tc>
      </w:tr>
      <w:tr w:rsidR="006C3488" w14:paraId="0E6819F6" w14:textId="77777777" w:rsidTr="00513F08">
        <w:trPr>
          <w:cnfStyle w:val="000000100000" w:firstRow="0" w:lastRow="0" w:firstColumn="0" w:lastColumn="0" w:oddVBand="0" w:evenVBand="0" w:oddHBand="1" w:evenHBand="0" w:firstRowFirstColumn="0" w:firstRowLastColumn="0" w:lastRowFirstColumn="0" w:lastRowLastColumn="0"/>
          <w:ins w:id="5602" w:author="Sahin, Burak" w:date="2017-03-31T13:14:00Z"/>
        </w:trPr>
        <w:tc>
          <w:tcPr>
            <w:cnfStyle w:val="001000000000" w:firstRow="0" w:lastRow="0" w:firstColumn="1" w:lastColumn="0" w:oddVBand="0" w:evenVBand="0" w:oddHBand="0" w:evenHBand="0" w:firstRowFirstColumn="0" w:firstRowLastColumn="0" w:lastRowFirstColumn="0" w:lastRowLastColumn="0"/>
            <w:tcW w:w="0" w:type="auto"/>
            <w:vMerge/>
          </w:tcPr>
          <w:p w14:paraId="46506928" w14:textId="77777777" w:rsidR="006C3488" w:rsidRDefault="006C3488" w:rsidP="00E87AC5">
            <w:pPr>
              <w:rPr>
                <w:ins w:id="5603" w:author="Sahin, Burak" w:date="2017-03-31T13:14:00Z"/>
              </w:rPr>
            </w:pPr>
          </w:p>
        </w:tc>
        <w:tc>
          <w:tcPr>
            <w:tcW w:w="0" w:type="auto"/>
            <w:vAlign w:val="center"/>
          </w:tcPr>
          <w:p w14:paraId="15DF0D8F" w14:textId="4023D46D" w:rsidR="006C3488" w:rsidRDefault="006C3488" w:rsidP="00E87AC5">
            <w:pPr>
              <w:cnfStyle w:val="000000100000" w:firstRow="0" w:lastRow="0" w:firstColumn="0" w:lastColumn="0" w:oddVBand="0" w:evenVBand="0" w:oddHBand="1" w:evenHBand="0" w:firstRowFirstColumn="0" w:firstRowLastColumn="0" w:lastRowFirstColumn="0" w:lastRowLastColumn="0"/>
              <w:rPr>
                <w:ins w:id="5604" w:author="Sahin, Burak" w:date="2017-03-31T13:14:00Z"/>
              </w:rPr>
            </w:pPr>
            <w:ins w:id="5605" w:author="Sahin, Burak" w:date="2017-03-31T13:15:00Z">
              <w:r>
                <w:rPr>
                  <w:rFonts w:ascii="Calibri" w:hAnsi="Calibri"/>
                  <w:color w:val="000000"/>
                </w:rPr>
                <w:t>Abstract (shortened) birth certificate</w:t>
              </w:r>
            </w:ins>
          </w:p>
        </w:tc>
        <w:tc>
          <w:tcPr>
            <w:tcW w:w="0" w:type="auto"/>
            <w:vMerge/>
          </w:tcPr>
          <w:p w14:paraId="2917DB40"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606" w:author="Sahin, Burak" w:date="2017-03-31T13:14:00Z"/>
              </w:rPr>
            </w:pPr>
          </w:p>
        </w:tc>
        <w:tc>
          <w:tcPr>
            <w:tcW w:w="0" w:type="auto"/>
            <w:vMerge/>
          </w:tcPr>
          <w:p w14:paraId="1342F7DA"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607" w:author="Sahin, Burak" w:date="2017-03-31T13:14:00Z"/>
              </w:rPr>
            </w:pPr>
          </w:p>
        </w:tc>
        <w:tc>
          <w:tcPr>
            <w:tcW w:w="0" w:type="auto"/>
            <w:vMerge/>
          </w:tcPr>
          <w:p w14:paraId="0B2B1242" w14:textId="77777777" w:rsidR="006C3488" w:rsidRDefault="006C3488" w:rsidP="00E87AC5">
            <w:pPr>
              <w:keepNext/>
              <w:cnfStyle w:val="000000100000" w:firstRow="0" w:lastRow="0" w:firstColumn="0" w:lastColumn="0" w:oddVBand="0" w:evenVBand="0" w:oddHBand="1" w:evenHBand="0" w:firstRowFirstColumn="0" w:firstRowLastColumn="0" w:lastRowFirstColumn="0" w:lastRowLastColumn="0"/>
              <w:rPr>
                <w:ins w:id="5608" w:author="Sahin, Burak" w:date="2017-03-31T13:14:00Z"/>
              </w:rPr>
            </w:pPr>
          </w:p>
        </w:tc>
      </w:tr>
      <w:tr w:rsidR="006C3488" w14:paraId="6C557D47" w14:textId="77777777" w:rsidTr="00513F08">
        <w:trPr>
          <w:ins w:id="5609" w:author="Sahin, Burak" w:date="2017-03-31T13:14:00Z"/>
        </w:trPr>
        <w:tc>
          <w:tcPr>
            <w:cnfStyle w:val="001000000000" w:firstRow="0" w:lastRow="0" w:firstColumn="1" w:lastColumn="0" w:oddVBand="0" w:evenVBand="0" w:oddHBand="0" w:evenHBand="0" w:firstRowFirstColumn="0" w:firstRowLastColumn="0" w:lastRowFirstColumn="0" w:lastRowLastColumn="0"/>
            <w:tcW w:w="0" w:type="auto"/>
            <w:vMerge/>
          </w:tcPr>
          <w:p w14:paraId="4AB8BDBF" w14:textId="77777777" w:rsidR="006C3488" w:rsidRDefault="006C3488" w:rsidP="00E87AC5">
            <w:pPr>
              <w:rPr>
                <w:ins w:id="5610" w:author="Sahin, Burak" w:date="2017-03-31T13:14:00Z"/>
              </w:rPr>
            </w:pPr>
          </w:p>
        </w:tc>
        <w:tc>
          <w:tcPr>
            <w:tcW w:w="0" w:type="auto"/>
            <w:vAlign w:val="center"/>
          </w:tcPr>
          <w:p w14:paraId="2C5417E3" w14:textId="39993576" w:rsidR="006C3488" w:rsidRDefault="006C3488" w:rsidP="00E87AC5">
            <w:pPr>
              <w:cnfStyle w:val="000000000000" w:firstRow="0" w:lastRow="0" w:firstColumn="0" w:lastColumn="0" w:oddVBand="0" w:evenVBand="0" w:oddHBand="0" w:evenHBand="0" w:firstRowFirstColumn="0" w:firstRowLastColumn="0" w:lastRowFirstColumn="0" w:lastRowLastColumn="0"/>
              <w:rPr>
                <w:ins w:id="5611" w:author="Sahin, Burak" w:date="2017-03-31T13:14:00Z"/>
              </w:rPr>
            </w:pPr>
            <w:ins w:id="5612" w:author="Sahin, Burak" w:date="2017-03-31T13:15:00Z">
              <w:r>
                <w:rPr>
                  <w:rFonts w:ascii="Calibri" w:hAnsi="Calibri"/>
                  <w:color w:val="000000"/>
                </w:rPr>
                <w:t>Hospital-issued birth record*</w:t>
              </w:r>
            </w:ins>
          </w:p>
        </w:tc>
        <w:tc>
          <w:tcPr>
            <w:tcW w:w="0" w:type="auto"/>
            <w:vMerge/>
          </w:tcPr>
          <w:p w14:paraId="31252E97"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613" w:author="Sahin, Burak" w:date="2017-03-31T13:14:00Z"/>
              </w:rPr>
            </w:pPr>
          </w:p>
        </w:tc>
        <w:tc>
          <w:tcPr>
            <w:tcW w:w="0" w:type="auto"/>
            <w:vMerge/>
          </w:tcPr>
          <w:p w14:paraId="7A792980" w14:textId="77777777" w:rsidR="006C3488" w:rsidRDefault="006C3488" w:rsidP="00E87AC5">
            <w:pPr>
              <w:cnfStyle w:val="000000000000" w:firstRow="0" w:lastRow="0" w:firstColumn="0" w:lastColumn="0" w:oddVBand="0" w:evenVBand="0" w:oddHBand="0" w:evenHBand="0" w:firstRowFirstColumn="0" w:firstRowLastColumn="0" w:lastRowFirstColumn="0" w:lastRowLastColumn="0"/>
              <w:rPr>
                <w:ins w:id="5614" w:author="Sahin, Burak" w:date="2017-03-31T13:14:00Z"/>
              </w:rPr>
            </w:pPr>
          </w:p>
        </w:tc>
        <w:tc>
          <w:tcPr>
            <w:tcW w:w="0" w:type="auto"/>
            <w:vMerge/>
          </w:tcPr>
          <w:p w14:paraId="1539FAC1" w14:textId="77777777" w:rsidR="006C3488" w:rsidRDefault="006C3488" w:rsidP="00E87AC5">
            <w:pPr>
              <w:keepNext/>
              <w:cnfStyle w:val="000000000000" w:firstRow="0" w:lastRow="0" w:firstColumn="0" w:lastColumn="0" w:oddVBand="0" w:evenVBand="0" w:oddHBand="0" w:evenHBand="0" w:firstRowFirstColumn="0" w:firstRowLastColumn="0" w:lastRowFirstColumn="0" w:lastRowLastColumn="0"/>
              <w:rPr>
                <w:ins w:id="5615" w:author="Sahin, Burak" w:date="2017-03-31T13:14:00Z"/>
              </w:rPr>
            </w:pPr>
          </w:p>
        </w:tc>
      </w:tr>
      <w:tr w:rsidR="006C3488" w14:paraId="11CF96D4" w14:textId="77777777" w:rsidTr="00513F08">
        <w:trPr>
          <w:cnfStyle w:val="000000100000" w:firstRow="0" w:lastRow="0" w:firstColumn="0" w:lastColumn="0" w:oddVBand="0" w:evenVBand="0" w:oddHBand="1" w:evenHBand="0" w:firstRowFirstColumn="0" w:firstRowLastColumn="0" w:lastRowFirstColumn="0" w:lastRowLastColumn="0"/>
          <w:ins w:id="5616" w:author="Sahin, Burak" w:date="2017-03-31T13:14:00Z"/>
        </w:trPr>
        <w:tc>
          <w:tcPr>
            <w:cnfStyle w:val="001000000000" w:firstRow="0" w:lastRow="0" w:firstColumn="1" w:lastColumn="0" w:oddVBand="0" w:evenVBand="0" w:oddHBand="0" w:evenHBand="0" w:firstRowFirstColumn="0" w:firstRowLastColumn="0" w:lastRowFirstColumn="0" w:lastRowLastColumn="0"/>
            <w:tcW w:w="0" w:type="auto"/>
            <w:vMerge/>
          </w:tcPr>
          <w:p w14:paraId="26B3EB5B" w14:textId="77777777" w:rsidR="006C3488" w:rsidRDefault="006C3488" w:rsidP="00E87AC5">
            <w:pPr>
              <w:rPr>
                <w:ins w:id="5617" w:author="Sahin, Burak" w:date="2017-03-31T13:14:00Z"/>
              </w:rPr>
            </w:pPr>
          </w:p>
        </w:tc>
        <w:tc>
          <w:tcPr>
            <w:tcW w:w="0" w:type="auto"/>
            <w:vAlign w:val="center"/>
          </w:tcPr>
          <w:p w14:paraId="5F58BE86" w14:textId="45A4BDDE" w:rsidR="006C3488" w:rsidRDefault="006C3488" w:rsidP="00E87AC5">
            <w:pPr>
              <w:cnfStyle w:val="000000100000" w:firstRow="0" w:lastRow="0" w:firstColumn="0" w:lastColumn="0" w:oddVBand="0" w:evenVBand="0" w:oddHBand="1" w:evenHBand="0" w:firstRowFirstColumn="0" w:firstRowLastColumn="0" w:lastRowFirstColumn="0" w:lastRowLastColumn="0"/>
              <w:rPr>
                <w:ins w:id="5618" w:author="Sahin, Burak" w:date="2017-03-31T13:14:00Z"/>
              </w:rPr>
            </w:pPr>
            <w:ins w:id="5619" w:author="Sahin, Burak" w:date="2017-03-31T13:15:00Z">
              <w:r>
                <w:rPr>
                  <w:rFonts w:ascii="Calibri" w:hAnsi="Calibri"/>
                  <w:color w:val="000000"/>
                </w:rPr>
                <w:t>Military records (e.g., Form DD-214, DD-215, NGB-22)</w:t>
              </w:r>
            </w:ins>
          </w:p>
        </w:tc>
        <w:tc>
          <w:tcPr>
            <w:tcW w:w="0" w:type="auto"/>
            <w:vMerge/>
          </w:tcPr>
          <w:p w14:paraId="6A920AEC"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620" w:author="Sahin, Burak" w:date="2017-03-31T13:14:00Z"/>
              </w:rPr>
            </w:pPr>
          </w:p>
        </w:tc>
        <w:tc>
          <w:tcPr>
            <w:tcW w:w="0" w:type="auto"/>
            <w:vMerge/>
          </w:tcPr>
          <w:p w14:paraId="7FB9DD51" w14:textId="77777777" w:rsidR="006C3488" w:rsidRDefault="006C3488" w:rsidP="00E87AC5">
            <w:pPr>
              <w:cnfStyle w:val="000000100000" w:firstRow="0" w:lastRow="0" w:firstColumn="0" w:lastColumn="0" w:oddVBand="0" w:evenVBand="0" w:oddHBand="1" w:evenHBand="0" w:firstRowFirstColumn="0" w:firstRowLastColumn="0" w:lastRowFirstColumn="0" w:lastRowLastColumn="0"/>
              <w:rPr>
                <w:ins w:id="5621" w:author="Sahin, Burak" w:date="2017-03-31T13:14:00Z"/>
              </w:rPr>
            </w:pPr>
          </w:p>
        </w:tc>
        <w:tc>
          <w:tcPr>
            <w:tcW w:w="0" w:type="auto"/>
            <w:vMerge/>
          </w:tcPr>
          <w:p w14:paraId="186C679C" w14:textId="77777777" w:rsidR="006C3488" w:rsidRDefault="006C3488">
            <w:pPr>
              <w:keepNext/>
              <w:cnfStyle w:val="000000100000" w:firstRow="0" w:lastRow="0" w:firstColumn="0" w:lastColumn="0" w:oddVBand="0" w:evenVBand="0" w:oddHBand="1" w:evenHBand="0" w:firstRowFirstColumn="0" w:firstRowLastColumn="0" w:lastRowFirstColumn="0" w:lastRowLastColumn="0"/>
              <w:rPr>
                <w:ins w:id="5622" w:author="Sahin, Burak" w:date="2017-03-31T13:14:00Z"/>
              </w:rPr>
            </w:pPr>
          </w:p>
        </w:tc>
      </w:tr>
    </w:tbl>
    <w:p w14:paraId="2CD74B11" w14:textId="7D97958F" w:rsidR="00513F08" w:rsidRDefault="00513F08">
      <w:pPr>
        <w:pStyle w:val="Caption"/>
        <w:jc w:val="center"/>
        <w:rPr>
          <w:ins w:id="5623" w:author="Sahin, Burak" w:date="2017-03-31T13:48:00Z"/>
        </w:rPr>
        <w:pPrChange w:id="5624" w:author="Sahin, Burak" w:date="2017-03-31T13:49:00Z">
          <w:pPr>
            <w:pStyle w:val="Caption"/>
          </w:pPr>
        </w:pPrChange>
      </w:pPr>
      <w:bookmarkStart w:id="5625" w:name="_Ref477435838"/>
      <w:bookmarkStart w:id="5626" w:name="_Toc478731273"/>
      <w:ins w:id="5627" w:author="Sahin, Burak" w:date="2017-03-31T13:48:00Z">
        <w:r>
          <w:t xml:space="preserve">Table </w:t>
        </w:r>
        <w:r>
          <w:fldChar w:fldCharType="begin"/>
        </w:r>
        <w:r>
          <w:instrText xml:space="preserve"> SEQ Table \* ARABIC </w:instrText>
        </w:r>
      </w:ins>
      <w:r>
        <w:fldChar w:fldCharType="separate"/>
      </w:r>
      <w:ins w:id="5628" w:author="Sahin, Burak" w:date="2017-03-31T13:48:00Z">
        <w:r>
          <w:rPr>
            <w:noProof/>
          </w:rPr>
          <w:t>16</w:t>
        </w:r>
        <w:r>
          <w:fldChar w:fldCharType="end"/>
        </w:r>
        <w:r>
          <w:t>: Requirements for Texas</w:t>
        </w:r>
      </w:ins>
    </w:p>
    <w:bookmarkEnd w:id="5625"/>
    <w:bookmarkEnd w:id="5626"/>
    <w:p w14:paraId="6081BDFF" w14:textId="41D6A5E3" w:rsidR="00742911" w:rsidRPr="009058B8" w:rsidRDefault="00742911">
      <w:pPr>
        <w:pStyle w:val="Caption"/>
        <w:jc w:val="center"/>
        <w:pPrChange w:id="5629" w:author="Sahin, Burak" w:date="2017-03-31T10:53:00Z">
          <w:pPr/>
        </w:pPrChange>
      </w:pPr>
    </w:p>
    <w:sectPr w:rsidR="00742911" w:rsidRPr="009058B8">
      <w:head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89" w:author="Paul Grassi" w:date="2017-02-13T16:54:00Z" w:initials="PAG">
    <w:p w14:paraId="4252F5E8" w14:textId="3E873A14" w:rsidR="00B22746" w:rsidRDefault="00B22746">
      <w:pPr>
        <w:pStyle w:val="CommentText"/>
      </w:pPr>
      <w:r>
        <w:rPr>
          <w:rStyle w:val="CommentReference"/>
        </w:rPr>
        <w:annotationRef/>
      </w:r>
      <w:r>
        <w:t>We don’t need this.  -63 should be complete and clear. If we want to put anything in this it could be commentary on partitioning systems that may have IAL1 and IAL2/3 compartments.  Don’t want to proof until you hit IAL2.  Could also be a running list of information that if collected, regardless of whether it is verified, would require MFA.  Not down to the attribute level, but categories we consider ‘personal information’.</w:t>
      </w:r>
    </w:p>
    <w:p w14:paraId="798BBED1" w14:textId="77777777" w:rsidR="00B22746" w:rsidRDefault="00B22746">
      <w:pPr>
        <w:pStyle w:val="CommentText"/>
      </w:pPr>
    </w:p>
  </w:comment>
  <w:comment w:id="290" w:author="Sahin, Burak" w:date="2017-03-21T11:27:00Z" w:initials="BS">
    <w:p w14:paraId="01246385" w14:textId="5385D07E" w:rsidR="00B22746" w:rsidRDefault="00B22746">
      <w:pPr>
        <w:pStyle w:val="CommentText"/>
      </w:pPr>
      <w:r>
        <w:rPr>
          <w:rStyle w:val="CommentReference"/>
        </w:rPr>
        <w:annotationRef/>
      </w:r>
      <w:r>
        <w:t>Addressed by additional language at the end of this paragraph.</w:t>
      </w:r>
    </w:p>
  </w:comment>
  <w:comment w:id="502" w:author="Paul Grassi" w:date="2017-02-13T16:58:00Z" w:initials="PAG">
    <w:p w14:paraId="04D85157" w14:textId="75664772" w:rsidR="00B22746" w:rsidRDefault="00B22746">
      <w:pPr>
        <w:pStyle w:val="CommentText"/>
      </w:pPr>
      <w:r>
        <w:rPr>
          <w:rStyle w:val="CommentReference"/>
        </w:rPr>
        <w:annotationRef/>
      </w:r>
      <w:r>
        <w:t xml:space="preserve">Let’s say at the beginning this doc is to help, but doesn’t have any requirements the </w:t>
      </w:r>
      <w:proofErr w:type="spellStart"/>
      <w:r>
        <w:t>implementor</w:t>
      </w:r>
      <w:proofErr w:type="spellEnd"/>
      <w:r>
        <w:t xml:space="preserve"> is required to follow per FISMA.  Then let’s try our hardest to avoid requirement-like terms, such as MUST.</w:t>
      </w:r>
    </w:p>
    <w:p w14:paraId="49183E55" w14:textId="77777777" w:rsidR="00B22746" w:rsidRDefault="00B22746">
      <w:pPr>
        <w:pStyle w:val="CommentText"/>
      </w:pPr>
    </w:p>
  </w:comment>
  <w:comment w:id="503" w:author="Sahin, Burak" w:date="2017-03-21T11:31:00Z" w:initials="BS">
    <w:p w14:paraId="421C1D8B" w14:textId="27FBE013" w:rsidR="00B22746" w:rsidRDefault="00B22746">
      <w:pPr>
        <w:pStyle w:val="CommentText"/>
      </w:pPr>
      <w:r>
        <w:rPr>
          <w:rStyle w:val="CommentReference"/>
        </w:rPr>
        <w:annotationRef/>
      </w:r>
      <w:r>
        <w:t>Sentence in question has been deleted</w:t>
      </w:r>
    </w:p>
  </w:comment>
  <w:comment w:id="512" w:author="Paul Grassi" w:date="2017-02-13T16:59:00Z" w:initials="PAG">
    <w:p w14:paraId="6FCFE483" w14:textId="2B58ED45" w:rsidR="00B22746" w:rsidRDefault="00B22746">
      <w:pPr>
        <w:pStyle w:val="CommentText"/>
      </w:pPr>
      <w:r>
        <w:rPr>
          <w:rStyle w:val="CommentReference"/>
        </w:rPr>
        <w:annotationRef/>
      </w:r>
      <w:r>
        <w:t>Reads old-school.  Need to talk about digital capture of documents, to include readers.</w:t>
      </w:r>
    </w:p>
  </w:comment>
  <w:comment w:id="805" w:author="Paul Grassi" w:date="2017-02-13T17:00:00Z" w:initials="PAG">
    <w:p w14:paraId="6214CE2A" w14:textId="5BF6DCD6" w:rsidR="00B22746" w:rsidRDefault="00B22746">
      <w:pPr>
        <w:pStyle w:val="CommentText"/>
      </w:pPr>
      <w:r>
        <w:rPr>
          <w:rStyle w:val="CommentReference"/>
        </w:rPr>
        <w:annotationRef/>
      </w:r>
      <w:r>
        <w:t>Remove.  No usability in this doc.</w:t>
      </w:r>
    </w:p>
  </w:comment>
  <w:comment w:id="906" w:author="Paul Grassi" w:date="2017-02-13T17:07:00Z" w:initials="PAG">
    <w:p w14:paraId="5574923B" w14:textId="4194D255" w:rsidR="00B22746" w:rsidRDefault="00B22746">
      <w:pPr>
        <w:pStyle w:val="CommentText"/>
      </w:pPr>
      <w:r>
        <w:rPr>
          <w:rStyle w:val="CommentReference"/>
        </w:rPr>
        <w:annotationRef/>
      </w:r>
      <w:r>
        <w:t>Painful, complex, and charged as it is, we need to discuss name change, marriage, sex change, etc.</w:t>
      </w:r>
    </w:p>
  </w:comment>
  <w:comment w:id="984" w:author="Paul Grassi" w:date="2017-02-13T17:05:00Z" w:initials="PAG">
    <w:p w14:paraId="634203F7" w14:textId="190E5785" w:rsidR="00B22746" w:rsidRDefault="00B22746">
      <w:pPr>
        <w:pStyle w:val="CommentText"/>
      </w:pPr>
      <w:r>
        <w:rPr>
          <w:rStyle w:val="CommentReference"/>
        </w:rPr>
        <w:annotationRef/>
      </w:r>
      <w:r>
        <w:t xml:space="preserve">Need to be very thorough and </w:t>
      </w:r>
      <w:proofErr w:type="spellStart"/>
      <w:r>
        <w:t>disuss</w:t>
      </w:r>
      <w:proofErr w:type="spellEnd"/>
      <w:r>
        <w:t xml:space="preserve"> just how many attributes can be fuzzy matched.  Need to also figure out how fuzzy is too fuzzy.  Maybe this become requirements in-63 down the road.  Also need lots of language about complex names that may be more common with international individuals.</w:t>
      </w:r>
    </w:p>
  </w:comment>
  <w:comment w:id="1112" w:author="Paul Grassi" w:date="2017-02-13T17:08:00Z" w:initials="PAG">
    <w:p w14:paraId="5797AA43" w14:textId="34D13DD2" w:rsidR="00B22746" w:rsidRDefault="00B22746">
      <w:pPr>
        <w:pStyle w:val="CommentText"/>
      </w:pPr>
      <w:r>
        <w:rPr>
          <w:rStyle w:val="CommentReference"/>
        </w:rPr>
        <w:annotationRef/>
      </w:r>
      <w:r>
        <w:t xml:space="preserve">KBV is not if the above fails, it’s an agency choice to start the process with higher confidence. Again, maybe this means we add some new requirements to -63 (I doubt it), but we need explore this.  Maybe it’s a way to verify self-asserted attributes that allow </w:t>
      </w:r>
      <w:proofErr w:type="spellStart"/>
      <w:r>
        <w:t>agenies</w:t>
      </w:r>
      <w:proofErr w:type="spellEnd"/>
      <w:r>
        <w:t xml:space="preserve"> to query other datasets.  Lot’s to discuss here.</w:t>
      </w:r>
    </w:p>
  </w:comment>
  <w:comment w:id="1134" w:author="Sahin, Burak" w:date="2017-06-02T14:46:00Z" w:initials="BS">
    <w:p w14:paraId="3F646B6D" w14:textId="05DF4381" w:rsidR="00B22746" w:rsidRDefault="00B22746">
      <w:pPr>
        <w:pStyle w:val="CommentText"/>
      </w:pPr>
      <w:r>
        <w:rPr>
          <w:rStyle w:val="CommentReference"/>
        </w:rPr>
        <w:annotationRef/>
      </w:r>
      <w:r>
        <w:t xml:space="preserve">Include </w:t>
      </w:r>
      <w:proofErr w:type="spellStart"/>
      <w:r>
        <w:t>counterfraud</w:t>
      </w:r>
      <w:proofErr w:type="spellEnd"/>
      <w:r>
        <w:t xml:space="preserve"> and activity history from GPG.</w:t>
      </w:r>
    </w:p>
  </w:comment>
  <w:comment w:id="1260" w:author="Sahin, Burak" w:date="2017-03-29T18:06:00Z" w:initials="BS">
    <w:p w14:paraId="3787FC4E" w14:textId="27ADAD2B" w:rsidR="00B22746" w:rsidRDefault="00B22746">
      <w:pPr>
        <w:pStyle w:val="CommentText"/>
      </w:pPr>
      <w:r>
        <w:rPr>
          <w:rStyle w:val="CommentReference"/>
        </w:rPr>
        <w:annotationRef/>
      </w:r>
      <w:r>
        <w:t>What would be the US equivalent of UK’s Money Laundering Regulations of 2007?</w:t>
      </w:r>
    </w:p>
  </w:comment>
  <w:comment w:id="1820" w:author="Paul Grassi" w:date="2017-02-13T17:09:00Z" w:initials="PAG">
    <w:p w14:paraId="23EC1197" w14:textId="6269FEBF" w:rsidR="00B22746" w:rsidRDefault="00B22746">
      <w:pPr>
        <w:pStyle w:val="CommentText"/>
      </w:pPr>
      <w:r>
        <w:rPr>
          <w:rStyle w:val="CommentReference"/>
        </w:rPr>
        <w:annotationRef/>
      </w:r>
      <w:r>
        <w:t>This happens above.</w:t>
      </w:r>
    </w:p>
  </w:comment>
  <w:comment w:id="1825" w:author="Galluzzo, Ryan (US - Arlington)" w:date="2016-12-12T13:19:00Z" w:initials="GR(-A">
    <w:p w14:paraId="463EF8E7" w14:textId="44038EEA" w:rsidR="00B22746" w:rsidRDefault="00B22746">
      <w:pPr>
        <w:pStyle w:val="CommentText"/>
      </w:pPr>
      <w:r>
        <w:rPr>
          <w:rStyle w:val="CommentReference"/>
        </w:rPr>
        <w:annotationRef/>
      </w:r>
      <w:r>
        <w:t xml:space="preserve">Add a table for LOA 2 &amp; LOA 3. Let’s also add a table with the language describing the different types of evidence and examples of what those types would be. </w:t>
      </w:r>
    </w:p>
  </w:comment>
  <w:comment w:id="1826" w:author="Paul Grassi" w:date="2017-02-13T17:10:00Z" w:initials="PAG">
    <w:p w14:paraId="175ECCCA" w14:textId="30E8BE18" w:rsidR="00B22746" w:rsidRDefault="00B22746">
      <w:pPr>
        <w:pStyle w:val="CommentText"/>
      </w:pPr>
      <w:r>
        <w:rPr>
          <w:rStyle w:val="CommentReference"/>
        </w:rPr>
        <w:annotationRef/>
      </w:r>
      <w:r>
        <w:t xml:space="preserve">This is going to require </w:t>
      </w:r>
      <w:proofErr w:type="spellStart"/>
      <w:r>
        <w:t>lot’s</w:t>
      </w:r>
      <w:proofErr w:type="spellEnd"/>
      <w:r>
        <w:t xml:space="preserve"> of homework.  What states mandate this to get a DMV?  What situations does the State </w:t>
      </w:r>
      <w:proofErr w:type="spellStart"/>
      <w:r>
        <w:t>Dept</w:t>
      </w:r>
      <w:proofErr w:type="spellEnd"/>
      <w:r>
        <w:t xml:space="preserve"> require this.  If we query the issuing source will it tell us? What does it mean to have an ID issued by a </w:t>
      </w:r>
      <w:proofErr w:type="spellStart"/>
      <w:r>
        <w:t>RealID</w:t>
      </w:r>
      <w:proofErr w:type="spellEnd"/>
      <w:r>
        <w:t xml:space="preserve"> state?  When did </w:t>
      </w:r>
      <w:proofErr w:type="spellStart"/>
      <w:r>
        <w:t>RealID</w:t>
      </w:r>
      <w:proofErr w:type="spellEnd"/>
      <w:r>
        <w:t xml:space="preserve"> get implemented – meaning what years did the state start issuing compliant licenses.  What happens if the license is issued before compliance?</w:t>
      </w:r>
    </w:p>
  </w:comment>
  <w:comment w:id="1931" w:author="Paul Grassi" w:date="2017-02-13T17:16:00Z" w:initials="PAG">
    <w:p w14:paraId="7B76657F" w14:textId="7816A104" w:rsidR="00B22746" w:rsidRDefault="00B22746">
      <w:pPr>
        <w:pStyle w:val="CommentText"/>
      </w:pPr>
      <w:r>
        <w:rPr>
          <w:rStyle w:val="CommentReference"/>
        </w:rPr>
        <w:annotationRef/>
      </w:r>
      <w:r>
        <w:t>Don’t need to repeat this, but we need to explain what some of these mean.  See comments below.</w:t>
      </w:r>
    </w:p>
  </w:comment>
  <w:comment w:id="1982" w:author="Paul Grassi" w:date="2017-02-13T17:11:00Z" w:initials="PAG">
    <w:p w14:paraId="4CFC0AE5" w14:textId="7FEB7B9E" w:rsidR="00B22746" w:rsidRDefault="00B22746">
      <w:pPr>
        <w:pStyle w:val="CommentText"/>
      </w:pPr>
      <w:r>
        <w:rPr>
          <w:rStyle w:val="CommentReference"/>
        </w:rPr>
        <w:annotationRef/>
      </w:r>
      <w:r>
        <w:t>Probably can just make a statement that while these are in -63 for illustrative purposes, we aren’t going to populate the ‘Examples’ of unacceptable and weak.  UNLESS we want to make sure that birth certificate and social security card falls into these categories.</w:t>
      </w:r>
    </w:p>
  </w:comment>
  <w:comment w:id="2321" w:author="Paul Grassi" w:date="2017-02-13T17:17:00Z" w:initials="PAG">
    <w:p w14:paraId="172C1084" w14:textId="7039ACF3" w:rsidR="00B22746" w:rsidRDefault="00B22746">
      <w:pPr>
        <w:pStyle w:val="CommentText"/>
      </w:pPr>
      <w:r>
        <w:rPr>
          <w:rStyle w:val="CommentReference"/>
        </w:rPr>
        <w:annotationRef/>
      </w:r>
      <w:r>
        <w:t xml:space="preserve">Should define what this means.  What processes work?  This is likely </w:t>
      </w:r>
      <w:proofErr w:type="spellStart"/>
      <w:r>
        <w:t>it’s</w:t>
      </w:r>
      <w:proofErr w:type="spellEnd"/>
      <w:r>
        <w:t xml:space="preserve"> own sub-section (applies to all of these requirements)</w:t>
      </w:r>
    </w:p>
  </w:comment>
  <w:comment w:id="2322" w:author="Paul Grassi" w:date="2017-02-13T17:18:00Z" w:initials="PAG">
    <w:p w14:paraId="6FACCE6D" w14:textId="481157EF" w:rsidR="00B22746" w:rsidRDefault="00B22746">
      <w:pPr>
        <w:pStyle w:val="CommentText"/>
      </w:pPr>
      <w:r>
        <w:rPr>
          <w:rStyle w:val="CommentReference"/>
        </w:rPr>
        <w:annotationRef/>
      </w:r>
      <w:r>
        <w:t>Need to discuss reference numbers that are checksums, etc. Maybe a validation thing, but while I think of it writing it here.</w:t>
      </w:r>
    </w:p>
  </w:comment>
  <w:comment w:id="2323" w:author="Paul Grassi" w:date="2017-02-13T17:19:00Z" w:initials="PAG">
    <w:p w14:paraId="5C6745A9" w14:textId="4566F779" w:rsidR="00B22746" w:rsidRDefault="00B22746">
      <w:pPr>
        <w:pStyle w:val="CommentText"/>
      </w:pPr>
      <w:r>
        <w:rPr>
          <w:rStyle w:val="CommentReference"/>
        </w:rPr>
        <w:annotationRef/>
      </w:r>
      <w:r>
        <w:t>See comment about international names.</w:t>
      </w:r>
    </w:p>
  </w:comment>
  <w:comment w:id="2324" w:author="Paul Grassi" w:date="2017-02-13T17:19:00Z" w:initials="PAG">
    <w:p w14:paraId="1A30A903" w14:textId="63DAE914" w:rsidR="00B22746" w:rsidRDefault="00B22746">
      <w:pPr>
        <w:pStyle w:val="CommentText"/>
      </w:pPr>
      <w:r>
        <w:rPr>
          <w:rStyle w:val="CommentReference"/>
        </w:rPr>
        <w:annotationRef/>
      </w:r>
      <w:r>
        <w:t>We need some data on digital watermarks as there is more to digital than encryption and signing.</w:t>
      </w:r>
    </w:p>
  </w:comment>
  <w:comment w:id="2325" w:author="Paul Grassi" w:date="2017-02-13T17:19:00Z" w:initials="PAG">
    <w:p w14:paraId="1765DEC4" w14:textId="5343CE63" w:rsidR="00B22746" w:rsidRDefault="00B22746">
      <w:pPr>
        <w:pStyle w:val="CommentText"/>
      </w:pPr>
      <w:r>
        <w:rPr>
          <w:rStyle w:val="CommentReference"/>
        </w:rPr>
        <w:annotationRef/>
      </w:r>
      <w:r>
        <w:t>Protected by patent law?  Only deployed by 1 vendor? …</w:t>
      </w:r>
    </w:p>
  </w:comment>
  <w:comment w:id="2592" w:author="Paul Grassi" w:date="2017-02-13T17:21:00Z" w:initials="PAG">
    <w:p w14:paraId="4B89C625" w14:textId="6497F30C" w:rsidR="00B22746" w:rsidRDefault="00B22746">
      <w:pPr>
        <w:pStyle w:val="CommentText"/>
      </w:pPr>
      <w:r>
        <w:rPr>
          <w:rStyle w:val="CommentReference"/>
        </w:rPr>
        <w:annotationRef/>
      </w:r>
      <w:r>
        <w:t xml:space="preserve">While I think of it, do we need instructions on collecting? I think we do, but what it will be is things like, camera resolution, lighting, field of view, HTTPs, masking, </w:t>
      </w:r>
      <w:proofErr w:type="spellStart"/>
      <w:r>
        <w:t>etc</w:t>
      </w:r>
      <w:proofErr w:type="spellEnd"/>
      <w:r>
        <w:t>…</w:t>
      </w:r>
    </w:p>
  </w:comment>
  <w:comment w:id="2783" w:author="Paul Grassi" w:date="2017-02-13T17:20:00Z" w:initials="PAG">
    <w:p w14:paraId="74136FB1" w14:textId="5667147C" w:rsidR="00B22746" w:rsidRDefault="00B22746">
      <w:pPr>
        <w:pStyle w:val="CommentText"/>
      </w:pPr>
      <w:r>
        <w:rPr>
          <w:rStyle w:val="CommentReference"/>
        </w:rPr>
        <w:annotationRef/>
      </w:r>
      <w:r>
        <w:t xml:space="preserve">We need to be careful that we aren’t stating </w:t>
      </w:r>
      <w:proofErr w:type="spellStart"/>
      <w:r>
        <w:t>antying</w:t>
      </w:r>
      <w:proofErr w:type="spellEnd"/>
      <w:r>
        <w:t xml:space="preserve"> that makes one stronger than the other.  These are equivalent in -63 eyes, so we need to make sure it remains.</w:t>
      </w:r>
    </w:p>
  </w:comment>
  <w:comment w:id="2793" w:author="Paul Grassi" w:date="2017-02-13T17:26:00Z" w:initials="PAG">
    <w:p w14:paraId="1F6E1809" w14:textId="40A5FFF0" w:rsidR="00B22746" w:rsidRDefault="00B22746">
      <w:pPr>
        <w:pStyle w:val="CommentText"/>
      </w:pPr>
      <w:r>
        <w:rPr>
          <w:rStyle w:val="CommentReference"/>
        </w:rPr>
        <w:annotationRef/>
      </w:r>
      <w:r>
        <w:t>Steal from UK guide</w:t>
      </w:r>
    </w:p>
  </w:comment>
  <w:comment w:id="3086" w:author="Paul Grassi" w:date="2017-02-13T17:27:00Z" w:initials="PAG">
    <w:p w14:paraId="3B587321" w14:textId="12E7E68F" w:rsidR="00B22746" w:rsidRDefault="00B22746">
      <w:pPr>
        <w:pStyle w:val="CommentText"/>
      </w:pPr>
      <w:r>
        <w:rPr>
          <w:rStyle w:val="CommentReference"/>
        </w:rPr>
        <w:annotationRef/>
      </w:r>
      <w:r>
        <w:t xml:space="preserve">Steal from </w:t>
      </w:r>
      <w:proofErr w:type="spellStart"/>
      <w:r>
        <w:t>uk</w:t>
      </w:r>
      <w:proofErr w:type="spellEnd"/>
      <w:r>
        <w:t xml:space="preserve"> guide</w:t>
      </w:r>
    </w:p>
  </w:comment>
  <w:comment w:id="3109" w:author="Paul Grassi" w:date="2017-02-13T17:27:00Z" w:initials="PAG">
    <w:p w14:paraId="0A5B2D95" w14:textId="185B2EA2" w:rsidR="00B22746" w:rsidRDefault="00B22746">
      <w:pPr>
        <w:pStyle w:val="CommentText"/>
      </w:pPr>
      <w:r>
        <w:rPr>
          <w:rStyle w:val="CommentReference"/>
        </w:rPr>
        <w:annotationRef/>
      </w:r>
      <w:r>
        <w:t>Need to really hone in on what counts as ‘physical verification’ done remotely vs a biometric done remotely.</w:t>
      </w:r>
    </w:p>
  </w:comment>
  <w:comment w:id="3153" w:author="Paul Grassi" w:date="2017-02-13T17:28:00Z" w:initials="PAG">
    <w:p w14:paraId="7D18BF50" w14:textId="2E81594B" w:rsidR="00B22746" w:rsidRDefault="00B22746">
      <w:pPr>
        <w:pStyle w:val="CommentText"/>
      </w:pPr>
      <w:r>
        <w:rPr>
          <w:rStyle w:val="CommentReference"/>
        </w:rPr>
        <w:annotationRef/>
      </w:r>
      <w:r>
        <w:t>Elaine can help with what we mean with PAD.  We pointed anyone doing biometrics to the –B section.  But some may not be applicable, so let’s figure that out.  Like throttling requirements…</w:t>
      </w:r>
    </w:p>
  </w:comment>
  <w:comment w:id="3181" w:author="Sahin, Burak" w:date="2017-05-04T14:29:00Z" w:initials="BS">
    <w:p w14:paraId="0325AD0E" w14:textId="7D6EBE9D" w:rsidR="00B22746" w:rsidRDefault="00B22746">
      <w:pPr>
        <w:pStyle w:val="CommentText"/>
      </w:pPr>
      <w:r>
        <w:rPr>
          <w:rStyle w:val="CommentReference"/>
        </w:rPr>
        <w:annotationRef/>
      </w:r>
      <w:r>
        <w:t>Insert reference. In fact, do a whole round-up of hanging references, inconsistencies, etc. throughout the document.</w:t>
      </w:r>
    </w:p>
  </w:comment>
  <w:comment w:id="3497" w:author="Paul Grassi" w:date="2017-02-13T17:28:00Z" w:initials="PAG">
    <w:p w14:paraId="338B83E3" w14:textId="77777777" w:rsidR="00B22746" w:rsidRDefault="00B22746" w:rsidP="003F2F9D">
      <w:pPr>
        <w:pStyle w:val="CommentText"/>
      </w:pPr>
      <w:r>
        <w:rPr>
          <w:rStyle w:val="CommentReference"/>
        </w:rPr>
        <w:annotationRef/>
      </w:r>
      <w:r>
        <w:t xml:space="preserve">One </w:t>
      </w:r>
      <w:proofErr w:type="spellStart"/>
      <w:r>
        <w:t>hangup</w:t>
      </w:r>
      <w:proofErr w:type="spellEnd"/>
      <w:r>
        <w:t xml:space="preserve"> will be serial number.  I think they are ok as an enroll code.</w:t>
      </w:r>
    </w:p>
  </w:comment>
  <w:comment w:id="3736" w:author="Paul Grassi" w:date="2017-02-13T17:30:00Z" w:initials="PAG">
    <w:p w14:paraId="48990AF4" w14:textId="636485AB" w:rsidR="00B22746" w:rsidRDefault="00B22746">
      <w:pPr>
        <w:pStyle w:val="CommentText"/>
      </w:pPr>
      <w:r>
        <w:rPr>
          <w:rStyle w:val="CommentReference"/>
        </w:rPr>
        <w:annotationRef/>
      </w:r>
      <w:r>
        <w:t xml:space="preserve">This has totally changed in the pub comment version, and this section really only applies to the </w:t>
      </w:r>
      <w:proofErr w:type="spellStart"/>
      <w:r>
        <w:t>piv</w:t>
      </w:r>
      <w:proofErr w:type="spellEnd"/>
      <w:r>
        <w:t>.  We will need some explanatory text but not a whole heck of a lot more.</w:t>
      </w:r>
    </w:p>
  </w:comment>
  <w:comment w:id="3743" w:author="Paul Grassi" w:date="2017-02-13T17:31:00Z" w:initials="PAG">
    <w:p w14:paraId="6030919F" w14:textId="65006700" w:rsidR="00B22746" w:rsidRDefault="00B22746">
      <w:pPr>
        <w:pStyle w:val="CommentText"/>
      </w:pPr>
      <w:r>
        <w:rPr>
          <w:rStyle w:val="CommentReference"/>
        </w:rPr>
        <w:annotationRef/>
      </w:r>
      <w:r>
        <w:t>Up to the agency, but we need some strong examples of what referee processes == real proofing</w:t>
      </w:r>
    </w:p>
  </w:comment>
  <w:comment w:id="3820" w:author="Paul Grassi" w:date="2017-02-13T17:32:00Z" w:initials="PAG">
    <w:p w14:paraId="048B2B5F" w14:textId="587C3174" w:rsidR="00B22746" w:rsidRDefault="00B22746">
      <w:pPr>
        <w:pStyle w:val="CommentText"/>
      </w:pPr>
      <w:r>
        <w:rPr>
          <w:rStyle w:val="CommentReference"/>
        </w:rPr>
        <w:annotationRef/>
      </w:r>
      <w:r>
        <w:t>Like the UK guide, we need to discuss actual scanners and devices that are valid.</w:t>
      </w:r>
    </w:p>
  </w:comment>
  <w:comment w:id="3830" w:author="Sahin, Burak" w:date="2017-01-30T10:03:00Z" w:initials="BS">
    <w:p w14:paraId="0AF9C94C" w14:textId="1312B756" w:rsidR="00B22746" w:rsidRDefault="00B22746">
      <w:pPr>
        <w:pStyle w:val="CommentText"/>
      </w:pPr>
      <w:r>
        <w:rPr>
          <w:rStyle w:val="CommentReference"/>
        </w:rPr>
        <w:annotationRef/>
      </w:r>
      <w:r>
        <w:t>Will include details on what the CSP can do to catch fraudulent activities throughout the process and after it is complete. Examples will be provided on geographic qualities (attempting to proof from foreign country while a US resident), liveness of applicant identity (is the declared identity deceased and therefore the attempt fraudulent?), geo-fencing to verify receipt of barcode by applicant.</w:t>
      </w:r>
    </w:p>
  </w:comment>
  <w:comment w:id="3984" w:author="Paul Grassi" w:date="2017-02-13T17:33:00Z" w:initials="PAG">
    <w:p w14:paraId="59170DF7" w14:textId="4984FCFD" w:rsidR="00B22746" w:rsidRDefault="00B22746">
      <w:pPr>
        <w:pStyle w:val="CommentText"/>
      </w:pPr>
      <w:r>
        <w:rPr>
          <w:rStyle w:val="CommentReference"/>
        </w:rPr>
        <w:annotationRef/>
      </w:r>
      <w:r>
        <w:t xml:space="preserve">Good place to talk about schemes like EIDAS and pan </w:t>
      </w:r>
      <w:proofErr w:type="spellStart"/>
      <w:r>
        <w:t>candadian</w:t>
      </w:r>
      <w:proofErr w:type="spellEnd"/>
      <w:r>
        <w:t xml:space="preserve"> trust framework.  Prove possession and ownership and you are done.  And we can say, make sure evidence meets are requirements, no special rules.</w:t>
      </w:r>
    </w:p>
  </w:comment>
  <w:comment w:id="4428" w:author="Paul Grassi" w:date="2017-02-13T17:33:00Z" w:initials="PAG">
    <w:p w14:paraId="0DEA4E54" w14:textId="2F29EA56" w:rsidR="00B22746" w:rsidRDefault="00B22746">
      <w:pPr>
        <w:pStyle w:val="CommentText"/>
      </w:pPr>
      <w:r>
        <w:rPr>
          <w:rStyle w:val="CommentReference"/>
        </w:rPr>
        <w:annotationRef/>
      </w:r>
      <w:proofErr w:type="spellStart"/>
      <w:r>
        <w:t>Permament</w:t>
      </w:r>
      <w:proofErr w:type="spellEnd"/>
      <w:r>
        <w:t xml:space="preserve"> address doesn’t matter.  Phone or email suffices.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98BBED1" w15:done="0"/>
  <w15:commentEx w15:paraId="01246385" w15:paraIdParent="798BBED1" w15:done="0"/>
  <w15:commentEx w15:paraId="49183E55" w15:done="0"/>
  <w15:commentEx w15:paraId="421C1D8B" w15:paraIdParent="49183E55" w15:done="0"/>
  <w15:commentEx w15:paraId="6FCFE483" w15:done="0"/>
  <w15:commentEx w15:paraId="6214CE2A" w15:done="0"/>
  <w15:commentEx w15:paraId="5574923B" w15:done="0"/>
  <w15:commentEx w15:paraId="634203F7" w15:done="0"/>
  <w15:commentEx w15:paraId="5797AA43" w15:done="0"/>
  <w15:commentEx w15:paraId="3F646B6D" w15:done="0"/>
  <w15:commentEx w15:paraId="3787FC4E" w15:done="0"/>
  <w15:commentEx w15:paraId="23EC1197" w15:done="0"/>
  <w15:commentEx w15:paraId="463EF8E7" w15:done="0"/>
  <w15:commentEx w15:paraId="175ECCCA" w15:done="0"/>
  <w15:commentEx w15:paraId="7B76657F" w15:done="0"/>
  <w15:commentEx w15:paraId="4CFC0AE5" w15:done="0"/>
  <w15:commentEx w15:paraId="172C1084" w15:done="0"/>
  <w15:commentEx w15:paraId="6FACCE6D" w15:done="0"/>
  <w15:commentEx w15:paraId="5C6745A9" w15:done="0"/>
  <w15:commentEx w15:paraId="1A30A903" w15:done="0"/>
  <w15:commentEx w15:paraId="1765DEC4" w15:done="0"/>
  <w15:commentEx w15:paraId="4B89C625" w15:done="0"/>
  <w15:commentEx w15:paraId="74136FB1" w15:done="0"/>
  <w15:commentEx w15:paraId="1F6E1809" w15:done="0"/>
  <w15:commentEx w15:paraId="3B587321" w15:done="0"/>
  <w15:commentEx w15:paraId="0A5B2D95" w15:done="0"/>
  <w15:commentEx w15:paraId="7D18BF50" w15:done="0"/>
  <w15:commentEx w15:paraId="0325AD0E" w15:done="0"/>
  <w15:commentEx w15:paraId="338B83E3" w15:done="0"/>
  <w15:commentEx w15:paraId="48990AF4" w15:done="0"/>
  <w15:commentEx w15:paraId="6030919F" w15:done="0"/>
  <w15:commentEx w15:paraId="048B2B5F" w15:done="0"/>
  <w15:commentEx w15:paraId="0AF9C94C" w15:done="0"/>
  <w15:commentEx w15:paraId="59170DF7" w15:done="0"/>
  <w15:commentEx w15:paraId="0DEA4E5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6ECE8E" w14:textId="77777777" w:rsidR="0081505D" w:rsidRDefault="0081505D">
      <w:pPr>
        <w:spacing w:after="0" w:line="240" w:lineRule="auto"/>
      </w:pPr>
      <w:r>
        <w:separator/>
      </w:r>
    </w:p>
  </w:endnote>
  <w:endnote w:type="continuationSeparator" w:id="0">
    <w:p w14:paraId="355CE65A" w14:textId="77777777" w:rsidR="0081505D" w:rsidRDefault="00815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 w:name="Helvetica-Bold">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E82803" w14:textId="77777777" w:rsidR="0081505D" w:rsidRDefault="0081505D">
      <w:pPr>
        <w:spacing w:after="0" w:line="240" w:lineRule="auto"/>
      </w:pPr>
      <w:r>
        <w:separator/>
      </w:r>
    </w:p>
  </w:footnote>
  <w:footnote w:type="continuationSeparator" w:id="0">
    <w:p w14:paraId="2EE8EDF9" w14:textId="77777777" w:rsidR="0081505D" w:rsidRDefault="0081505D">
      <w:pPr>
        <w:spacing w:after="0" w:line="240" w:lineRule="auto"/>
      </w:pPr>
      <w:r>
        <w:continuationSeparator/>
      </w:r>
    </w:p>
  </w:footnote>
  <w:footnote w:id="1">
    <w:p w14:paraId="5B9F59EB" w14:textId="77777777" w:rsidR="00B22746" w:rsidRDefault="00B22746" w:rsidP="001B6BFC">
      <w:pPr>
        <w:pStyle w:val="FootnoteText"/>
        <w:rPr>
          <w:ins w:id="533" w:author="Sahin, Burak" w:date="2017-02-21T13:25:00Z"/>
        </w:rPr>
      </w:pPr>
      <w:ins w:id="534" w:author="Sahin, Burak" w:date="2017-02-21T13:25:00Z">
        <w:r>
          <w:rPr>
            <w:rStyle w:val="FootnoteReference"/>
          </w:rPr>
          <w:footnoteRef/>
        </w:r>
        <w:r>
          <w:t xml:space="preserve"> Photo Requirements. U.S. Passports and International Travel. U.S. </w:t>
        </w:r>
        <w:proofErr w:type="spellStart"/>
        <w:r>
          <w:t>Dept</w:t>
        </w:r>
        <w:proofErr w:type="spellEnd"/>
        <w:r>
          <w:t xml:space="preserve"> of State. Bureau of Consular Affairs.</w:t>
        </w:r>
      </w:ins>
    </w:p>
  </w:footnote>
  <w:footnote w:id="2">
    <w:p w14:paraId="5A49FAF9" w14:textId="1041DD60" w:rsidR="00B22746" w:rsidRDefault="00B22746">
      <w:pPr>
        <w:pStyle w:val="FootnoteText"/>
      </w:pPr>
      <w:ins w:id="975" w:author="Sahin, Burak" w:date="2017-02-20T16:19:00Z">
        <w:r w:rsidRPr="003F2F9D">
          <w:rPr>
            <w:rStyle w:val="FootnoteReference"/>
          </w:rPr>
          <w:footnoteRef/>
        </w:r>
        <w:r w:rsidRPr="003F2F9D">
          <w:t xml:space="preserve"> NASPO-IDPV-60. Establishment of Core Identity Attribute Sets and Supplemental Identity Attributes, Report of the IDPV Identity Resolution Project, Feb. 17, 2014.</w:t>
        </w:r>
      </w:ins>
    </w:p>
  </w:footnote>
  <w:footnote w:id="3">
    <w:p w14:paraId="33EB524A" w14:textId="77777777" w:rsidR="00B22746" w:rsidRDefault="00B22746" w:rsidP="005122EA">
      <w:pPr>
        <w:pStyle w:val="FootnoteText"/>
        <w:rPr>
          <w:ins w:id="1015" w:author="Sahin, Burak" w:date="2017-03-29T17:25:00Z"/>
        </w:rPr>
      </w:pPr>
      <w:ins w:id="1016" w:author="Sahin, Burak" w:date="2017-03-29T17:25:00Z">
        <w:r w:rsidRPr="00BF34CE">
          <w:rPr>
            <w:rStyle w:val="FootnoteReference"/>
          </w:rPr>
          <w:footnoteRef/>
        </w:r>
        <w:r w:rsidRPr="00BF34CE">
          <w:t xml:space="preserve"> Everything you ever wanted to know about Korean surnames. </w:t>
        </w:r>
        <w:proofErr w:type="spellStart"/>
        <w:r w:rsidRPr="00BF34CE">
          <w:t>Jacco</w:t>
        </w:r>
        <w:proofErr w:type="spellEnd"/>
        <w:r w:rsidRPr="00BF34CE">
          <w:t xml:space="preserve"> </w:t>
        </w:r>
        <w:proofErr w:type="spellStart"/>
        <w:r w:rsidRPr="00BF34CE">
          <w:t>Zwetsloot</w:t>
        </w:r>
        <w:proofErr w:type="spellEnd"/>
        <w:r w:rsidRPr="00BF34CE">
          <w:t>. KOREA.net, Aug. 12, 2009</w:t>
        </w:r>
      </w:ins>
    </w:p>
  </w:footnote>
  <w:footnote w:id="4">
    <w:p w14:paraId="2321DB65" w14:textId="6C97B84B" w:rsidR="00B22746" w:rsidRDefault="00B22746">
      <w:pPr>
        <w:pStyle w:val="FootnoteText"/>
      </w:pPr>
      <w:ins w:id="1136" w:author="Sahin, Burak" w:date="2017-03-31T14:30:00Z">
        <w:r>
          <w:rPr>
            <w:rStyle w:val="FootnoteReference"/>
          </w:rPr>
          <w:footnoteRef/>
        </w:r>
        <w:r>
          <w:t xml:space="preserve"> T</w:t>
        </w:r>
        <w:r w:rsidRPr="00CE36E9">
          <w:t>he UK</w:t>
        </w:r>
        <w:r>
          <w:t xml:space="preserve"> government’s</w:t>
        </w:r>
        <w:r w:rsidRPr="00CE36E9">
          <w:t xml:space="preserve"> Identity Proofing and Verification (IPV) Operations Manual v. 2.3.2</w:t>
        </w:r>
        <w:r>
          <w:t xml:space="preserve"> and Good Practice Guide (GPG) 45 have been used as a reference to build the baseline guidance presented in this document.</w:t>
        </w:r>
      </w:ins>
    </w:p>
  </w:footnote>
  <w:footnote w:id="5">
    <w:p w14:paraId="4314F991" w14:textId="6D8FCD96" w:rsidR="00B22746" w:rsidRDefault="00B22746">
      <w:pPr>
        <w:pStyle w:val="FootnoteText"/>
      </w:pPr>
      <w:ins w:id="1865" w:author="Sahin, Burak" w:date="2017-02-21T16:05:00Z">
        <w:r>
          <w:rPr>
            <w:rStyle w:val="FootnoteReference"/>
          </w:rPr>
          <w:footnoteRef/>
        </w:r>
        <w:r>
          <w:t xml:space="preserve"> REAL ID Enforcement </w:t>
        </w:r>
      </w:ins>
      <w:ins w:id="1866" w:author="Sahin, Burak" w:date="2017-02-21T16:06:00Z">
        <w:r>
          <w:t xml:space="preserve">in Brief. </w:t>
        </w:r>
        <w:r w:rsidRPr="00173EB0">
          <w:rPr>
            <w:i/>
          </w:rPr>
          <w:t>Secure Driver’s Licenses</w:t>
        </w:r>
        <w:r>
          <w:t>. Department of Homeland Security website.</w:t>
        </w:r>
      </w:ins>
    </w:p>
  </w:footnote>
  <w:footnote w:id="6">
    <w:p w14:paraId="799483F3" w14:textId="3819175E" w:rsidR="00B22746" w:rsidRPr="00270D93" w:rsidRDefault="00B22746">
      <w:pPr>
        <w:pStyle w:val="FootnoteText"/>
        <w:rPr>
          <w:i/>
          <w:rPrChange w:id="4146" w:author="Sahin, Burak" w:date="2017-03-31T10:26:00Z">
            <w:rPr/>
          </w:rPrChange>
        </w:rPr>
      </w:pPr>
      <w:ins w:id="4147" w:author="Sahin, Burak" w:date="2017-03-31T10:26:00Z">
        <w:r w:rsidRPr="00270D93">
          <w:rPr>
            <w:rStyle w:val="FootnoteReference"/>
            <w:sz w:val="22"/>
            <w:rPrChange w:id="4148" w:author="Sahin, Burak" w:date="2017-03-31T10:27:00Z">
              <w:rPr>
                <w:rStyle w:val="FootnoteReference"/>
              </w:rPr>
            </w:rPrChange>
          </w:rPr>
          <w:footnoteRef/>
        </w:r>
        <w:r w:rsidRPr="00270D93">
          <w:rPr>
            <w:sz w:val="22"/>
            <w:rPrChange w:id="4149" w:author="Sahin, Burak" w:date="2017-03-31T10:27:00Z">
              <w:rPr/>
            </w:rPrChange>
          </w:rPr>
          <w:t xml:space="preserve"> Guideline on Identity Assurance. </w:t>
        </w:r>
        <w:r w:rsidRPr="00270D93">
          <w:rPr>
            <w:i/>
            <w:sz w:val="22"/>
            <w:rPrChange w:id="4150" w:author="Sahin, Burak" w:date="2017-03-31T10:27:00Z">
              <w:rPr>
                <w:i/>
              </w:rPr>
            </w:rPrChange>
          </w:rPr>
          <w:t xml:space="preserve">Policies, Directives, Standards and Guidelines. Government of Canada. </w:t>
        </w:r>
        <w:r w:rsidRPr="00270D93">
          <w:rPr>
            <w:sz w:val="22"/>
            <w:rPrChange w:id="4151" w:author="Sahin, Burak" w:date="2017-03-31T10:27:00Z">
              <w:rPr>
                <w:i/>
              </w:rPr>
            </w:rPrChange>
          </w:rPr>
          <w:t>https://www.tbs-sct.gc.ca/pol/doc-eng.aspx?id=30678&amp;section=HTML</w:t>
        </w:r>
      </w:ins>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823F91" w14:textId="77777777" w:rsidR="00B22746" w:rsidRDefault="00B22746">
    <w:pPr>
      <w:pStyle w:val="Header"/>
    </w:pPr>
    <w:r>
      <w:t xml:space="preserve">DRAFT: Pre-decisional draft for NIST consideration only.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F4207"/>
    <w:multiLevelType w:val="hybridMultilevel"/>
    <w:tmpl w:val="A2426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8459B"/>
    <w:multiLevelType w:val="multilevel"/>
    <w:tmpl w:val="1216139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0A94081D"/>
    <w:multiLevelType w:val="hybridMultilevel"/>
    <w:tmpl w:val="EFD2F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D6A43"/>
    <w:multiLevelType w:val="hybridMultilevel"/>
    <w:tmpl w:val="D38AD9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704AE2"/>
    <w:multiLevelType w:val="hybridMultilevel"/>
    <w:tmpl w:val="CE9E1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82775B"/>
    <w:multiLevelType w:val="multilevel"/>
    <w:tmpl w:val="647C51A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6753B1F"/>
    <w:multiLevelType w:val="hybridMultilevel"/>
    <w:tmpl w:val="B2E8F70A"/>
    <w:lvl w:ilvl="0" w:tplc="04090001">
      <w:start w:val="1"/>
      <w:numFmt w:val="bullet"/>
      <w:lvlText w:val=""/>
      <w:lvlJc w:val="left"/>
      <w:pPr>
        <w:ind w:left="1495" w:hanging="360"/>
      </w:pPr>
      <w:rPr>
        <w:rFonts w:ascii="Symbol" w:hAnsi="Symbol" w:hint="default"/>
      </w:rPr>
    </w:lvl>
    <w:lvl w:ilvl="1" w:tplc="04090003">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7" w15:restartNumberingAfterBreak="0">
    <w:nsid w:val="16A86CE8"/>
    <w:multiLevelType w:val="hybridMultilevel"/>
    <w:tmpl w:val="7AEC2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CC3394"/>
    <w:multiLevelType w:val="hybridMultilevel"/>
    <w:tmpl w:val="0060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3E2C4B"/>
    <w:multiLevelType w:val="hybridMultilevel"/>
    <w:tmpl w:val="0E7E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032B0"/>
    <w:multiLevelType w:val="hybridMultilevel"/>
    <w:tmpl w:val="72E066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BB3542"/>
    <w:multiLevelType w:val="hybridMultilevel"/>
    <w:tmpl w:val="F984E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6A763F"/>
    <w:multiLevelType w:val="multilevel"/>
    <w:tmpl w:val="48B84A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13D1A"/>
    <w:multiLevelType w:val="hybridMultilevel"/>
    <w:tmpl w:val="B128EB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AD7BEF"/>
    <w:multiLevelType w:val="hybridMultilevel"/>
    <w:tmpl w:val="A3DE1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B47269"/>
    <w:multiLevelType w:val="hybridMultilevel"/>
    <w:tmpl w:val="E1AC0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C01DCF"/>
    <w:multiLevelType w:val="hybridMultilevel"/>
    <w:tmpl w:val="70700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B50E26"/>
    <w:multiLevelType w:val="hybridMultilevel"/>
    <w:tmpl w:val="0EA8C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A78AE"/>
    <w:multiLevelType w:val="hybridMultilevel"/>
    <w:tmpl w:val="C562CF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681335"/>
    <w:multiLevelType w:val="hybridMultilevel"/>
    <w:tmpl w:val="3B386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967D5B"/>
    <w:multiLevelType w:val="hybridMultilevel"/>
    <w:tmpl w:val="12DE1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B50AA4"/>
    <w:multiLevelType w:val="hybridMultilevel"/>
    <w:tmpl w:val="45D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0C6AB5"/>
    <w:multiLevelType w:val="hybridMultilevel"/>
    <w:tmpl w:val="DB5AB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567C93"/>
    <w:multiLevelType w:val="hybridMultilevel"/>
    <w:tmpl w:val="CCAEE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5D65CF"/>
    <w:multiLevelType w:val="hybridMultilevel"/>
    <w:tmpl w:val="0178D9C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2D47662"/>
    <w:multiLevelType w:val="hybridMultilevel"/>
    <w:tmpl w:val="A022E9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4EA7685"/>
    <w:multiLevelType w:val="hybridMultilevel"/>
    <w:tmpl w:val="3690A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C04C46"/>
    <w:multiLevelType w:val="multilevel"/>
    <w:tmpl w:val="C488203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C936147"/>
    <w:multiLevelType w:val="hybridMultilevel"/>
    <w:tmpl w:val="7728CF4C"/>
    <w:lvl w:ilvl="0" w:tplc="04090001">
      <w:start w:val="1"/>
      <w:numFmt w:val="bullet"/>
      <w:lvlText w:val=""/>
      <w:lvlJc w:val="left"/>
      <w:pPr>
        <w:ind w:left="1532" w:hanging="360"/>
      </w:pPr>
      <w:rPr>
        <w:rFonts w:ascii="Symbol" w:hAnsi="Symbol" w:hint="default"/>
      </w:rPr>
    </w:lvl>
    <w:lvl w:ilvl="1" w:tplc="04090003">
      <w:start w:val="1"/>
      <w:numFmt w:val="bullet"/>
      <w:lvlText w:val="o"/>
      <w:lvlJc w:val="left"/>
      <w:pPr>
        <w:ind w:left="2252" w:hanging="360"/>
      </w:pPr>
      <w:rPr>
        <w:rFonts w:ascii="Courier New" w:hAnsi="Courier New" w:cs="Courier New" w:hint="default"/>
      </w:rPr>
    </w:lvl>
    <w:lvl w:ilvl="2" w:tplc="04090005" w:tentative="1">
      <w:start w:val="1"/>
      <w:numFmt w:val="bullet"/>
      <w:lvlText w:val=""/>
      <w:lvlJc w:val="left"/>
      <w:pPr>
        <w:ind w:left="2972" w:hanging="360"/>
      </w:pPr>
      <w:rPr>
        <w:rFonts w:ascii="Wingdings" w:hAnsi="Wingdings" w:hint="default"/>
      </w:rPr>
    </w:lvl>
    <w:lvl w:ilvl="3" w:tplc="04090001" w:tentative="1">
      <w:start w:val="1"/>
      <w:numFmt w:val="bullet"/>
      <w:lvlText w:val=""/>
      <w:lvlJc w:val="left"/>
      <w:pPr>
        <w:ind w:left="3692" w:hanging="360"/>
      </w:pPr>
      <w:rPr>
        <w:rFonts w:ascii="Symbol" w:hAnsi="Symbol" w:hint="default"/>
      </w:rPr>
    </w:lvl>
    <w:lvl w:ilvl="4" w:tplc="04090003" w:tentative="1">
      <w:start w:val="1"/>
      <w:numFmt w:val="bullet"/>
      <w:lvlText w:val="o"/>
      <w:lvlJc w:val="left"/>
      <w:pPr>
        <w:ind w:left="4412" w:hanging="360"/>
      </w:pPr>
      <w:rPr>
        <w:rFonts w:ascii="Courier New" w:hAnsi="Courier New" w:cs="Courier New" w:hint="default"/>
      </w:rPr>
    </w:lvl>
    <w:lvl w:ilvl="5" w:tplc="04090005" w:tentative="1">
      <w:start w:val="1"/>
      <w:numFmt w:val="bullet"/>
      <w:lvlText w:val=""/>
      <w:lvlJc w:val="left"/>
      <w:pPr>
        <w:ind w:left="5132" w:hanging="360"/>
      </w:pPr>
      <w:rPr>
        <w:rFonts w:ascii="Wingdings" w:hAnsi="Wingdings" w:hint="default"/>
      </w:rPr>
    </w:lvl>
    <w:lvl w:ilvl="6" w:tplc="04090001" w:tentative="1">
      <w:start w:val="1"/>
      <w:numFmt w:val="bullet"/>
      <w:lvlText w:val=""/>
      <w:lvlJc w:val="left"/>
      <w:pPr>
        <w:ind w:left="5852" w:hanging="360"/>
      </w:pPr>
      <w:rPr>
        <w:rFonts w:ascii="Symbol" w:hAnsi="Symbol" w:hint="default"/>
      </w:rPr>
    </w:lvl>
    <w:lvl w:ilvl="7" w:tplc="04090003" w:tentative="1">
      <w:start w:val="1"/>
      <w:numFmt w:val="bullet"/>
      <w:lvlText w:val="o"/>
      <w:lvlJc w:val="left"/>
      <w:pPr>
        <w:ind w:left="6572" w:hanging="360"/>
      </w:pPr>
      <w:rPr>
        <w:rFonts w:ascii="Courier New" w:hAnsi="Courier New" w:cs="Courier New" w:hint="default"/>
      </w:rPr>
    </w:lvl>
    <w:lvl w:ilvl="8" w:tplc="04090005" w:tentative="1">
      <w:start w:val="1"/>
      <w:numFmt w:val="bullet"/>
      <w:lvlText w:val=""/>
      <w:lvlJc w:val="left"/>
      <w:pPr>
        <w:ind w:left="7292" w:hanging="360"/>
      </w:pPr>
      <w:rPr>
        <w:rFonts w:ascii="Wingdings" w:hAnsi="Wingdings" w:hint="default"/>
      </w:rPr>
    </w:lvl>
  </w:abstractNum>
  <w:abstractNum w:abstractNumId="29" w15:restartNumberingAfterBreak="0">
    <w:nsid w:val="52153F23"/>
    <w:multiLevelType w:val="hybridMultilevel"/>
    <w:tmpl w:val="D02CD2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3192B0A"/>
    <w:multiLevelType w:val="hybridMultilevel"/>
    <w:tmpl w:val="BBDA3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9E2B75"/>
    <w:multiLevelType w:val="hybridMultilevel"/>
    <w:tmpl w:val="D3864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1C26C6"/>
    <w:multiLevelType w:val="hybridMultilevel"/>
    <w:tmpl w:val="71DEB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75293B"/>
    <w:multiLevelType w:val="hybridMultilevel"/>
    <w:tmpl w:val="0B121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400B76"/>
    <w:multiLevelType w:val="hybridMultilevel"/>
    <w:tmpl w:val="86B8D3DA"/>
    <w:lvl w:ilvl="0" w:tplc="D186BF7E">
      <w:start w:val="1"/>
      <w:numFmt w:val="bullet"/>
      <w:lvlText w:val=""/>
      <w:lvlJc w:val="left"/>
      <w:pPr>
        <w:ind w:left="1800" w:hanging="360"/>
      </w:pPr>
      <w:rPr>
        <w:rFonts w:ascii="Symbol" w:hAnsi="Symbol"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6FB06FB"/>
    <w:multiLevelType w:val="hybridMultilevel"/>
    <w:tmpl w:val="3DC06C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1D6971"/>
    <w:multiLevelType w:val="hybridMultilevel"/>
    <w:tmpl w:val="B7525538"/>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7" w15:restartNumberingAfterBreak="0">
    <w:nsid w:val="6FD45D4A"/>
    <w:multiLevelType w:val="hybridMultilevel"/>
    <w:tmpl w:val="B966107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1434F7"/>
    <w:multiLevelType w:val="hybridMultilevel"/>
    <w:tmpl w:val="6B704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1D4774"/>
    <w:multiLevelType w:val="hybridMultilevel"/>
    <w:tmpl w:val="CA022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21"/>
  </w:num>
  <w:num w:numId="4">
    <w:abstractNumId w:val="37"/>
  </w:num>
  <w:num w:numId="5">
    <w:abstractNumId w:val="34"/>
  </w:num>
  <w:num w:numId="6">
    <w:abstractNumId w:val="28"/>
  </w:num>
  <w:num w:numId="7">
    <w:abstractNumId w:val="3"/>
  </w:num>
  <w:num w:numId="8">
    <w:abstractNumId w:val="6"/>
  </w:num>
  <w:num w:numId="9">
    <w:abstractNumId w:val="36"/>
  </w:num>
  <w:num w:numId="10">
    <w:abstractNumId w:val="32"/>
  </w:num>
  <w:num w:numId="11">
    <w:abstractNumId w:val="7"/>
  </w:num>
  <w:num w:numId="12">
    <w:abstractNumId w:val="25"/>
  </w:num>
  <w:num w:numId="13">
    <w:abstractNumId w:val="15"/>
  </w:num>
  <w:num w:numId="14">
    <w:abstractNumId w:val="31"/>
  </w:num>
  <w:num w:numId="15">
    <w:abstractNumId w:val="4"/>
  </w:num>
  <w:num w:numId="16">
    <w:abstractNumId w:val="11"/>
  </w:num>
  <w:num w:numId="17">
    <w:abstractNumId w:val="20"/>
  </w:num>
  <w:num w:numId="18">
    <w:abstractNumId w:val="17"/>
  </w:num>
  <w:num w:numId="19">
    <w:abstractNumId w:val="39"/>
  </w:num>
  <w:num w:numId="20">
    <w:abstractNumId w:val="8"/>
  </w:num>
  <w:num w:numId="21">
    <w:abstractNumId w:val="18"/>
  </w:num>
  <w:num w:numId="22">
    <w:abstractNumId w:val="23"/>
  </w:num>
  <w:num w:numId="23">
    <w:abstractNumId w:val="16"/>
  </w:num>
  <w:num w:numId="24">
    <w:abstractNumId w:val="29"/>
  </w:num>
  <w:num w:numId="25">
    <w:abstractNumId w:val="24"/>
  </w:num>
  <w:num w:numId="26">
    <w:abstractNumId w:val="10"/>
  </w:num>
  <w:num w:numId="27">
    <w:abstractNumId w:val="2"/>
  </w:num>
  <w:num w:numId="28">
    <w:abstractNumId w:val="35"/>
  </w:num>
  <w:num w:numId="29">
    <w:abstractNumId w:val="38"/>
  </w:num>
  <w:num w:numId="30">
    <w:abstractNumId w:val="22"/>
  </w:num>
  <w:num w:numId="31">
    <w:abstractNumId w:val="19"/>
  </w:num>
  <w:num w:numId="32">
    <w:abstractNumId w:val="33"/>
  </w:num>
  <w:num w:numId="33">
    <w:abstractNumId w:val="30"/>
  </w:num>
  <w:num w:numId="34">
    <w:abstractNumId w:val="13"/>
  </w:num>
  <w:num w:numId="35">
    <w:abstractNumId w:val="0"/>
  </w:num>
  <w:num w:numId="36">
    <w:abstractNumId w:val="9"/>
  </w:num>
  <w:num w:numId="37">
    <w:abstractNumId w:val="27"/>
  </w:num>
  <w:num w:numId="38">
    <w:abstractNumId w:val="14"/>
  </w:num>
  <w:num w:numId="39">
    <w:abstractNumId w:val="1"/>
  </w:num>
  <w:num w:numId="40">
    <w:abstractNumId w:val="2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ahin, Burak">
    <w15:presenceInfo w15:providerId="None" w15:userId="Sahin, Burak"/>
  </w15:person>
  <w15:person w15:author="Galluzzo, Ryan (US - Arlington)">
    <w15:presenceInfo w15:providerId="AD" w15:userId="S-1-5-21-238447276-1040861923-1850952788-9950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hideGrammaticalErrors/>
  <w:proofState w:spelling="clean" w:grammar="clean"/>
  <w:revisionView w:markup="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B01"/>
    <w:rsid w:val="00006483"/>
    <w:rsid w:val="00006AD6"/>
    <w:rsid w:val="0001380D"/>
    <w:rsid w:val="00032B89"/>
    <w:rsid w:val="00040089"/>
    <w:rsid w:val="00040E5B"/>
    <w:rsid w:val="00043C0B"/>
    <w:rsid w:val="000446F3"/>
    <w:rsid w:val="00045859"/>
    <w:rsid w:val="00053948"/>
    <w:rsid w:val="00055363"/>
    <w:rsid w:val="00060B65"/>
    <w:rsid w:val="00060C2B"/>
    <w:rsid w:val="0006304B"/>
    <w:rsid w:val="00063964"/>
    <w:rsid w:val="000746DB"/>
    <w:rsid w:val="00074A85"/>
    <w:rsid w:val="000753F3"/>
    <w:rsid w:val="00077946"/>
    <w:rsid w:val="00087529"/>
    <w:rsid w:val="00092D7F"/>
    <w:rsid w:val="00093100"/>
    <w:rsid w:val="000968FA"/>
    <w:rsid w:val="000A3A30"/>
    <w:rsid w:val="000A4C71"/>
    <w:rsid w:val="000C31EF"/>
    <w:rsid w:val="000C61B6"/>
    <w:rsid w:val="000D0505"/>
    <w:rsid w:val="000E134F"/>
    <w:rsid w:val="000E14E5"/>
    <w:rsid w:val="000E1FDF"/>
    <w:rsid w:val="000E531E"/>
    <w:rsid w:val="000F1294"/>
    <w:rsid w:val="000F2580"/>
    <w:rsid w:val="001221F5"/>
    <w:rsid w:val="00126A4B"/>
    <w:rsid w:val="00151856"/>
    <w:rsid w:val="00166B43"/>
    <w:rsid w:val="00167CD7"/>
    <w:rsid w:val="0017116A"/>
    <w:rsid w:val="00173EB0"/>
    <w:rsid w:val="001853BB"/>
    <w:rsid w:val="001858C4"/>
    <w:rsid w:val="001864BE"/>
    <w:rsid w:val="00186521"/>
    <w:rsid w:val="00187D38"/>
    <w:rsid w:val="001A448E"/>
    <w:rsid w:val="001B2AF0"/>
    <w:rsid w:val="001B2B59"/>
    <w:rsid w:val="001B5157"/>
    <w:rsid w:val="001B6BFC"/>
    <w:rsid w:val="001C02E5"/>
    <w:rsid w:val="001C7527"/>
    <w:rsid w:val="001C7573"/>
    <w:rsid w:val="001E0B92"/>
    <w:rsid w:val="001E2207"/>
    <w:rsid w:val="00201481"/>
    <w:rsid w:val="00201B17"/>
    <w:rsid w:val="00203ACE"/>
    <w:rsid w:val="00205535"/>
    <w:rsid w:val="0021284C"/>
    <w:rsid w:val="00220811"/>
    <w:rsid w:val="00234630"/>
    <w:rsid w:val="00242BF3"/>
    <w:rsid w:val="00247EDD"/>
    <w:rsid w:val="00250898"/>
    <w:rsid w:val="00251310"/>
    <w:rsid w:val="002627D8"/>
    <w:rsid w:val="002645FB"/>
    <w:rsid w:val="00265130"/>
    <w:rsid w:val="00267B5A"/>
    <w:rsid w:val="00270C10"/>
    <w:rsid w:val="00270D93"/>
    <w:rsid w:val="00275F4B"/>
    <w:rsid w:val="00276266"/>
    <w:rsid w:val="002775F3"/>
    <w:rsid w:val="0028219F"/>
    <w:rsid w:val="002828F3"/>
    <w:rsid w:val="00290E6C"/>
    <w:rsid w:val="00294BA7"/>
    <w:rsid w:val="002975BE"/>
    <w:rsid w:val="002A132E"/>
    <w:rsid w:val="002B2C59"/>
    <w:rsid w:val="002B31C9"/>
    <w:rsid w:val="002B45CF"/>
    <w:rsid w:val="002C3036"/>
    <w:rsid w:val="002D12F2"/>
    <w:rsid w:val="002D2BCA"/>
    <w:rsid w:val="002E1227"/>
    <w:rsid w:val="002F04B3"/>
    <w:rsid w:val="002F2A42"/>
    <w:rsid w:val="00306B57"/>
    <w:rsid w:val="00311902"/>
    <w:rsid w:val="00313807"/>
    <w:rsid w:val="003145DB"/>
    <w:rsid w:val="00325281"/>
    <w:rsid w:val="00334B50"/>
    <w:rsid w:val="00335350"/>
    <w:rsid w:val="00347EA5"/>
    <w:rsid w:val="003502ED"/>
    <w:rsid w:val="003644BC"/>
    <w:rsid w:val="00367DAB"/>
    <w:rsid w:val="003800BF"/>
    <w:rsid w:val="00380C11"/>
    <w:rsid w:val="00380FF0"/>
    <w:rsid w:val="003842BE"/>
    <w:rsid w:val="0039301C"/>
    <w:rsid w:val="003945B7"/>
    <w:rsid w:val="00396849"/>
    <w:rsid w:val="00397A47"/>
    <w:rsid w:val="003A5E35"/>
    <w:rsid w:val="003A6396"/>
    <w:rsid w:val="003B7D49"/>
    <w:rsid w:val="003D5FDB"/>
    <w:rsid w:val="003F07CD"/>
    <w:rsid w:val="003F2F9D"/>
    <w:rsid w:val="004031CC"/>
    <w:rsid w:val="00417625"/>
    <w:rsid w:val="004240A0"/>
    <w:rsid w:val="00427C28"/>
    <w:rsid w:val="00432AA0"/>
    <w:rsid w:val="004362B4"/>
    <w:rsid w:val="00440E37"/>
    <w:rsid w:val="00447CCA"/>
    <w:rsid w:val="00460B3D"/>
    <w:rsid w:val="00462851"/>
    <w:rsid w:val="00465600"/>
    <w:rsid w:val="004707B8"/>
    <w:rsid w:val="00476B64"/>
    <w:rsid w:val="00477029"/>
    <w:rsid w:val="004A0DF7"/>
    <w:rsid w:val="004A1F29"/>
    <w:rsid w:val="004A31AF"/>
    <w:rsid w:val="004A5227"/>
    <w:rsid w:val="004B5D18"/>
    <w:rsid w:val="004B7537"/>
    <w:rsid w:val="004C4702"/>
    <w:rsid w:val="004C550D"/>
    <w:rsid w:val="004D29AB"/>
    <w:rsid w:val="004D37C0"/>
    <w:rsid w:val="004D6EDC"/>
    <w:rsid w:val="004F0336"/>
    <w:rsid w:val="004F26AC"/>
    <w:rsid w:val="004F3F1C"/>
    <w:rsid w:val="004F5AE8"/>
    <w:rsid w:val="005122EA"/>
    <w:rsid w:val="00513E7E"/>
    <w:rsid w:val="00513F08"/>
    <w:rsid w:val="00520014"/>
    <w:rsid w:val="005212C3"/>
    <w:rsid w:val="005342F6"/>
    <w:rsid w:val="0053684B"/>
    <w:rsid w:val="00542A78"/>
    <w:rsid w:val="00545DE4"/>
    <w:rsid w:val="00551A8E"/>
    <w:rsid w:val="005535E5"/>
    <w:rsid w:val="0055657C"/>
    <w:rsid w:val="00571098"/>
    <w:rsid w:val="005866CD"/>
    <w:rsid w:val="0059757F"/>
    <w:rsid w:val="005A0CA0"/>
    <w:rsid w:val="005A0FE3"/>
    <w:rsid w:val="005B134D"/>
    <w:rsid w:val="005B2857"/>
    <w:rsid w:val="005B4B56"/>
    <w:rsid w:val="005C04BF"/>
    <w:rsid w:val="005C17B2"/>
    <w:rsid w:val="005C2D8A"/>
    <w:rsid w:val="005C7212"/>
    <w:rsid w:val="005D1E01"/>
    <w:rsid w:val="005D30AB"/>
    <w:rsid w:val="005D672E"/>
    <w:rsid w:val="005E548E"/>
    <w:rsid w:val="005E5FFE"/>
    <w:rsid w:val="005E73B5"/>
    <w:rsid w:val="005F626D"/>
    <w:rsid w:val="005F7DEF"/>
    <w:rsid w:val="0060642C"/>
    <w:rsid w:val="00617351"/>
    <w:rsid w:val="00621291"/>
    <w:rsid w:val="006232B9"/>
    <w:rsid w:val="00630E4F"/>
    <w:rsid w:val="00633796"/>
    <w:rsid w:val="006435BF"/>
    <w:rsid w:val="006551F2"/>
    <w:rsid w:val="0066030F"/>
    <w:rsid w:val="0066525C"/>
    <w:rsid w:val="006745D4"/>
    <w:rsid w:val="00674868"/>
    <w:rsid w:val="006905BA"/>
    <w:rsid w:val="0069680E"/>
    <w:rsid w:val="006C1399"/>
    <w:rsid w:val="006C3488"/>
    <w:rsid w:val="006D12B2"/>
    <w:rsid w:val="006D2FA2"/>
    <w:rsid w:val="006E19F1"/>
    <w:rsid w:val="006E3019"/>
    <w:rsid w:val="006F4A5E"/>
    <w:rsid w:val="00702264"/>
    <w:rsid w:val="0070351F"/>
    <w:rsid w:val="00715F3B"/>
    <w:rsid w:val="00721908"/>
    <w:rsid w:val="00722218"/>
    <w:rsid w:val="00725CC4"/>
    <w:rsid w:val="0072653C"/>
    <w:rsid w:val="00741795"/>
    <w:rsid w:val="00742911"/>
    <w:rsid w:val="007431B2"/>
    <w:rsid w:val="00743226"/>
    <w:rsid w:val="00750554"/>
    <w:rsid w:val="007703E9"/>
    <w:rsid w:val="00771BF8"/>
    <w:rsid w:val="0077211B"/>
    <w:rsid w:val="007725DA"/>
    <w:rsid w:val="00774907"/>
    <w:rsid w:val="00784DE1"/>
    <w:rsid w:val="00787A9B"/>
    <w:rsid w:val="00787E64"/>
    <w:rsid w:val="00792075"/>
    <w:rsid w:val="00793FD7"/>
    <w:rsid w:val="007A291A"/>
    <w:rsid w:val="007A6419"/>
    <w:rsid w:val="007B173D"/>
    <w:rsid w:val="007B3732"/>
    <w:rsid w:val="007C50BF"/>
    <w:rsid w:val="007C6C15"/>
    <w:rsid w:val="007E50AA"/>
    <w:rsid w:val="007E7A65"/>
    <w:rsid w:val="007F1CC0"/>
    <w:rsid w:val="007F25B8"/>
    <w:rsid w:val="0081505D"/>
    <w:rsid w:val="0081662D"/>
    <w:rsid w:val="00821201"/>
    <w:rsid w:val="008238CF"/>
    <w:rsid w:val="00824BC9"/>
    <w:rsid w:val="00824F04"/>
    <w:rsid w:val="00830C62"/>
    <w:rsid w:val="008328D7"/>
    <w:rsid w:val="00833BF4"/>
    <w:rsid w:val="00835DE7"/>
    <w:rsid w:val="00837226"/>
    <w:rsid w:val="0084082E"/>
    <w:rsid w:val="0084257F"/>
    <w:rsid w:val="008515B5"/>
    <w:rsid w:val="00856852"/>
    <w:rsid w:val="00864C56"/>
    <w:rsid w:val="0086717A"/>
    <w:rsid w:val="00883049"/>
    <w:rsid w:val="00883AD3"/>
    <w:rsid w:val="008950C9"/>
    <w:rsid w:val="0089540F"/>
    <w:rsid w:val="008A5C41"/>
    <w:rsid w:val="008A62ED"/>
    <w:rsid w:val="008B17A8"/>
    <w:rsid w:val="008C4534"/>
    <w:rsid w:val="008D064E"/>
    <w:rsid w:val="008D1066"/>
    <w:rsid w:val="008E7223"/>
    <w:rsid w:val="008F7CDE"/>
    <w:rsid w:val="00901D51"/>
    <w:rsid w:val="009058B8"/>
    <w:rsid w:val="00907028"/>
    <w:rsid w:val="00913DEA"/>
    <w:rsid w:val="00926E3B"/>
    <w:rsid w:val="00932733"/>
    <w:rsid w:val="009376B1"/>
    <w:rsid w:val="00946546"/>
    <w:rsid w:val="00946EC0"/>
    <w:rsid w:val="00950B16"/>
    <w:rsid w:val="00960DD1"/>
    <w:rsid w:val="009621A5"/>
    <w:rsid w:val="0096720F"/>
    <w:rsid w:val="009752F9"/>
    <w:rsid w:val="009763EE"/>
    <w:rsid w:val="00984AFF"/>
    <w:rsid w:val="00990404"/>
    <w:rsid w:val="009923BE"/>
    <w:rsid w:val="00996302"/>
    <w:rsid w:val="009A3863"/>
    <w:rsid w:val="009B1D17"/>
    <w:rsid w:val="009B4B01"/>
    <w:rsid w:val="009C15EA"/>
    <w:rsid w:val="009D5592"/>
    <w:rsid w:val="009E0EE8"/>
    <w:rsid w:val="009E43BA"/>
    <w:rsid w:val="009E579E"/>
    <w:rsid w:val="009F431F"/>
    <w:rsid w:val="00A009CD"/>
    <w:rsid w:val="00A125BB"/>
    <w:rsid w:val="00A225F5"/>
    <w:rsid w:val="00A230B1"/>
    <w:rsid w:val="00A26140"/>
    <w:rsid w:val="00A353C7"/>
    <w:rsid w:val="00A35CD5"/>
    <w:rsid w:val="00A4249A"/>
    <w:rsid w:val="00A43201"/>
    <w:rsid w:val="00A73A6A"/>
    <w:rsid w:val="00A83FD8"/>
    <w:rsid w:val="00A850DF"/>
    <w:rsid w:val="00A85F5F"/>
    <w:rsid w:val="00A87BE8"/>
    <w:rsid w:val="00A9235D"/>
    <w:rsid w:val="00AA2272"/>
    <w:rsid w:val="00AB19AF"/>
    <w:rsid w:val="00AB1CA6"/>
    <w:rsid w:val="00AB5682"/>
    <w:rsid w:val="00AB6DD9"/>
    <w:rsid w:val="00AD44FB"/>
    <w:rsid w:val="00AE493D"/>
    <w:rsid w:val="00AE6F45"/>
    <w:rsid w:val="00AE7523"/>
    <w:rsid w:val="00AF1934"/>
    <w:rsid w:val="00B06DA3"/>
    <w:rsid w:val="00B07B62"/>
    <w:rsid w:val="00B14512"/>
    <w:rsid w:val="00B22746"/>
    <w:rsid w:val="00B33CBA"/>
    <w:rsid w:val="00B361B5"/>
    <w:rsid w:val="00B53303"/>
    <w:rsid w:val="00B542AE"/>
    <w:rsid w:val="00B61F02"/>
    <w:rsid w:val="00B709F1"/>
    <w:rsid w:val="00B70ABF"/>
    <w:rsid w:val="00B91909"/>
    <w:rsid w:val="00B92A6A"/>
    <w:rsid w:val="00BA2D27"/>
    <w:rsid w:val="00BB245A"/>
    <w:rsid w:val="00BC2125"/>
    <w:rsid w:val="00BC408D"/>
    <w:rsid w:val="00BC56A4"/>
    <w:rsid w:val="00BC77F5"/>
    <w:rsid w:val="00BD11BB"/>
    <w:rsid w:val="00BD4B2A"/>
    <w:rsid w:val="00BD6973"/>
    <w:rsid w:val="00BE044C"/>
    <w:rsid w:val="00BE3941"/>
    <w:rsid w:val="00BE42AF"/>
    <w:rsid w:val="00BE4553"/>
    <w:rsid w:val="00BF34CE"/>
    <w:rsid w:val="00BF4E3A"/>
    <w:rsid w:val="00C019A7"/>
    <w:rsid w:val="00C15B9C"/>
    <w:rsid w:val="00C24309"/>
    <w:rsid w:val="00C24882"/>
    <w:rsid w:val="00C251B0"/>
    <w:rsid w:val="00C25FFB"/>
    <w:rsid w:val="00C3584B"/>
    <w:rsid w:val="00C37896"/>
    <w:rsid w:val="00C459BC"/>
    <w:rsid w:val="00C46816"/>
    <w:rsid w:val="00C47B01"/>
    <w:rsid w:val="00C505D4"/>
    <w:rsid w:val="00C70E89"/>
    <w:rsid w:val="00C777C5"/>
    <w:rsid w:val="00C82DB9"/>
    <w:rsid w:val="00C85AD3"/>
    <w:rsid w:val="00CA4B57"/>
    <w:rsid w:val="00CA4D76"/>
    <w:rsid w:val="00CA7F36"/>
    <w:rsid w:val="00CB0490"/>
    <w:rsid w:val="00CB4A4A"/>
    <w:rsid w:val="00CB7DBA"/>
    <w:rsid w:val="00CD7C97"/>
    <w:rsid w:val="00CE1CB0"/>
    <w:rsid w:val="00CE36E9"/>
    <w:rsid w:val="00CE3B7D"/>
    <w:rsid w:val="00CF459A"/>
    <w:rsid w:val="00CF7034"/>
    <w:rsid w:val="00D05405"/>
    <w:rsid w:val="00D10FAE"/>
    <w:rsid w:val="00D162BF"/>
    <w:rsid w:val="00D23F20"/>
    <w:rsid w:val="00D31AFC"/>
    <w:rsid w:val="00D32825"/>
    <w:rsid w:val="00D55736"/>
    <w:rsid w:val="00D646AC"/>
    <w:rsid w:val="00D66F79"/>
    <w:rsid w:val="00D81AD1"/>
    <w:rsid w:val="00D877BE"/>
    <w:rsid w:val="00D95BA6"/>
    <w:rsid w:val="00D96D10"/>
    <w:rsid w:val="00DB120D"/>
    <w:rsid w:val="00DB1F52"/>
    <w:rsid w:val="00DB6566"/>
    <w:rsid w:val="00DC09C7"/>
    <w:rsid w:val="00DD334D"/>
    <w:rsid w:val="00DD3A72"/>
    <w:rsid w:val="00DD3CC3"/>
    <w:rsid w:val="00DD7CCA"/>
    <w:rsid w:val="00DE44C4"/>
    <w:rsid w:val="00DF345B"/>
    <w:rsid w:val="00DF3E44"/>
    <w:rsid w:val="00DF4640"/>
    <w:rsid w:val="00E03995"/>
    <w:rsid w:val="00E05E8C"/>
    <w:rsid w:val="00E1004B"/>
    <w:rsid w:val="00E15D78"/>
    <w:rsid w:val="00E20AF2"/>
    <w:rsid w:val="00E27B85"/>
    <w:rsid w:val="00E31AF5"/>
    <w:rsid w:val="00E31C06"/>
    <w:rsid w:val="00E32F24"/>
    <w:rsid w:val="00E3314D"/>
    <w:rsid w:val="00E51B26"/>
    <w:rsid w:val="00E55553"/>
    <w:rsid w:val="00E573FF"/>
    <w:rsid w:val="00E611A5"/>
    <w:rsid w:val="00E67663"/>
    <w:rsid w:val="00E731FE"/>
    <w:rsid w:val="00E7389A"/>
    <w:rsid w:val="00E812A4"/>
    <w:rsid w:val="00E87AC5"/>
    <w:rsid w:val="00E90AC5"/>
    <w:rsid w:val="00E92170"/>
    <w:rsid w:val="00E95950"/>
    <w:rsid w:val="00E96E15"/>
    <w:rsid w:val="00EA247C"/>
    <w:rsid w:val="00EA684F"/>
    <w:rsid w:val="00EB74B4"/>
    <w:rsid w:val="00EC00E6"/>
    <w:rsid w:val="00EC35C5"/>
    <w:rsid w:val="00EC4ED7"/>
    <w:rsid w:val="00ED3C51"/>
    <w:rsid w:val="00ED54D2"/>
    <w:rsid w:val="00EE1603"/>
    <w:rsid w:val="00EF5427"/>
    <w:rsid w:val="00F10C9D"/>
    <w:rsid w:val="00F1125A"/>
    <w:rsid w:val="00F11EC1"/>
    <w:rsid w:val="00F26E4B"/>
    <w:rsid w:val="00F418C2"/>
    <w:rsid w:val="00F42C39"/>
    <w:rsid w:val="00F521DE"/>
    <w:rsid w:val="00F64689"/>
    <w:rsid w:val="00F743D8"/>
    <w:rsid w:val="00F7747C"/>
    <w:rsid w:val="00F97108"/>
    <w:rsid w:val="00FA7B77"/>
    <w:rsid w:val="00FC68B4"/>
    <w:rsid w:val="00FC6A11"/>
    <w:rsid w:val="00FC7B22"/>
    <w:rsid w:val="00FD246E"/>
    <w:rsid w:val="00FD6FA1"/>
    <w:rsid w:val="00FE1695"/>
    <w:rsid w:val="00FE2B61"/>
    <w:rsid w:val="00FE312E"/>
    <w:rsid w:val="00FF7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243C7"/>
  <w15:chartTrackingRefBased/>
  <w15:docId w15:val="{E5578099-887E-427A-BCF0-F555A777E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493D"/>
    <w:rPr>
      <w:rFonts w:eastAsiaTheme="minorEastAsia"/>
    </w:rPr>
  </w:style>
  <w:style w:type="paragraph" w:styleId="Heading1">
    <w:name w:val="heading 1"/>
    <w:basedOn w:val="Normal"/>
    <w:next w:val="Normal"/>
    <w:link w:val="Heading1Char"/>
    <w:uiPriority w:val="9"/>
    <w:qFormat/>
    <w:rsid w:val="00AE493D"/>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AE493D"/>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AE493D"/>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AE493D"/>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E493D"/>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AE493D"/>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AE493D"/>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E493D"/>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E493D"/>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93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AE493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AE493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AE493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E493D"/>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AE493D"/>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AE493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E493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E493D"/>
    <w:rPr>
      <w:rFonts w:asciiTheme="majorHAnsi" w:eastAsiaTheme="majorEastAsia" w:hAnsiTheme="majorHAnsi" w:cstheme="majorBidi"/>
      <w:i/>
      <w:iCs/>
      <w:color w:val="404040" w:themeColor="text1" w:themeTint="BF"/>
      <w:sz w:val="20"/>
      <w:szCs w:val="20"/>
    </w:rPr>
  </w:style>
  <w:style w:type="table" w:styleId="GridTable4-Accent1">
    <w:name w:val="Grid Table 4 Accent 1"/>
    <w:basedOn w:val="TableNormal"/>
    <w:uiPriority w:val="49"/>
    <w:rsid w:val="00AE493D"/>
    <w:pPr>
      <w:spacing w:after="0" w:line="240" w:lineRule="auto"/>
    </w:pPr>
    <w:rPr>
      <w:rFonts w:eastAsiaTheme="minorEastAsia"/>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yperlink">
    <w:name w:val="Hyperlink"/>
    <w:basedOn w:val="DefaultParagraphFont"/>
    <w:uiPriority w:val="99"/>
    <w:unhideWhenUsed/>
    <w:rsid w:val="00AE493D"/>
    <w:rPr>
      <w:color w:val="0563C1" w:themeColor="hyperlink"/>
      <w:u w:val="single"/>
    </w:rPr>
  </w:style>
  <w:style w:type="paragraph" w:styleId="Title">
    <w:name w:val="Title"/>
    <w:basedOn w:val="Normal"/>
    <w:next w:val="Normal"/>
    <w:link w:val="TitleChar"/>
    <w:uiPriority w:val="10"/>
    <w:qFormat/>
    <w:rsid w:val="00AE493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E493D"/>
    <w:rPr>
      <w:rFonts w:asciiTheme="majorHAnsi" w:eastAsiaTheme="majorEastAsia" w:hAnsiTheme="majorHAnsi" w:cstheme="majorBidi"/>
      <w:color w:val="000000" w:themeColor="text1"/>
      <w:sz w:val="56"/>
      <w:szCs w:val="56"/>
    </w:rPr>
  </w:style>
  <w:style w:type="paragraph" w:styleId="Header">
    <w:name w:val="header"/>
    <w:basedOn w:val="Normal"/>
    <w:link w:val="HeaderChar"/>
    <w:uiPriority w:val="99"/>
    <w:unhideWhenUsed/>
    <w:rsid w:val="00AE49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493D"/>
    <w:rPr>
      <w:rFonts w:eastAsiaTheme="minorEastAsia"/>
    </w:rPr>
  </w:style>
  <w:style w:type="character" w:styleId="CommentReference">
    <w:name w:val="annotation reference"/>
    <w:basedOn w:val="DefaultParagraphFont"/>
    <w:uiPriority w:val="99"/>
    <w:semiHidden/>
    <w:unhideWhenUsed/>
    <w:rsid w:val="00542A78"/>
    <w:rPr>
      <w:sz w:val="16"/>
      <w:szCs w:val="16"/>
    </w:rPr>
  </w:style>
  <w:style w:type="paragraph" w:styleId="CommentText">
    <w:name w:val="annotation text"/>
    <w:basedOn w:val="Normal"/>
    <w:link w:val="CommentTextChar"/>
    <w:uiPriority w:val="99"/>
    <w:semiHidden/>
    <w:unhideWhenUsed/>
    <w:rsid w:val="00542A78"/>
    <w:pPr>
      <w:spacing w:line="240" w:lineRule="auto"/>
    </w:pPr>
    <w:rPr>
      <w:sz w:val="20"/>
      <w:szCs w:val="20"/>
    </w:rPr>
  </w:style>
  <w:style w:type="character" w:customStyle="1" w:styleId="CommentTextChar">
    <w:name w:val="Comment Text Char"/>
    <w:basedOn w:val="DefaultParagraphFont"/>
    <w:link w:val="CommentText"/>
    <w:uiPriority w:val="99"/>
    <w:semiHidden/>
    <w:rsid w:val="00542A78"/>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42A78"/>
    <w:rPr>
      <w:b/>
      <w:bCs/>
    </w:rPr>
  </w:style>
  <w:style w:type="character" w:customStyle="1" w:styleId="CommentSubjectChar">
    <w:name w:val="Comment Subject Char"/>
    <w:basedOn w:val="CommentTextChar"/>
    <w:link w:val="CommentSubject"/>
    <w:uiPriority w:val="99"/>
    <w:semiHidden/>
    <w:rsid w:val="00542A78"/>
    <w:rPr>
      <w:rFonts w:eastAsiaTheme="minorEastAsia"/>
      <w:b/>
      <w:bCs/>
      <w:sz w:val="20"/>
      <w:szCs w:val="20"/>
    </w:rPr>
  </w:style>
  <w:style w:type="paragraph" w:styleId="BalloonText">
    <w:name w:val="Balloon Text"/>
    <w:basedOn w:val="Normal"/>
    <w:link w:val="BalloonTextChar"/>
    <w:uiPriority w:val="99"/>
    <w:semiHidden/>
    <w:unhideWhenUsed/>
    <w:rsid w:val="00542A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2A78"/>
    <w:rPr>
      <w:rFonts w:ascii="Segoe UI" w:eastAsiaTheme="minorEastAsia" w:hAnsi="Segoe UI" w:cs="Segoe UI"/>
      <w:sz w:val="18"/>
      <w:szCs w:val="18"/>
    </w:rPr>
  </w:style>
  <w:style w:type="paragraph" w:styleId="ListParagraph">
    <w:name w:val="List Paragraph"/>
    <w:basedOn w:val="Normal"/>
    <w:uiPriority w:val="34"/>
    <w:qFormat/>
    <w:rsid w:val="00BE42AF"/>
    <w:pPr>
      <w:ind w:left="720"/>
      <w:contextualSpacing/>
    </w:pPr>
  </w:style>
  <w:style w:type="table" w:styleId="TableGrid">
    <w:name w:val="Table Grid"/>
    <w:basedOn w:val="TableNormal"/>
    <w:uiPriority w:val="39"/>
    <w:rsid w:val="00BC7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BC77F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
    <w:name w:val="Grid Table 4"/>
    <w:basedOn w:val="TableNormal"/>
    <w:uiPriority w:val="49"/>
    <w:rsid w:val="00BC77F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4C550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FollowedHyperlink">
    <w:name w:val="FollowedHyperlink"/>
    <w:basedOn w:val="DefaultParagraphFont"/>
    <w:uiPriority w:val="99"/>
    <w:semiHidden/>
    <w:unhideWhenUsed/>
    <w:rsid w:val="004031CC"/>
    <w:rPr>
      <w:color w:val="954F72" w:themeColor="followedHyperlink"/>
      <w:u w:val="single"/>
    </w:rPr>
  </w:style>
  <w:style w:type="table" w:customStyle="1" w:styleId="GridTable41">
    <w:name w:val="Grid Table 41"/>
    <w:basedOn w:val="TableNormal"/>
    <w:next w:val="GridTable4"/>
    <w:uiPriority w:val="49"/>
    <w:rsid w:val="00A2614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DD334D"/>
    <w:pPr>
      <w:numPr>
        <w:numId w:val="0"/>
      </w:numPr>
      <w:pBdr>
        <w:bottom w:val="none" w:sz="0" w:space="0" w:color="auto"/>
      </w:pBdr>
      <w:spacing w:before="240" w:after="0"/>
      <w:outlineLvl w:val="9"/>
    </w:pPr>
    <w:rPr>
      <w:b w:val="0"/>
      <w:bCs w:val="0"/>
      <w:smallCaps w:val="0"/>
      <w:color w:val="2E74B5" w:themeColor="accent1" w:themeShade="BF"/>
      <w:sz w:val="32"/>
      <w:szCs w:val="32"/>
    </w:rPr>
  </w:style>
  <w:style w:type="paragraph" w:styleId="TOC1">
    <w:name w:val="toc 1"/>
    <w:basedOn w:val="Normal"/>
    <w:next w:val="Normal"/>
    <w:autoRedefine/>
    <w:uiPriority w:val="39"/>
    <w:unhideWhenUsed/>
    <w:rsid w:val="00DD334D"/>
    <w:pPr>
      <w:spacing w:after="100"/>
    </w:pPr>
  </w:style>
  <w:style w:type="paragraph" w:styleId="TOC2">
    <w:name w:val="toc 2"/>
    <w:basedOn w:val="Normal"/>
    <w:next w:val="Normal"/>
    <w:autoRedefine/>
    <w:uiPriority w:val="39"/>
    <w:unhideWhenUsed/>
    <w:rsid w:val="00DD334D"/>
    <w:pPr>
      <w:spacing w:after="100"/>
      <w:ind w:left="220"/>
    </w:pPr>
  </w:style>
  <w:style w:type="paragraph" w:styleId="TOC3">
    <w:name w:val="toc 3"/>
    <w:basedOn w:val="Normal"/>
    <w:next w:val="Normal"/>
    <w:autoRedefine/>
    <w:uiPriority w:val="39"/>
    <w:unhideWhenUsed/>
    <w:rsid w:val="00DD334D"/>
    <w:pPr>
      <w:spacing w:after="100"/>
      <w:ind w:left="440"/>
    </w:pPr>
  </w:style>
  <w:style w:type="paragraph" w:styleId="Caption">
    <w:name w:val="caption"/>
    <w:basedOn w:val="Normal"/>
    <w:next w:val="Normal"/>
    <w:uiPriority w:val="35"/>
    <w:unhideWhenUsed/>
    <w:qFormat/>
    <w:rsid w:val="00F743D8"/>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rsid w:val="00E9217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2170"/>
    <w:rPr>
      <w:rFonts w:eastAsiaTheme="minorEastAsia"/>
      <w:sz w:val="20"/>
      <w:szCs w:val="20"/>
    </w:rPr>
  </w:style>
  <w:style w:type="character" w:styleId="EndnoteReference">
    <w:name w:val="endnote reference"/>
    <w:basedOn w:val="DefaultParagraphFont"/>
    <w:uiPriority w:val="99"/>
    <w:semiHidden/>
    <w:unhideWhenUsed/>
    <w:rsid w:val="00E92170"/>
    <w:rPr>
      <w:vertAlign w:val="superscript"/>
    </w:rPr>
  </w:style>
  <w:style w:type="paragraph" w:styleId="FootnoteText">
    <w:name w:val="footnote text"/>
    <w:basedOn w:val="Normal"/>
    <w:link w:val="FootnoteTextChar"/>
    <w:uiPriority w:val="99"/>
    <w:semiHidden/>
    <w:unhideWhenUsed/>
    <w:rsid w:val="00E921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2170"/>
    <w:rPr>
      <w:rFonts w:eastAsiaTheme="minorEastAsia"/>
      <w:sz w:val="20"/>
      <w:szCs w:val="20"/>
    </w:rPr>
  </w:style>
  <w:style w:type="character" w:styleId="FootnoteReference">
    <w:name w:val="footnote reference"/>
    <w:basedOn w:val="DefaultParagraphFont"/>
    <w:uiPriority w:val="99"/>
    <w:semiHidden/>
    <w:unhideWhenUsed/>
    <w:rsid w:val="00E92170"/>
    <w:rPr>
      <w:vertAlign w:val="superscript"/>
    </w:rPr>
  </w:style>
  <w:style w:type="character" w:styleId="PlaceholderText">
    <w:name w:val="Placeholder Text"/>
    <w:basedOn w:val="DefaultParagraphFont"/>
    <w:uiPriority w:val="99"/>
    <w:semiHidden/>
    <w:rsid w:val="00440E37"/>
    <w:rPr>
      <w:color w:val="808080"/>
    </w:rPr>
  </w:style>
  <w:style w:type="character" w:styleId="Strong">
    <w:name w:val="Strong"/>
    <w:basedOn w:val="DefaultParagraphFont"/>
    <w:uiPriority w:val="22"/>
    <w:qFormat/>
    <w:rsid w:val="00032B89"/>
    <w:rPr>
      <w:b/>
      <w:bCs/>
    </w:rPr>
  </w:style>
  <w:style w:type="paragraph" w:styleId="NormalWeb">
    <w:name w:val="Normal (Web)"/>
    <w:basedOn w:val="Normal"/>
    <w:uiPriority w:val="99"/>
    <w:semiHidden/>
    <w:unhideWhenUsed/>
    <w:rsid w:val="00032B89"/>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513F0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56166">
      <w:bodyDiv w:val="1"/>
      <w:marLeft w:val="0"/>
      <w:marRight w:val="0"/>
      <w:marTop w:val="0"/>
      <w:marBottom w:val="0"/>
      <w:divBdr>
        <w:top w:val="none" w:sz="0" w:space="0" w:color="auto"/>
        <w:left w:val="none" w:sz="0" w:space="0" w:color="auto"/>
        <w:bottom w:val="none" w:sz="0" w:space="0" w:color="auto"/>
        <w:right w:val="none" w:sz="0" w:space="0" w:color="auto"/>
      </w:divBdr>
    </w:div>
    <w:div w:id="253629077">
      <w:bodyDiv w:val="1"/>
      <w:marLeft w:val="0"/>
      <w:marRight w:val="0"/>
      <w:marTop w:val="0"/>
      <w:marBottom w:val="0"/>
      <w:divBdr>
        <w:top w:val="none" w:sz="0" w:space="0" w:color="auto"/>
        <w:left w:val="none" w:sz="0" w:space="0" w:color="auto"/>
        <w:bottom w:val="none" w:sz="0" w:space="0" w:color="auto"/>
        <w:right w:val="none" w:sz="0" w:space="0" w:color="auto"/>
      </w:divBdr>
    </w:div>
    <w:div w:id="271978201">
      <w:bodyDiv w:val="1"/>
      <w:marLeft w:val="0"/>
      <w:marRight w:val="0"/>
      <w:marTop w:val="0"/>
      <w:marBottom w:val="0"/>
      <w:divBdr>
        <w:top w:val="none" w:sz="0" w:space="0" w:color="auto"/>
        <w:left w:val="none" w:sz="0" w:space="0" w:color="auto"/>
        <w:bottom w:val="none" w:sz="0" w:space="0" w:color="auto"/>
        <w:right w:val="none" w:sz="0" w:space="0" w:color="auto"/>
      </w:divBdr>
      <w:divsChild>
        <w:div w:id="504436303">
          <w:marLeft w:val="0"/>
          <w:marRight w:val="0"/>
          <w:marTop w:val="0"/>
          <w:marBottom w:val="0"/>
          <w:divBdr>
            <w:top w:val="none" w:sz="0" w:space="0" w:color="auto"/>
            <w:left w:val="none" w:sz="0" w:space="0" w:color="auto"/>
            <w:bottom w:val="none" w:sz="0" w:space="0" w:color="auto"/>
            <w:right w:val="none" w:sz="0" w:space="0" w:color="auto"/>
          </w:divBdr>
        </w:div>
        <w:div w:id="1889994880">
          <w:marLeft w:val="0"/>
          <w:marRight w:val="0"/>
          <w:marTop w:val="0"/>
          <w:marBottom w:val="0"/>
          <w:divBdr>
            <w:top w:val="none" w:sz="0" w:space="0" w:color="auto"/>
            <w:left w:val="none" w:sz="0" w:space="0" w:color="auto"/>
            <w:bottom w:val="none" w:sz="0" w:space="0" w:color="auto"/>
            <w:right w:val="none" w:sz="0" w:space="0" w:color="auto"/>
          </w:divBdr>
        </w:div>
      </w:divsChild>
    </w:div>
    <w:div w:id="328094743">
      <w:bodyDiv w:val="1"/>
      <w:marLeft w:val="0"/>
      <w:marRight w:val="0"/>
      <w:marTop w:val="0"/>
      <w:marBottom w:val="0"/>
      <w:divBdr>
        <w:top w:val="none" w:sz="0" w:space="0" w:color="auto"/>
        <w:left w:val="none" w:sz="0" w:space="0" w:color="auto"/>
        <w:bottom w:val="none" w:sz="0" w:space="0" w:color="auto"/>
        <w:right w:val="none" w:sz="0" w:space="0" w:color="auto"/>
      </w:divBdr>
    </w:div>
    <w:div w:id="454299001">
      <w:bodyDiv w:val="1"/>
      <w:marLeft w:val="0"/>
      <w:marRight w:val="0"/>
      <w:marTop w:val="0"/>
      <w:marBottom w:val="0"/>
      <w:divBdr>
        <w:top w:val="none" w:sz="0" w:space="0" w:color="auto"/>
        <w:left w:val="none" w:sz="0" w:space="0" w:color="auto"/>
        <w:bottom w:val="none" w:sz="0" w:space="0" w:color="auto"/>
        <w:right w:val="none" w:sz="0" w:space="0" w:color="auto"/>
      </w:divBdr>
    </w:div>
    <w:div w:id="496384187">
      <w:bodyDiv w:val="1"/>
      <w:marLeft w:val="0"/>
      <w:marRight w:val="0"/>
      <w:marTop w:val="0"/>
      <w:marBottom w:val="0"/>
      <w:divBdr>
        <w:top w:val="none" w:sz="0" w:space="0" w:color="auto"/>
        <w:left w:val="none" w:sz="0" w:space="0" w:color="auto"/>
        <w:bottom w:val="none" w:sz="0" w:space="0" w:color="auto"/>
        <w:right w:val="none" w:sz="0" w:space="0" w:color="auto"/>
      </w:divBdr>
    </w:div>
    <w:div w:id="503059290">
      <w:bodyDiv w:val="1"/>
      <w:marLeft w:val="0"/>
      <w:marRight w:val="0"/>
      <w:marTop w:val="0"/>
      <w:marBottom w:val="0"/>
      <w:divBdr>
        <w:top w:val="none" w:sz="0" w:space="0" w:color="auto"/>
        <w:left w:val="none" w:sz="0" w:space="0" w:color="auto"/>
        <w:bottom w:val="none" w:sz="0" w:space="0" w:color="auto"/>
        <w:right w:val="none" w:sz="0" w:space="0" w:color="auto"/>
      </w:divBdr>
    </w:div>
    <w:div w:id="753211578">
      <w:bodyDiv w:val="1"/>
      <w:marLeft w:val="0"/>
      <w:marRight w:val="0"/>
      <w:marTop w:val="0"/>
      <w:marBottom w:val="0"/>
      <w:divBdr>
        <w:top w:val="none" w:sz="0" w:space="0" w:color="auto"/>
        <w:left w:val="none" w:sz="0" w:space="0" w:color="auto"/>
        <w:bottom w:val="none" w:sz="0" w:space="0" w:color="auto"/>
        <w:right w:val="none" w:sz="0" w:space="0" w:color="auto"/>
      </w:divBdr>
    </w:div>
    <w:div w:id="844781448">
      <w:bodyDiv w:val="1"/>
      <w:marLeft w:val="0"/>
      <w:marRight w:val="0"/>
      <w:marTop w:val="0"/>
      <w:marBottom w:val="0"/>
      <w:divBdr>
        <w:top w:val="none" w:sz="0" w:space="0" w:color="auto"/>
        <w:left w:val="none" w:sz="0" w:space="0" w:color="auto"/>
        <w:bottom w:val="none" w:sz="0" w:space="0" w:color="auto"/>
        <w:right w:val="none" w:sz="0" w:space="0" w:color="auto"/>
      </w:divBdr>
    </w:div>
    <w:div w:id="965431206">
      <w:bodyDiv w:val="1"/>
      <w:marLeft w:val="0"/>
      <w:marRight w:val="0"/>
      <w:marTop w:val="0"/>
      <w:marBottom w:val="0"/>
      <w:divBdr>
        <w:top w:val="none" w:sz="0" w:space="0" w:color="auto"/>
        <w:left w:val="none" w:sz="0" w:space="0" w:color="auto"/>
        <w:bottom w:val="none" w:sz="0" w:space="0" w:color="auto"/>
        <w:right w:val="none" w:sz="0" w:space="0" w:color="auto"/>
      </w:divBdr>
    </w:div>
    <w:div w:id="1062946389">
      <w:bodyDiv w:val="1"/>
      <w:marLeft w:val="0"/>
      <w:marRight w:val="0"/>
      <w:marTop w:val="0"/>
      <w:marBottom w:val="0"/>
      <w:divBdr>
        <w:top w:val="none" w:sz="0" w:space="0" w:color="auto"/>
        <w:left w:val="none" w:sz="0" w:space="0" w:color="auto"/>
        <w:bottom w:val="none" w:sz="0" w:space="0" w:color="auto"/>
        <w:right w:val="none" w:sz="0" w:space="0" w:color="auto"/>
      </w:divBdr>
    </w:div>
    <w:div w:id="1230581109">
      <w:bodyDiv w:val="1"/>
      <w:marLeft w:val="0"/>
      <w:marRight w:val="0"/>
      <w:marTop w:val="0"/>
      <w:marBottom w:val="0"/>
      <w:divBdr>
        <w:top w:val="none" w:sz="0" w:space="0" w:color="auto"/>
        <w:left w:val="none" w:sz="0" w:space="0" w:color="auto"/>
        <w:bottom w:val="none" w:sz="0" w:space="0" w:color="auto"/>
        <w:right w:val="none" w:sz="0" w:space="0" w:color="auto"/>
      </w:divBdr>
    </w:div>
    <w:div w:id="1283226642">
      <w:bodyDiv w:val="1"/>
      <w:marLeft w:val="0"/>
      <w:marRight w:val="0"/>
      <w:marTop w:val="0"/>
      <w:marBottom w:val="0"/>
      <w:divBdr>
        <w:top w:val="none" w:sz="0" w:space="0" w:color="auto"/>
        <w:left w:val="none" w:sz="0" w:space="0" w:color="auto"/>
        <w:bottom w:val="none" w:sz="0" w:space="0" w:color="auto"/>
        <w:right w:val="none" w:sz="0" w:space="0" w:color="auto"/>
      </w:divBdr>
    </w:div>
    <w:div w:id="1307516341">
      <w:bodyDiv w:val="1"/>
      <w:marLeft w:val="0"/>
      <w:marRight w:val="0"/>
      <w:marTop w:val="0"/>
      <w:marBottom w:val="0"/>
      <w:divBdr>
        <w:top w:val="none" w:sz="0" w:space="0" w:color="auto"/>
        <w:left w:val="none" w:sz="0" w:space="0" w:color="auto"/>
        <w:bottom w:val="none" w:sz="0" w:space="0" w:color="auto"/>
        <w:right w:val="none" w:sz="0" w:space="0" w:color="auto"/>
      </w:divBdr>
    </w:div>
    <w:div w:id="1314871197">
      <w:bodyDiv w:val="1"/>
      <w:marLeft w:val="0"/>
      <w:marRight w:val="0"/>
      <w:marTop w:val="0"/>
      <w:marBottom w:val="0"/>
      <w:divBdr>
        <w:top w:val="none" w:sz="0" w:space="0" w:color="auto"/>
        <w:left w:val="none" w:sz="0" w:space="0" w:color="auto"/>
        <w:bottom w:val="none" w:sz="0" w:space="0" w:color="auto"/>
        <w:right w:val="none" w:sz="0" w:space="0" w:color="auto"/>
      </w:divBdr>
    </w:div>
    <w:div w:id="1510829767">
      <w:bodyDiv w:val="1"/>
      <w:marLeft w:val="0"/>
      <w:marRight w:val="0"/>
      <w:marTop w:val="0"/>
      <w:marBottom w:val="0"/>
      <w:divBdr>
        <w:top w:val="none" w:sz="0" w:space="0" w:color="auto"/>
        <w:left w:val="none" w:sz="0" w:space="0" w:color="auto"/>
        <w:bottom w:val="none" w:sz="0" w:space="0" w:color="auto"/>
        <w:right w:val="none" w:sz="0" w:space="0" w:color="auto"/>
      </w:divBdr>
    </w:div>
    <w:div w:id="1742940843">
      <w:bodyDiv w:val="1"/>
      <w:marLeft w:val="0"/>
      <w:marRight w:val="0"/>
      <w:marTop w:val="0"/>
      <w:marBottom w:val="0"/>
      <w:divBdr>
        <w:top w:val="none" w:sz="0" w:space="0" w:color="auto"/>
        <w:left w:val="none" w:sz="0" w:space="0" w:color="auto"/>
        <w:bottom w:val="none" w:sz="0" w:space="0" w:color="auto"/>
        <w:right w:val="none" w:sz="0" w:space="0" w:color="auto"/>
      </w:divBdr>
    </w:div>
    <w:div w:id="1892115550">
      <w:bodyDiv w:val="1"/>
      <w:marLeft w:val="0"/>
      <w:marRight w:val="0"/>
      <w:marTop w:val="0"/>
      <w:marBottom w:val="0"/>
      <w:divBdr>
        <w:top w:val="none" w:sz="0" w:space="0" w:color="auto"/>
        <w:left w:val="none" w:sz="0" w:space="0" w:color="auto"/>
        <w:bottom w:val="none" w:sz="0" w:space="0" w:color="auto"/>
        <w:right w:val="none" w:sz="0" w:space="0" w:color="auto"/>
      </w:divBdr>
    </w:div>
    <w:div w:id="1946766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hyperlink" Target="https://pages.nist.gov/800-63-3/sp800-63a.html"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ages.nist.gov/800-63-3/sp800-63a.html" TargetMode="Externa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hyperlink" Target="https://pages.nist.gov/800-63-3/sp800-63a.html"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pages.nist.gov/800-63-3/sp800-63a.html"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pages.nist.gov/800-63-3/sp800-63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3C0F8-AD6B-42C4-B490-BC03E57EC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48</Pages>
  <Words>17338</Words>
  <Characters>98830</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
    </vt:vector>
  </TitlesOfParts>
  <Company>Deloitte</Company>
  <LinksUpToDate>false</LinksUpToDate>
  <CharactersWithSpaces>115937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Sahin, Burak</cp:lastModifiedBy>
  <cp:revision>10</cp:revision>
  <dcterms:created xsi:type="dcterms:W3CDTF">2017-06-02T18:47:00Z</dcterms:created>
  <dcterms:modified xsi:type="dcterms:W3CDTF">2017-06-27T22:45:00Z</dcterms:modified>
</cp:coreProperties>
</file>